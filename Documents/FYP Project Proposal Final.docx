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0689" w14:textId="77777777" w:rsidR="00EF398D" w:rsidRPr="004476B8" w:rsidRDefault="00EF398D" w:rsidP="007B63F8">
      <w:pPr>
        <w:spacing w:line="360" w:lineRule="auto"/>
        <w:jc w:val="center"/>
      </w:pPr>
      <w:bookmarkStart w:id="0" w:name="OLE_LINK1"/>
    </w:p>
    <w:p w14:paraId="0ED27B38" w14:textId="77777777" w:rsidR="00EF398D" w:rsidRPr="004476B8" w:rsidRDefault="00EF398D" w:rsidP="007B63F8">
      <w:pPr>
        <w:spacing w:line="360" w:lineRule="auto"/>
        <w:jc w:val="center"/>
      </w:pPr>
    </w:p>
    <w:p w14:paraId="1C7E1D99" w14:textId="17395DDC" w:rsidR="00EF398D" w:rsidRPr="004476B8" w:rsidRDefault="00EF398D" w:rsidP="007B63F8">
      <w:pPr>
        <w:spacing w:line="360" w:lineRule="auto"/>
        <w:jc w:val="center"/>
      </w:pPr>
      <w:r w:rsidRPr="004476B8">
        <w:rPr>
          <w:noProof/>
          <w:color w:val="000000"/>
          <w:bdr w:val="none" w:sz="0" w:space="0" w:color="auto" w:frame="1"/>
        </w:rPr>
        <w:drawing>
          <wp:inline distT="0" distB="0" distL="0" distR="0" wp14:anchorId="133DDDE9" wp14:editId="7439E5A5">
            <wp:extent cx="2908300" cy="1231900"/>
            <wp:effectExtent l="0" t="0" r="0" b="0"/>
            <wp:docPr id="1915209942" name="Picture 1" descr="Informatics Institute of Technology - I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cs Institute of Technology - I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8300" cy="1231900"/>
                    </a:xfrm>
                    <a:prstGeom prst="rect">
                      <a:avLst/>
                    </a:prstGeom>
                    <a:noFill/>
                    <a:ln>
                      <a:noFill/>
                    </a:ln>
                  </pic:spPr>
                </pic:pic>
              </a:graphicData>
            </a:graphic>
          </wp:inline>
        </w:drawing>
      </w:r>
    </w:p>
    <w:p w14:paraId="11E6EE8E" w14:textId="77777777" w:rsidR="00EF398D" w:rsidRPr="004476B8" w:rsidRDefault="00EF398D" w:rsidP="007B63F8">
      <w:pPr>
        <w:spacing w:line="360" w:lineRule="auto"/>
      </w:pPr>
    </w:p>
    <w:p w14:paraId="5D000735" w14:textId="77777777" w:rsidR="00EF398D" w:rsidRPr="004476B8" w:rsidRDefault="00EF398D" w:rsidP="007B63F8">
      <w:pPr>
        <w:spacing w:line="360" w:lineRule="auto"/>
      </w:pPr>
    </w:p>
    <w:p w14:paraId="45784210" w14:textId="77777777" w:rsidR="00EF398D" w:rsidRPr="00EF398D" w:rsidRDefault="00EF398D" w:rsidP="007B63F8">
      <w:pPr>
        <w:spacing w:line="360" w:lineRule="auto"/>
        <w:jc w:val="center"/>
      </w:pPr>
      <w:r w:rsidRPr="00EF398D">
        <w:rPr>
          <w:color w:val="000000"/>
          <w:sz w:val="26"/>
          <w:szCs w:val="26"/>
        </w:rPr>
        <w:t>INFORMATICS INSTITUTE OF TECHNOLOGY</w:t>
      </w:r>
    </w:p>
    <w:p w14:paraId="318B39F4" w14:textId="77777777" w:rsidR="00EF398D" w:rsidRPr="00EF398D" w:rsidRDefault="00EF398D" w:rsidP="007B63F8">
      <w:pPr>
        <w:spacing w:line="360" w:lineRule="auto"/>
        <w:jc w:val="center"/>
      </w:pPr>
      <w:r w:rsidRPr="00EF398D">
        <w:rPr>
          <w:color w:val="000000"/>
          <w:sz w:val="26"/>
          <w:szCs w:val="26"/>
        </w:rPr>
        <w:t>In Collaboration with</w:t>
      </w:r>
    </w:p>
    <w:p w14:paraId="453B0CD3" w14:textId="77777777" w:rsidR="00EF398D" w:rsidRPr="00EF398D" w:rsidRDefault="00EF398D" w:rsidP="007B63F8">
      <w:pPr>
        <w:spacing w:line="360" w:lineRule="auto"/>
        <w:jc w:val="center"/>
      </w:pPr>
      <w:r w:rsidRPr="00EF398D">
        <w:rPr>
          <w:color w:val="000000"/>
          <w:sz w:val="26"/>
          <w:szCs w:val="26"/>
        </w:rPr>
        <w:t>UNIVERSITY OF WESTMINSTER</w:t>
      </w:r>
    </w:p>
    <w:p w14:paraId="0567C390" w14:textId="77777777" w:rsidR="00EF398D" w:rsidRPr="00EF398D" w:rsidRDefault="00EF398D" w:rsidP="007B63F8">
      <w:pPr>
        <w:spacing w:after="240" w:line="360" w:lineRule="auto"/>
      </w:pPr>
    </w:p>
    <w:p w14:paraId="78C614AB" w14:textId="62773BD5" w:rsidR="00EF398D" w:rsidRPr="00EF398D" w:rsidRDefault="00C53763" w:rsidP="007B63F8">
      <w:pPr>
        <w:spacing w:line="360" w:lineRule="auto"/>
        <w:jc w:val="center"/>
      </w:pPr>
      <w:r>
        <w:rPr>
          <w:color w:val="000000"/>
          <w:sz w:val="32"/>
          <w:szCs w:val="32"/>
        </w:rPr>
        <w:t>Lufyco</w:t>
      </w:r>
      <w:r w:rsidR="00EF398D" w:rsidRPr="00EF398D">
        <w:rPr>
          <w:color w:val="000000"/>
          <w:sz w:val="32"/>
          <w:szCs w:val="32"/>
        </w:rPr>
        <w:t>: A Mobile-First, AI-Powered Fashion App for Image-Based Discovery, Context-Aware Outfit Recommendations, and Digital Wardrobe Management</w:t>
      </w:r>
    </w:p>
    <w:p w14:paraId="6213EE83" w14:textId="77777777" w:rsidR="00EF398D" w:rsidRPr="00EF398D" w:rsidRDefault="00EF398D" w:rsidP="007B63F8">
      <w:pPr>
        <w:spacing w:after="240" w:line="360" w:lineRule="auto"/>
      </w:pPr>
    </w:p>
    <w:p w14:paraId="31B20450" w14:textId="77777777" w:rsidR="00EF398D" w:rsidRPr="00EF398D" w:rsidRDefault="00EF398D" w:rsidP="007B63F8">
      <w:pPr>
        <w:spacing w:line="360" w:lineRule="auto"/>
        <w:jc w:val="center"/>
      </w:pPr>
      <w:r w:rsidRPr="00EF398D">
        <w:rPr>
          <w:color w:val="000000"/>
          <w:sz w:val="26"/>
          <w:szCs w:val="26"/>
        </w:rPr>
        <w:t>A Project Proposal by</w:t>
      </w:r>
    </w:p>
    <w:p w14:paraId="155C3A0C" w14:textId="77777777" w:rsidR="00EF398D" w:rsidRPr="00EF398D" w:rsidRDefault="00EF398D" w:rsidP="007B63F8">
      <w:pPr>
        <w:spacing w:line="360" w:lineRule="auto"/>
        <w:jc w:val="center"/>
      </w:pPr>
      <w:r w:rsidRPr="00EF398D">
        <w:rPr>
          <w:color w:val="000000"/>
          <w:sz w:val="26"/>
          <w:szCs w:val="26"/>
        </w:rPr>
        <w:t>Nihinsa Bandara</w:t>
      </w:r>
    </w:p>
    <w:p w14:paraId="0E2B8EB1" w14:textId="77777777" w:rsidR="00EF398D" w:rsidRPr="00EF398D" w:rsidRDefault="00EF398D" w:rsidP="007B63F8">
      <w:pPr>
        <w:spacing w:line="360" w:lineRule="auto"/>
      </w:pPr>
    </w:p>
    <w:p w14:paraId="380DD5D9" w14:textId="77777777" w:rsidR="00EF398D" w:rsidRPr="00EF398D" w:rsidRDefault="00EF398D" w:rsidP="007B63F8">
      <w:pPr>
        <w:spacing w:line="360" w:lineRule="auto"/>
        <w:jc w:val="center"/>
      </w:pPr>
      <w:r w:rsidRPr="00EF398D">
        <w:rPr>
          <w:color w:val="000000"/>
          <w:sz w:val="26"/>
          <w:szCs w:val="26"/>
        </w:rPr>
        <w:t>Supervised by</w:t>
      </w:r>
    </w:p>
    <w:p w14:paraId="57D31C43" w14:textId="3F793E8C" w:rsidR="00EF398D" w:rsidRPr="00EF398D" w:rsidRDefault="00EF398D" w:rsidP="000433AB">
      <w:pPr>
        <w:jc w:val="center"/>
      </w:pPr>
      <w:r w:rsidRPr="007B6FD5">
        <w:rPr>
          <w:sz w:val="28"/>
          <w:szCs w:val="28"/>
        </w:rPr>
        <w:t xml:space="preserve">Ms. Akarshani </w:t>
      </w:r>
      <w:r w:rsidR="00A13582" w:rsidRPr="007B6FD5">
        <w:rPr>
          <w:sz w:val="28"/>
          <w:szCs w:val="28"/>
        </w:rPr>
        <w:t>Amarasingh</w:t>
      </w:r>
      <w:r w:rsidR="00A13582">
        <w:rPr>
          <w:sz w:val="28"/>
          <w:szCs w:val="28"/>
          <w:lang w:val="en-US"/>
        </w:rPr>
        <w:t>e</w:t>
      </w:r>
      <w:r w:rsidRPr="00EF398D">
        <w:br/>
      </w:r>
    </w:p>
    <w:p w14:paraId="58F022E9" w14:textId="77777777" w:rsidR="00EF398D" w:rsidRPr="004476B8" w:rsidRDefault="00EF398D" w:rsidP="007B63F8">
      <w:pPr>
        <w:spacing w:line="360" w:lineRule="auto"/>
        <w:jc w:val="center"/>
        <w:rPr>
          <w:color w:val="000000"/>
          <w:sz w:val="26"/>
          <w:szCs w:val="26"/>
        </w:rPr>
      </w:pPr>
      <w:r w:rsidRPr="00EF398D">
        <w:rPr>
          <w:color w:val="000000"/>
          <w:sz w:val="26"/>
          <w:szCs w:val="26"/>
        </w:rPr>
        <w:t>September 2025</w:t>
      </w:r>
    </w:p>
    <w:p w14:paraId="4AB72AFA" w14:textId="77777777" w:rsidR="00EF398D" w:rsidRPr="004476B8" w:rsidRDefault="00EF398D" w:rsidP="007B63F8">
      <w:pPr>
        <w:spacing w:line="360" w:lineRule="auto"/>
        <w:jc w:val="center"/>
        <w:rPr>
          <w:color w:val="000000"/>
          <w:sz w:val="26"/>
          <w:szCs w:val="26"/>
        </w:rPr>
      </w:pPr>
    </w:p>
    <w:p w14:paraId="2EE86604" w14:textId="77777777" w:rsidR="00EF398D" w:rsidRPr="004476B8" w:rsidRDefault="00EF398D" w:rsidP="007B63F8">
      <w:pPr>
        <w:spacing w:line="360" w:lineRule="auto"/>
        <w:jc w:val="center"/>
        <w:rPr>
          <w:color w:val="000000"/>
          <w:sz w:val="26"/>
          <w:szCs w:val="26"/>
        </w:rPr>
      </w:pPr>
    </w:p>
    <w:p w14:paraId="6CC50F18" w14:textId="77777777" w:rsidR="00EF398D" w:rsidRPr="004476B8" w:rsidRDefault="00EF398D" w:rsidP="007B63F8">
      <w:pPr>
        <w:spacing w:line="360" w:lineRule="auto"/>
        <w:jc w:val="center"/>
        <w:rPr>
          <w:color w:val="000000"/>
          <w:sz w:val="26"/>
          <w:szCs w:val="26"/>
        </w:rPr>
      </w:pPr>
    </w:p>
    <w:p w14:paraId="760422FC" w14:textId="77777777" w:rsidR="00EF398D" w:rsidRPr="004476B8" w:rsidRDefault="00EF398D" w:rsidP="007B63F8">
      <w:pPr>
        <w:spacing w:line="360" w:lineRule="auto"/>
        <w:jc w:val="center"/>
        <w:rPr>
          <w:color w:val="000000"/>
          <w:sz w:val="26"/>
          <w:szCs w:val="26"/>
        </w:rPr>
      </w:pPr>
    </w:p>
    <w:p w14:paraId="1A1C3236" w14:textId="77777777" w:rsidR="004476B8" w:rsidRDefault="004476B8" w:rsidP="007B63F8">
      <w:pPr>
        <w:spacing w:line="360" w:lineRule="auto"/>
        <w:rPr>
          <w:color w:val="000000"/>
          <w:sz w:val="26"/>
          <w:szCs w:val="26"/>
        </w:rPr>
      </w:pPr>
    </w:p>
    <w:p w14:paraId="28455904" w14:textId="77777777" w:rsidR="000433AB" w:rsidRDefault="000433AB" w:rsidP="007B63F8">
      <w:pPr>
        <w:spacing w:line="360" w:lineRule="auto"/>
        <w:rPr>
          <w:color w:val="000000"/>
          <w:sz w:val="26"/>
          <w:szCs w:val="26"/>
        </w:rPr>
      </w:pPr>
    </w:p>
    <w:p w14:paraId="066D2B39" w14:textId="77777777" w:rsidR="000433AB" w:rsidRPr="004476B8" w:rsidRDefault="000433AB" w:rsidP="007B63F8">
      <w:pPr>
        <w:spacing w:line="360" w:lineRule="auto"/>
        <w:rPr>
          <w:color w:val="000000"/>
          <w:sz w:val="26"/>
          <w:szCs w:val="26"/>
        </w:rPr>
      </w:pPr>
    </w:p>
    <w:p w14:paraId="7F455873" w14:textId="75174E1A" w:rsidR="00CE69C6" w:rsidRPr="00066C53" w:rsidRDefault="00EF398D" w:rsidP="003529C8">
      <w:pPr>
        <w:rPr>
          <w:b/>
          <w:bCs/>
          <w:sz w:val="32"/>
          <w:szCs w:val="32"/>
        </w:rPr>
      </w:pPr>
      <w:r w:rsidRPr="00066C53">
        <w:rPr>
          <w:b/>
          <w:bCs/>
          <w:sz w:val="32"/>
          <w:szCs w:val="32"/>
        </w:rPr>
        <w:lastRenderedPageBreak/>
        <w:t>Abstract</w:t>
      </w:r>
    </w:p>
    <w:p w14:paraId="10E5A771" w14:textId="77777777" w:rsidR="00CA4212" w:rsidRPr="004476B8" w:rsidRDefault="00CA4212" w:rsidP="007B63F8">
      <w:pPr>
        <w:spacing w:line="360" w:lineRule="auto"/>
        <w:rPr>
          <w:color w:val="000000"/>
          <w:sz w:val="26"/>
          <w:szCs w:val="26"/>
        </w:rPr>
      </w:pPr>
    </w:p>
    <w:p w14:paraId="18061314" w14:textId="7CE82150" w:rsidR="00EF398D" w:rsidRPr="004476B8" w:rsidRDefault="00EF398D" w:rsidP="00C91734">
      <w:pPr>
        <w:spacing w:line="360" w:lineRule="auto"/>
        <w:jc w:val="both"/>
        <w:rPr>
          <w:color w:val="000000"/>
        </w:rPr>
      </w:pPr>
      <w:bookmarkStart w:id="1" w:name="OLE_LINK4"/>
      <w:r w:rsidRPr="004476B8">
        <w:rPr>
          <w:color w:val="000000"/>
        </w:rPr>
        <w:t xml:space="preserve">E-commerce shopping for apparel is very popular, but most people still have problems like not finding the </w:t>
      </w:r>
      <w:r w:rsidR="001F4CD5" w:rsidRPr="004476B8">
        <w:rPr>
          <w:color w:val="000000"/>
        </w:rPr>
        <w:t xml:space="preserve">right outfits </w:t>
      </w:r>
      <w:r w:rsidRPr="004476B8">
        <w:rPr>
          <w:color w:val="000000"/>
        </w:rPr>
        <w:t xml:space="preserve">, not getting personalized suggestions, and being in doubt about product fitting. Most shopping apps do not have advanced features like image search or AI-based styling, and therefore customers are less satisfied and also tend to leave products in the shopping cart without making a purchase. Shopkeepers also have problems showcasing their products and achieving sales. </w:t>
      </w:r>
      <w:r w:rsidR="00C53763">
        <w:rPr>
          <w:color w:val="000000"/>
        </w:rPr>
        <w:t>Lufyco</w:t>
      </w:r>
      <w:r w:rsidRPr="004476B8">
        <w:rPr>
          <w:color w:val="000000"/>
        </w:rPr>
        <w:t xml:space="preserve"> solves these by utilizing AI, image search, and wardrobe management to give users a smarter shopping experience.</w:t>
      </w:r>
    </w:p>
    <w:p w14:paraId="27869CDC" w14:textId="374CD76C" w:rsidR="00EF398D" w:rsidRPr="004476B8" w:rsidRDefault="00C53763" w:rsidP="00C91734">
      <w:pPr>
        <w:spacing w:line="360" w:lineRule="auto"/>
        <w:jc w:val="both"/>
        <w:rPr>
          <w:color w:val="000000"/>
        </w:rPr>
      </w:pPr>
      <w:r>
        <w:rPr>
          <w:color w:val="000000"/>
        </w:rPr>
        <w:t>Lufyco</w:t>
      </w:r>
      <w:r w:rsidR="00EF398D" w:rsidRPr="004476B8">
        <w:rPr>
          <w:color w:val="000000"/>
        </w:rPr>
        <w:t xml:space="preserve"> is built as a cross-platform app using React Native (mobile), Node.js and Python (Backend). It uses MongoDB for database storage. The app enables the user to upload a photo to find similar clothes using deep learning. There is an AI Stylist that suggests outfits based on mood, weather, occasion, and one's own wardrobe. It also enables search filtering, suggestions, order tracking, and payment securely. It uses cloud services (AWS S3, Firebase) and secure payment gateways for payments and storage. The system was tested for image search accuracy and outfit suggestions, with satisfactory performance in augmenting the online shopping experience.</w:t>
      </w:r>
    </w:p>
    <w:p w14:paraId="0F78260E" w14:textId="77777777" w:rsidR="00EF398D" w:rsidRPr="00EF398D" w:rsidRDefault="00EF398D" w:rsidP="007B63F8">
      <w:pPr>
        <w:spacing w:line="360" w:lineRule="auto"/>
      </w:pPr>
    </w:p>
    <w:p w14:paraId="3E69512E" w14:textId="77777777" w:rsidR="001F4CD5" w:rsidRPr="001F4CD5" w:rsidRDefault="001F4CD5" w:rsidP="00066C53">
      <w:r w:rsidRPr="001F4CD5">
        <w:t>Subject Descriptors</w:t>
      </w:r>
    </w:p>
    <w:p w14:paraId="12A25F7A" w14:textId="7D71BF52" w:rsidR="004476B8" w:rsidRPr="001F4CD5" w:rsidRDefault="001F4CD5" w:rsidP="004476B8">
      <w:pPr>
        <w:numPr>
          <w:ilvl w:val="0"/>
          <w:numId w:val="1"/>
        </w:numPr>
        <w:spacing w:before="240" w:line="360" w:lineRule="auto"/>
        <w:textAlignment w:val="baseline"/>
        <w:rPr>
          <w:color w:val="000000"/>
        </w:rPr>
      </w:pPr>
      <w:r w:rsidRPr="001F4CD5">
        <w:rPr>
          <w:color w:val="000000"/>
        </w:rPr>
        <w:t>Information systems → Information retrieval → Recommender systems → Personalized recommendation</w:t>
      </w:r>
    </w:p>
    <w:p w14:paraId="0E72E3BF" w14:textId="4CAFF93E" w:rsidR="001F4CD5" w:rsidRPr="001F4CD5" w:rsidRDefault="001F4CD5" w:rsidP="007B63F8">
      <w:pPr>
        <w:numPr>
          <w:ilvl w:val="0"/>
          <w:numId w:val="1"/>
        </w:numPr>
        <w:spacing w:line="360" w:lineRule="auto"/>
        <w:textAlignment w:val="baseline"/>
        <w:rPr>
          <w:color w:val="000000"/>
        </w:rPr>
      </w:pPr>
      <w:r w:rsidRPr="001F4CD5">
        <w:rPr>
          <w:color w:val="000000"/>
        </w:rPr>
        <w:t>Computing methodologies → Machine learning → Computer vision → Image classification</w:t>
      </w:r>
    </w:p>
    <w:p w14:paraId="6897C2AB" w14:textId="15F9B071" w:rsidR="001F4CD5" w:rsidRPr="001F4CD5" w:rsidRDefault="001F4CD5" w:rsidP="007B63F8">
      <w:pPr>
        <w:numPr>
          <w:ilvl w:val="0"/>
          <w:numId w:val="1"/>
        </w:numPr>
        <w:spacing w:after="240" w:line="360" w:lineRule="auto"/>
        <w:textAlignment w:val="baseline"/>
        <w:rPr>
          <w:color w:val="000000"/>
        </w:rPr>
      </w:pPr>
      <w:r w:rsidRPr="001F4CD5">
        <w:rPr>
          <w:color w:val="000000"/>
        </w:rPr>
        <w:t>Human-centered computing → Human computer interaction (HCI) → Mobile computing</w:t>
      </w:r>
      <w:r w:rsidRPr="001F4CD5">
        <w:rPr>
          <w:color w:val="000000"/>
        </w:rPr>
        <w:br/>
      </w:r>
    </w:p>
    <w:p w14:paraId="21140160" w14:textId="539737D9" w:rsidR="001F4CD5" w:rsidRPr="001F4CD5" w:rsidRDefault="001F4CD5" w:rsidP="007B63F8">
      <w:pPr>
        <w:spacing w:before="240" w:after="240" w:line="360" w:lineRule="auto"/>
        <w:jc w:val="both"/>
      </w:pPr>
      <w:r w:rsidRPr="001F4CD5">
        <w:rPr>
          <w:b/>
          <w:bCs/>
          <w:color w:val="000000"/>
        </w:rPr>
        <w:t>Keywords</w:t>
      </w:r>
      <w:r w:rsidRPr="001F4CD5">
        <w:rPr>
          <w:color w:val="000000"/>
        </w:rPr>
        <w:t xml:space="preserve">: </w:t>
      </w:r>
      <w:r w:rsidR="00C53763">
        <w:rPr>
          <w:color w:val="000000"/>
        </w:rPr>
        <w:t>Lufyco</w:t>
      </w:r>
      <w:r w:rsidRPr="001F4CD5">
        <w:rPr>
          <w:color w:val="000000"/>
        </w:rPr>
        <w:t>, Clothing Marketplace, Image-Based Search, AI Stylist, Personalized Recommendation</w:t>
      </w:r>
    </w:p>
    <w:bookmarkEnd w:id="1"/>
    <w:p w14:paraId="17857EE4" w14:textId="77777777" w:rsidR="001F4CD5" w:rsidRPr="001F4CD5" w:rsidRDefault="001F4CD5" w:rsidP="007B63F8">
      <w:pPr>
        <w:spacing w:line="360" w:lineRule="auto"/>
      </w:pPr>
    </w:p>
    <w:p w14:paraId="0BDC614B" w14:textId="77777777" w:rsidR="00A32DF7" w:rsidRDefault="00A32DF7" w:rsidP="007B63F8">
      <w:pPr>
        <w:spacing w:line="360" w:lineRule="auto"/>
      </w:pPr>
    </w:p>
    <w:p w14:paraId="764D94D4" w14:textId="77777777" w:rsidR="004476B8" w:rsidRDefault="004476B8" w:rsidP="007B63F8">
      <w:pPr>
        <w:spacing w:line="360" w:lineRule="auto"/>
        <w:rPr>
          <w:sz w:val="28"/>
          <w:szCs w:val="28"/>
          <w:lang w:val="en-US"/>
        </w:rPr>
      </w:pPr>
    </w:p>
    <w:p w14:paraId="123779E6" w14:textId="77777777" w:rsidR="00066C53" w:rsidRPr="00066C53" w:rsidRDefault="00066C53" w:rsidP="007B63F8">
      <w:pPr>
        <w:spacing w:line="360" w:lineRule="auto"/>
        <w:rPr>
          <w:sz w:val="28"/>
          <w:szCs w:val="28"/>
          <w:lang w:val="en-US"/>
        </w:rPr>
      </w:pPr>
    </w:p>
    <w:p w14:paraId="2F3AC615" w14:textId="51B79BAF" w:rsidR="001F4CD5" w:rsidRPr="00066C53" w:rsidRDefault="001F4CD5" w:rsidP="003529C8">
      <w:pPr>
        <w:rPr>
          <w:b/>
          <w:bCs/>
          <w:sz w:val="32"/>
          <w:szCs w:val="32"/>
        </w:rPr>
      </w:pPr>
      <w:r w:rsidRPr="00066C53">
        <w:rPr>
          <w:b/>
          <w:bCs/>
          <w:sz w:val="32"/>
          <w:szCs w:val="32"/>
        </w:rPr>
        <w:lastRenderedPageBreak/>
        <w:t>Declaration</w:t>
      </w:r>
    </w:p>
    <w:p w14:paraId="7D6AFC63" w14:textId="77777777" w:rsidR="00CA4212" w:rsidRPr="004476B8" w:rsidRDefault="00CA4212" w:rsidP="007B63F8">
      <w:pPr>
        <w:spacing w:line="360" w:lineRule="auto"/>
        <w:rPr>
          <w:sz w:val="28"/>
          <w:szCs w:val="28"/>
        </w:rPr>
      </w:pPr>
    </w:p>
    <w:p w14:paraId="3E66E7F2" w14:textId="06A8BD72" w:rsidR="001F4CD5" w:rsidRPr="004476B8" w:rsidRDefault="001F4CD5" w:rsidP="00C91734">
      <w:pPr>
        <w:spacing w:line="360" w:lineRule="auto"/>
        <w:jc w:val="both"/>
      </w:pPr>
      <w:r w:rsidRPr="004476B8">
        <w:t>I confirm that the subsequent project report, as well as all accompanying artefacts and supporting documentation, is my own individual work. It is not a prior submission nor is it being submitted, for the purpose of obtaining any degree or diploma from any other institution. Any material taken or adapted from the work of others has been duly acknowledged and properly cited in accordance with academic standards.</w:t>
      </w:r>
    </w:p>
    <w:p w14:paraId="5C0C33F2" w14:textId="77777777" w:rsidR="001F4CD5" w:rsidRPr="004476B8" w:rsidRDefault="001F4CD5" w:rsidP="007B63F8">
      <w:pPr>
        <w:spacing w:line="360" w:lineRule="auto"/>
      </w:pPr>
    </w:p>
    <w:p w14:paraId="1C431923" w14:textId="77777777" w:rsidR="001F4CD5" w:rsidRPr="001F4CD5" w:rsidRDefault="001F4CD5" w:rsidP="007B63F8">
      <w:pPr>
        <w:spacing w:line="360" w:lineRule="auto"/>
      </w:pPr>
    </w:p>
    <w:p w14:paraId="552824C9" w14:textId="77777777" w:rsidR="001F4CD5" w:rsidRPr="001F4CD5" w:rsidRDefault="001F4CD5" w:rsidP="007B63F8">
      <w:pPr>
        <w:spacing w:line="360" w:lineRule="auto"/>
        <w:jc w:val="both"/>
      </w:pPr>
      <w:r w:rsidRPr="001F4CD5">
        <w:rPr>
          <w:color w:val="000000"/>
        </w:rPr>
        <w:t>Student Name: Dunithi Nihinsa Saruwa Bandara</w:t>
      </w:r>
    </w:p>
    <w:p w14:paraId="00182165" w14:textId="77777777" w:rsidR="001F4CD5" w:rsidRPr="001F4CD5" w:rsidRDefault="001F4CD5" w:rsidP="007B63F8">
      <w:pPr>
        <w:spacing w:line="360" w:lineRule="auto"/>
      </w:pPr>
    </w:p>
    <w:p w14:paraId="38C5C229" w14:textId="77777777" w:rsidR="001F4CD5" w:rsidRPr="001F4CD5" w:rsidRDefault="001F4CD5" w:rsidP="007B63F8">
      <w:pPr>
        <w:spacing w:line="360" w:lineRule="auto"/>
        <w:jc w:val="both"/>
      </w:pPr>
      <w:r w:rsidRPr="001F4CD5">
        <w:rPr>
          <w:color w:val="000000"/>
        </w:rPr>
        <w:t>Student ID: 20220921</w:t>
      </w:r>
    </w:p>
    <w:p w14:paraId="15B667A7" w14:textId="77777777" w:rsidR="001F4CD5" w:rsidRPr="001F4CD5" w:rsidRDefault="001F4CD5" w:rsidP="007B63F8">
      <w:pPr>
        <w:spacing w:line="360" w:lineRule="auto"/>
      </w:pPr>
    </w:p>
    <w:p w14:paraId="11B34118" w14:textId="77777777" w:rsidR="001F4CD5" w:rsidRPr="001F4CD5" w:rsidRDefault="001F4CD5" w:rsidP="007B63F8">
      <w:pPr>
        <w:spacing w:line="360" w:lineRule="auto"/>
        <w:jc w:val="both"/>
      </w:pPr>
      <w:r w:rsidRPr="001F4CD5">
        <w:rPr>
          <w:color w:val="000000"/>
        </w:rPr>
        <w:t>UOW ID: w1999466</w:t>
      </w:r>
    </w:p>
    <w:p w14:paraId="24D4FDE0" w14:textId="77777777" w:rsidR="001F4CD5" w:rsidRPr="001F4CD5" w:rsidRDefault="001F4CD5" w:rsidP="007B63F8">
      <w:pPr>
        <w:spacing w:after="240" w:line="360" w:lineRule="auto"/>
      </w:pPr>
      <w:r w:rsidRPr="001F4CD5">
        <w:br/>
      </w:r>
    </w:p>
    <w:p w14:paraId="1A1C5125" w14:textId="77777777" w:rsidR="001F4CD5" w:rsidRPr="001F4CD5" w:rsidRDefault="001F4CD5" w:rsidP="007B63F8">
      <w:pPr>
        <w:spacing w:line="360" w:lineRule="auto"/>
      </w:pPr>
    </w:p>
    <w:p w14:paraId="3FA4AA6E" w14:textId="77777777" w:rsidR="001F4CD5" w:rsidRPr="004476B8" w:rsidRDefault="001F4CD5" w:rsidP="007B63F8">
      <w:pPr>
        <w:spacing w:line="360" w:lineRule="auto"/>
      </w:pPr>
    </w:p>
    <w:p w14:paraId="2FB87F96" w14:textId="77777777" w:rsidR="001F4CD5" w:rsidRPr="004476B8" w:rsidRDefault="001F4CD5" w:rsidP="007B63F8">
      <w:pPr>
        <w:spacing w:line="360" w:lineRule="auto"/>
      </w:pPr>
    </w:p>
    <w:p w14:paraId="20655353" w14:textId="77777777" w:rsidR="001F4CD5" w:rsidRPr="004476B8" w:rsidRDefault="001F4CD5" w:rsidP="007B63F8">
      <w:pPr>
        <w:spacing w:line="360" w:lineRule="auto"/>
      </w:pPr>
    </w:p>
    <w:p w14:paraId="6DB4DA5E" w14:textId="77777777" w:rsidR="00CE69C6" w:rsidRPr="004476B8" w:rsidRDefault="00CE69C6" w:rsidP="007B63F8">
      <w:pPr>
        <w:spacing w:line="360" w:lineRule="auto"/>
      </w:pPr>
    </w:p>
    <w:p w14:paraId="45F5C427" w14:textId="77777777" w:rsidR="00CE69C6" w:rsidRPr="004476B8" w:rsidRDefault="00CE69C6" w:rsidP="007B63F8">
      <w:pPr>
        <w:spacing w:line="360" w:lineRule="auto"/>
      </w:pPr>
    </w:p>
    <w:p w14:paraId="506229C1" w14:textId="77777777" w:rsidR="00CE69C6" w:rsidRPr="004476B8" w:rsidRDefault="00CE69C6" w:rsidP="007B63F8">
      <w:pPr>
        <w:spacing w:line="360" w:lineRule="auto"/>
      </w:pPr>
    </w:p>
    <w:p w14:paraId="5B183713" w14:textId="77777777" w:rsidR="00CE69C6" w:rsidRPr="004476B8" w:rsidRDefault="00CE69C6" w:rsidP="007B63F8">
      <w:pPr>
        <w:spacing w:line="360" w:lineRule="auto"/>
      </w:pPr>
    </w:p>
    <w:p w14:paraId="3568525E" w14:textId="77777777" w:rsidR="00CE69C6" w:rsidRPr="004476B8" w:rsidRDefault="00CE69C6" w:rsidP="007B63F8">
      <w:pPr>
        <w:spacing w:line="360" w:lineRule="auto"/>
      </w:pPr>
    </w:p>
    <w:p w14:paraId="12920B7C" w14:textId="77777777" w:rsidR="00CE69C6" w:rsidRPr="004476B8" w:rsidRDefault="00CE69C6" w:rsidP="007B63F8">
      <w:pPr>
        <w:spacing w:line="360" w:lineRule="auto"/>
      </w:pPr>
    </w:p>
    <w:p w14:paraId="37E05B5E" w14:textId="77777777" w:rsidR="00CE69C6" w:rsidRPr="004476B8" w:rsidRDefault="00CE69C6" w:rsidP="007B63F8">
      <w:pPr>
        <w:spacing w:line="360" w:lineRule="auto"/>
      </w:pPr>
    </w:p>
    <w:p w14:paraId="593993B0" w14:textId="77777777" w:rsidR="00CE69C6" w:rsidRPr="004476B8" w:rsidRDefault="00CE69C6" w:rsidP="007B63F8">
      <w:pPr>
        <w:spacing w:line="360" w:lineRule="auto"/>
      </w:pPr>
    </w:p>
    <w:p w14:paraId="07C40228" w14:textId="77777777" w:rsidR="00CE69C6" w:rsidRPr="004476B8" w:rsidRDefault="00CE69C6" w:rsidP="007B63F8">
      <w:pPr>
        <w:spacing w:line="360" w:lineRule="auto"/>
      </w:pPr>
    </w:p>
    <w:p w14:paraId="066C3A54" w14:textId="77777777" w:rsidR="00CE69C6" w:rsidRPr="004476B8" w:rsidRDefault="00CE69C6" w:rsidP="007B63F8">
      <w:pPr>
        <w:spacing w:line="360" w:lineRule="auto"/>
      </w:pPr>
    </w:p>
    <w:p w14:paraId="0A2B33A0" w14:textId="77777777" w:rsidR="00A32DF7" w:rsidRDefault="00A32DF7" w:rsidP="007B63F8">
      <w:pPr>
        <w:spacing w:line="360" w:lineRule="auto"/>
      </w:pPr>
    </w:p>
    <w:p w14:paraId="7326FBDC" w14:textId="77777777" w:rsidR="004476B8" w:rsidRPr="004476B8" w:rsidRDefault="004476B8" w:rsidP="007B63F8">
      <w:pPr>
        <w:spacing w:line="360" w:lineRule="auto"/>
        <w:rPr>
          <w:color w:val="000000"/>
          <w:sz w:val="28"/>
          <w:szCs w:val="28"/>
        </w:rPr>
      </w:pPr>
    </w:p>
    <w:p w14:paraId="6A86BCE6" w14:textId="77777777" w:rsidR="003529C8" w:rsidRDefault="003529C8" w:rsidP="003529C8"/>
    <w:p w14:paraId="76C96427" w14:textId="0AFEC2E0" w:rsidR="00CE69C6" w:rsidRPr="00066C53" w:rsidRDefault="00CE69C6" w:rsidP="003529C8">
      <w:pPr>
        <w:rPr>
          <w:b/>
          <w:bCs/>
          <w:sz w:val="32"/>
          <w:szCs w:val="32"/>
        </w:rPr>
      </w:pPr>
      <w:r w:rsidRPr="00066C53">
        <w:rPr>
          <w:b/>
          <w:bCs/>
          <w:sz w:val="32"/>
          <w:szCs w:val="32"/>
        </w:rPr>
        <w:lastRenderedPageBreak/>
        <w:t>Acknowledgement</w:t>
      </w:r>
    </w:p>
    <w:p w14:paraId="324F6F09" w14:textId="77777777" w:rsidR="00CA4212" w:rsidRPr="004476B8" w:rsidRDefault="00CA4212" w:rsidP="007B63F8">
      <w:pPr>
        <w:spacing w:line="360" w:lineRule="auto"/>
        <w:rPr>
          <w:color w:val="000000"/>
          <w:sz w:val="28"/>
          <w:szCs w:val="28"/>
        </w:rPr>
      </w:pPr>
    </w:p>
    <w:p w14:paraId="090C2F3B" w14:textId="77777777" w:rsidR="00CE69C6" w:rsidRPr="004476B8" w:rsidRDefault="00CE69C6" w:rsidP="00C91734">
      <w:pPr>
        <w:spacing w:line="360" w:lineRule="auto"/>
        <w:jc w:val="both"/>
      </w:pPr>
      <w:r w:rsidRPr="004476B8">
        <w:t>This research project has been a testing but rewarding experience that called for commitment, effort, and perseverance. Its successful completion could not have been achieved without the direction, inspiration, and support of numerous individuals for whom I am most thankful.</w:t>
      </w:r>
    </w:p>
    <w:p w14:paraId="337C997D" w14:textId="1F6D87C0" w:rsidR="00CE69C6" w:rsidRPr="004476B8" w:rsidRDefault="00CE69C6" w:rsidP="00C91734">
      <w:pPr>
        <w:spacing w:line="360" w:lineRule="auto"/>
        <w:jc w:val="both"/>
      </w:pPr>
      <w:r w:rsidRPr="004476B8">
        <w:t xml:space="preserve">Finally, I would also like to offer my sincere thanks to my supervisor, </w:t>
      </w:r>
      <w:r w:rsidR="00A1517A" w:rsidRPr="00A1517A">
        <w:t>Ms.Akarshani Amarasinghe</w:t>
      </w:r>
      <w:r w:rsidRPr="004476B8">
        <w:t>, for his constant guidance, useful criticism, and invaluable advice throughout the course of this research. His expertise, insightful suggestions, and constant motivation have been instrumental in directing this work and in helping me to overcome the many challenges faced throughout the process.</w:t>
      </w:r>
    </w:p>
    <w:p w14:paraId="4E192CF2" w14:textId="77777777" w:rsidR="00CE69C6" w:rsidRPr="004476B8" w:rsidRDefault="00CE69C6" w:rsidP="00C91734">
      <w:pPr>
        <w:spacing w:line="360" w:lineRule="auto"/>
        <w:jc w:val="both"/>
      </w:pPr>
      <w:r w:rsidRPr="004476B8">
        <w:t>I also appreciate my university lecturers and guides who, during all these years, have shared their experience and knowledge, providing me with the academic background and abilities necessary for successfully completing this project.</w:t>
      </w:r>
    </w:p>
    <w:p w14:paraId="6127BC13" w14:textId="36DE2644" w:rsidR="00CE69C6" w:rsidRPr="004476B8" w:rsidRDefault="00CE69C6" w:rsidP="00C91734">
      <w:pPr>
        <w:spacing w:line="360" w:lineRule="auto"/>
        <w:jc w:val="both"/>
      </w:pPr>
      <w:r w:rsidRPr="004476B8">
        <w:t>Finally, I would like to express my heartfelt appreciation to my friends and family for their ongoing support, patience, and encouragement. Their faith in me gave me the strength and willpower to complete this work, and I thank them for being part of every step throughout this journey.</w:t>
      </w:r>
    </w:p>
    <w:p w14:paraId="4F285626" w14:textId="77777777" w:rsidR="00CE69C6" w:rsidRPr="004476B8" w:rsidRDefault="00CE69C6" w:rsidP="007B63F8">
      <w:pPr>
        <w:spacing w:line="360" w:lineRule="auto"/>
      </w:pPr>
    </w:p>
    <w:p w14:paraId="26005131" w14:textId="77777777" w:rsidR="003529C8" w:rsidRDefault="003529C8" w:rsidP="007B63F8">
      <w:pPr>
        <w:spacing w:before="400" w:after="120" w:line="360" w:lineRule="auto"/>
        <w:outlineLvl w:val="0"/>
        <w:rPr>
          <w:color w:val="000000"/>
          <w:kern w:val="36"/>
        </w:rPr>
      </w:pPr>
    </w:p>
    <w:p w14:paraId="67EF0536" w14:textId="77777777" w:rsidR="003529C8" w:rsidRDefault="003529C8" w:rsidP="007B63F8">
      <w:pPr>
        <w:spacing w:before="400" w:after="120" w:line="360" w:lineRule="auto"/>
        <w:outlineLvl w:val="0"/>
        <w:rPr>
          <w:color w:val="000000"/>
          <w:kern w:val="36"/>
        </w:rPr>
      </w:pPr>
    </w:p>
    <w:p w14:paraId="5D3FED1E" w14:textId="77777777" w:rsidR="003529C8" w:rsidRDefault="003529C8" w:rsidP="007B63F8">
      <w:pPr>
        <w:spacing w:before="400" w:after="120" w:line="360" w:lineRule="auto"/>
        <w:outlineLvl w:val="0"/>
        <w:rPr>
          <w:color w:val="000000"/>
          <w:kern w:val="36"/>
        </w:rPr>
      </w:pPr>
    </w:p>
    <w:p w14:paraId="42D50D1F" w14:textId="77777777" w:rsidR="003529C8" w:rsidRDefault="003529C8" w:rsidP="007B63F8">
      <w:pPr>
        <w:spacing w:before="400" w:after="120" w:line="360" w:lineRule="auto"/>
        <w:outlineLvl w:val="0"/>
        <w:rPr>
          <w:color w:val="000000"/>
          <w:kern w:val="36"/>
        </w:rPr>
      </w:pPr>
    </w:p>
    <w:p w14:paraId="7FA1D510" w14:textId="77777777" w:rsidR="003529C8" w:rsidRDefault="003529C8" w:rsidP="007B63F8">
      <w:pPr>
        <w:spacing w:before="400" w:after="120" w:line="360" w:lineRule="auto"/>
        <w:outlineLvl w:val="0"/>
        <w:rPr>
          <w:color w:val="000000"/>
          <w:kern w:val="36"/>
        </w:rPr>
      </w:pPr>
    </w:p>
    <w:p w14:paraId="53B351C8" w14:textId="77777777" w:rsidR="003529C8" w:rsidRDefault="003529C8" w:rsidP="007B63F8">
      <w:pPr>
        <w:spacing w:before="400" w:after="120" w:line="360" w:lineRule="auto"/>
        <w:outlineLvl w:val="0"/>
        <w:rPr>
          <w:color w:val="000000"/>
          <w:kern w:val="36"/>
        </w:rPr>
      </w:pPr>
    </w:p>
    <w:p w14:paraId="6203D3AE" w14:textId="77777777" w:rsidR="003529C8" w:rsidRDefault="003529C8" w:rsidP="007B63F8">
      <w:pPr>
        <w:spacing w:before="400" w:after="120" w:line="360" w:lineRule="auto"/>
        <w:outlineLvl w:val="0"/>
        <w:rPr>
          <w:color w:val="000000"/>
          <w:kern w:val="36"/>
        </w:rPr>
      </w:pPr>
    </w:p>
    <w:p w14:paraId="78EB518F" w14:textId="77777777" w:rsidR="003529C8" w:rsidRDefault="003529C8" w:rsidP="007B63F8">
      <w:pPr>
        <w:spacing w:before="400" w:after="120" w:line="360" w:lineRule="auto"/>
        <w:outlineLvl w:val="0"/>
        <w:rPr>
          <w:color w:val="000000"/>
          <w:kern w:val="36"/>
        </w:rPr>
      </w:pPr>
    </w:p>
    <w:p w14:paraId="5B8E1C21" w14:textId="47DCB3D2" w:rsidR="00CE69C6" w:rsidRDefault="00CE69C6" w:rsidP="00066C53">
      <w:pPr>
        <w:rPr>
          <w:b/>
          <w:bCs/>
          <w:sz w:val="32"/>
          <w:szCs w:val="32"/>
          <w:lang w:val="en-US"/>
        </w:rPr>
      </w:pPr>
      <w:r w:rsidRPr="00066C53">
        <w:rPr>
          <w:b/>
          <w:bCs/>
          <w:sz w:val="32"/>
          <w:szCs w:val="32"/>
        </w:rPr>
        <w:lastRenderedPageBreak/>
        <w:t>TABLE OF CONTENTS</w:t>
      </w:r>
    </w:p>
    <w:p w14:paraId="13EF5F37" w14:textId="77777777" w:rsidR="00066C53" w:rsidRDefault="00066C53" w:rsidP="00066C53">
      <w:pPr>
        <w:rPr>
          <w:b/>
          <w:bCs/>
          <w:sz w:val="32"/>
          <w:szCs w:val="32"/>
          <w:lang w:val="en-US"/>
        </w:rPr>
      </w:pPr>
    </w:p>
    <w:sdt>
      <w:sdtPr>
        <w:rPr>
          <w:rFonts w:ascii="Times New Roman" w:eastAsia="Times New Roman" w:hAnsi="Times New Roman" w:cs="Times New Roman"/>
          <w:color w:val="auto"/>
          <w:sz w:val="24"/>
          <w:szCs w:val="24"/>
          <w:lang w:val="en-LK" w:eastAsia="en-GB" w:bidi="si-LK"/>
        </w:rPr>
        <w:id w:val="-884869301"/>
        <w:docPartObj>
          <w:docPartGallery w:val="Table of Contents"/>
          <w:docPartUnique/>
        </w:docPartObj>
      </w:sdtPr>
      <w:sdtEndPr>
        <w:rPr>
          <w:b/>
          <w:bCs/>
          <w:noProof/>
        </w:rPr>
      </w:sdtEndPr>
      <w:sdtContent>
        <w:p w14:paraId="1DCB8C43" w14:textId="7EFBDBD0" w:rsidR="0050657B" w:rsidRDefault="0050657B">
          <w:pPr>
            <w:pStyle w:val="TOCHeading"/>
          </w:pPr>
        </w:p>
        <w:p w14:paraId="1922FF6C" w14:textId="60B298A1" w:rsidR="00981798" w:rsidRDefault="0050657B">
          <w:pPr>
            <w:pStyle w:val="TOC1"/>
            <w:tabs>
              <w:tab w:val="left" w:pos="480"/>
              <w:tab w:val="right" w:leader="dot" w:pos="9016"/>
            </w:tabs>
            <w:rPr>
              <w:rFonts w:asciiTheme="minorHAnsi" w:eastAsiaTheme="minorEastAsia" w:hAnsiTheme="minorHAnsi" w:cs="Arial Unicode MS"/>
              <w:noProof/>
              <w:kern w:val="2"/>
              <w14:ligatures w14:val="standardContextual"/>
            </w:rPr>
          </w:pPr>
          <w:r w:rsidRPr="007B6FD5">
            <w:fldChar w:fldCharType="begin"/>
          </w:r>
          <w:r w:rsidRPr="007B6FD5">
            <w:instrText xml:space="preserve"> TOC \o "1-3" \h \z \u </w:instrText>
          </w:r>
          <w:r w:rsidRPr="007B6FD5">
            <w:fldChar w:fldCharType="separate"/>
          </w:r>
          <w:hyperlink w:anchor="_Toc213870825" w:history="1">
            <w:r w:rsidR="00981798" w:rsidRPr="00A24687">
              <w:rPr>
                <w:rStyle w:val="Hyperlink"/>
                <w:noProof/>
              </w:rPr>
              <w:t>1</w:t>
            </w:r>
            <w:r w:rsidR="00981798">
              <w:rPr>
                <w:rFonts w:asciiTheme="minorHAnsi" w:eastAsiaTheme="minorEastAsia" w:hAnsiTheme="minorHAnsi" w:cs="Arial Unicode MS"/>
                <w:noProof/>
                <w:kern w:val="2"/>
                <w14:ligatures w14:val="standardContextual"/>
              </w:rPr>
              <w:tab/>
            </w:r>
            <w:r w:rsidR="00981798" w:rsidRPr="00A24687">
              <w:rPr>
                <w:rStyle w:val="Hyperlink"/>
                <w:noProof/>
              </w:rPr>
              <w:t>CHAPTER 01: INTRODUCTION</w:t>
            </w:r>
            <w:r w:rsidR="00981798">
              <w:rPr>
                <w:noProof/>
                <w:webHidden/>
              </w:rPr>
              <w:tab/>
            </w:r>
            <w:r w:rsidR="00981798">
              <w:rPr>
                <w:noProof/>
                <w:webHidden/>
              </w:rPr>
              <w:fldChar w:fldCharType="begin"/>
            </w:r>
            <w:r w:rsidR="00981798">
              <w:rPr>
                <w:noProof/>
                <w:webHidden/>
              </w:rPr>
              <w:instrText xml:space="preserve"> PAGEREF _Toc213870825 \h </w:instrText>
            </w:r>
            <w:r w:rsidR="00981798">
              <w:rPr>
                <w:noProof/>
                <w:webHidden/>
              </w:rPr>
            </w:r>
            <w:r w:rsidR="00981798">
              <w:rPr>
                <w:noProof/>
                <w:webHidden/>
              </w:rPr>
              <w:fldChar w:fldCharType="separate"/>
            </w:r>
            <w:r w:rsidR="00AE5ED2">
              <w:rPr>
                <w:noProof/>
                <w:webHidden/>
              </w:rPr>
              <w:t>13</w:t>
            </w:r>
            <w:r w:rsidR="00981798">
              <w:rPr>
                <w:noProof/>
                <w:webHidden/>
              </w:rPr>
              <w:fldChar w:fldCharType="end"/>
            </w:r>
          </w:hyperlink>
        </w:p>
        <w:p w14:paraId="6EAD8795" w14:textId="0A45AD7D"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26" w:history="1">
            <w:r w:rsidRPr="00A24687">
              <w:rPr>
                <w:rStyle w:val="Hyperlink"/>
                <w:noProof/>
              </w:rPr>
              <w:t>1.1</w:t>
            </w:r>
            <w:r>
              <w:rPr>
                <w:rFonts w:asciiTheme="minorHAnsi" w:eastAsiaTheme="minorEastAsia" w:hAnsiTheme="minorHAnsi" w:cs="Arial Unicode MS"/>
                <w:noProof/>
                <w:kern w:val="2"/>
                <w14:ligatures w14:val="standardContextual"/>
              </w:rPr>
              <w:tab/>
            </w:r>
            <w:r w:rsidRPr="00A24687">
              <w:rPr>
                <w:rStyle w:val="Hyperlink"/>
                <w:noProof/>
              </w:rPr>
              <w:t>Chapter Overview</w:t>
            </w:r>
            <w:r>
              <w:rPr>
                <w:noProof/>
                <w:webHidden/>
              </w:rPr>
              <w:tab/>
            </w:r>
            <w:r>
              <w:rPr>
                <w:noProof/>
                <w:webHidden/>
              </w:rPr>
              <w:fldChar w:fldCharType="begin"/>
            </w:r>
            <w:r>
              <w:rPr>
                <w:noProof/>
                <w:webHidden/>
              </w:rPr>
              <w:instrText xml:space="preserve"> PAGEREF _Toc213870826 \h </w:instrText>
            </w:r>
            <w:r>
              <w:rPr>
                <w:noProof/>
                <w:webHidden/>
              </w:rPr>
            </w:r>
            <w:r>
              <w:rPr>
                <w:noProof/>
                <w:webHidden/>
              </w:rPr>
              <w:fldChar w:fldCharType="separate"/>
            </w:r>
            <w:r w:rsidR="00AE5ED2">
              <w:rPr>
                <w:noProof/>
                <w:webHidden/>
              </w:rPr>
              <w:t>13</w:t>
            </w:r>
            <w:r>
              <w:rPr>
                <w:noProof/>
                <w:webHidden/>
              </w:rPr>
              <w:fldChar w:fldCharType="end"/>
            </w:r>
          </w:hyperlink>
        </w:p>
        <w:p w14:paraId="1237458F" w14:textId="359CDAAF"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27" w:history="1">
            <w:r w:rsidRPr="00A24687">
              <w:rPr>
                <w:rStyle w:val="Hyperlink"/>
                <w:noProof/>
              </w:rPr>
              <w:t>1.2</w:t>
            </w:r>
            <w:r>
              <w:rPr>
                <w:rFonts w:asciiTheme="minorHAnsi" w:eastAsiaTheme="minorEastAsia" w:hAnsiTheme="minorHAnsi" w:cs="Arial Unicode MS"/>
                <w:noProof/>
                <w:kern w:val="2"/>
                <w14:ligatures w14:val="standardContextual"/>
              </w:rPr>
              <w:tab/>
            </w:r>
            <w:r w:rsidRPr="00A24687">
              <w:rPr>
                <w:rStyle w:val="Hyperlink"/>
                <w:noProof/>
              </w:rPr>
              <w:t>Problem Background</w:t>
            </w:r>
            <w:r>
              <w:rPr>
                <w:noProof/>
                <w:webHidden/>
              </w:rPr>
              <w:tab/>
            </w:r>
            <w:r>
              <w:rPr>
                <w:noProof/>
                <w:webHidden/>
              </w:rPr>
              <w:fldChar w:fldCharType="begin"/>
            </w:r>
            <w:r>
              <w:rPr>
                <w:noProof/>
                <w:webHidden/>
              </w:rPr>
              <w:instrText xml:space="preserve"> PAGEREF _Toc213870827 \h </w:instrText>
            </w:r>
            <w:r>
              <w:rPr>
                <w:noProof/>
                <w:webHidden/>
              </w:rPr>
            </w:r>
            <w:r>
              <w:rPr>
                <w:noProof/>
                <w:webHidden/>
              </w:rPr>
              <w:fldChar w:fldCharType="separate"/>
            </w:r>
            <w:r w:rsidR="00AE5ED2">
              <w:rPr>
                <w:noProof/>
                <w:webHidden/>
              </w:rPr>
              <w:t>13</w:t>
            </w:r>
            <w:r>
              <w:rPr>
                <w:noProof/>
                <w:webHidden/>
              </w:rPr>
              <w:fldChar w:fldCharType="end"/>
            </w:r>
          </w:hyperlink>
        </w:p>
        <w:p w14:paraId="6D743E1C" w14:textId="5192B5A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28" w:history="1">
            <w:r w:rsidRPr="00A24687">
              <w:rPr>
                <w:rStyle w:val="Hyperlink"/>
                <w:noProof/>
              </w:rPr>
              <w:t>1.2.1</w:t>
            </w:r>
            <w:r>
              <w:rPr>
                <w:rFonts w:asciiTheme="minorHAnsi" w:eastAsiaTheme="minorEastAsia" w:hAnsiTheme="minorHAnsi" w:cs="Arial Unicode MS"/>
                <w:noProof/>
                <w:kern w:val="2"/>
                <w14:ligatures w14:val="standardContextual"/>
              </w:rPr>
              <w:tab/>
            </w:r>
            <w:r w:rsidRPr="00A24687">
              <w:rPr>
                <w:rStyle w:val="Hyperlink"/>
                <w:noProof/>
              </w:rPr>
              <w:t>Challenges in Online Clothing Discovery and Purchase</w:t>
            </w:r>
            <w:r>
              <w:rPr>
                <w:noProof/>
                <w:webHidden/>
              </w:rPr>
              <w:tab/>
            </w:r>
            <w:r>
              <w:rPr>
                <w:noProof/>
                <w:webHidden/>
              </w:rPr>
              <w:fldChar w:fldCharType="begin"/>
            </w:r>
            <w:r>
              <w:rPr>
                <w:noProof/>
                <w:webHidden/>
              </w:rPr>
              <w:instrText xml:space="preserve"> PAGEREF _Toc213870828 \h </w:instrText>
            </w:r>
            <w:r>
              <w:rPr>
                <w:noProof/>
                <w:webHidden/>
              </w:rPr>
            </w:r>
            <w:r>
              <w:rPr>
                <w:noProof/>
                <w:webHidden/>
              </w:rPr>
              <w:fldChar w:fldCharType="separate"/>
            </w:r>
            <w:r w:rsidR="00AE5ED2">
              <w:rPr>
                <w:noProof/>
                <w:webHidden/>
              </w:rPr>
              <w:t>13</w:t>
            </w:r>
            <w:r>
              <w:rPr>
                <w:noProof/>
                <w:webHidden/>
              </w:rPr>
              <w:fldChar w:fldCharType="end"/>
            </w:r>
          </w:hyperlink>
        </w:p>
        <w:p w14:paraId="1F7FBD19" w14:textId="0A02FF0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29" w:history="1">
            <w:r w:rsidRPr="00A24687">
              <w:rPr>
                <w:rStyle w:val="Hyperlink"/>
                <w:noProof/>
              </w:rPr>
              <w:t>1.2.2</w:t>
            </w:r>
            <w:r>
              <w:rPr>
                <w:rFonts w:asciiTheme="minorHAnsi" w:eastAsiaTheme="minorEastAsia" w:hAnsiTheme="minorHAnsi" w:cs="Arial Unicode MS"/>
                <w:noProof/>
                <w:kern w:val="2"/>
                <w14:ligatures w14:val="standardContextual"/>
              </w:rPr>
              <w:tab/>
            </w:r>
            <w:r w:rsidRPr="00A24687">
              <w:rPr>
                <w:rStyle w:val="Hyperlink"/>
                <w:noProof/>
              </w:rPr>
              <w:t>Limitations of Existing Fashion Apps and Tools</w:t>
            </w:r>
            <w:r>
              <w:rPr>
                <w:noProof/>
                <w:webHidden/>
              </w:rPr>
              <w:tab/>
            </w:r>
            <w:r>
              <w:rPr>
                <w:noProof/>
                <w:webHidden/>
              </w:rPr>
              <w:fldChar w:fldCharType="begin"/>
            </w:r>
            <w:r>
              <w:rPr>
                <w:noProof/>
                <w:webHidden/>
              </w:rPr>
              <w:instrText xml:space="preserve"> PAGEREF _Toc213870829 \h </w:instrText>
            </w:r>
            <w:r>
              <w:rPr>
                <w:noProof/>
                <w:webHidden/>
              </w:rPr>
            </w:r>
            <w:r>
              <w:rPr>
                <w:noProof/>
                <w:webHidden/>
              </w:rPr>
              <w:fldChar w:fldCharType="separate"/>
            </w:r>
            <w:r w:rsidR="00AE5ED2">
              <w:rPr>
                <w:noProof/>
                <w:webHidden/>
              </w:rPr>
              <w:t>14</w:t>
            </w:r>
            <w:r>
              <w:rPr>
                <w:noProof/>
                <w:webHidden/>
              </w:rPr>
              <w:fldChar w:fldCharType="end"/>
            </w:r>
          </w:hyperlink>
        </w:p>
        <w:p w14:paraId="02862467" w14:textId="2E376CE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30" w:history="1">
            <w:r w:rsidRPr="00A24687">
              <w:rPr>
                <w:rStyle w:val="Hyperlink"/>
                <w:noProof/>
              </w:rPr>
              <w:t>1.2.3</w:t>
            </w:r>
            <w:r>
              <w:rPr>
                <w:rFonts w:asciiTheme="minorHAnsi" w:eastAsiaTheme="minorEastAsia" w:hAnsiTheme="minorHAnsi" w:cs="Arial Unicode MS"/>
                <w:noProof/>
                <w:kern w:val="2"/>
                <w14:ligatures w14:val="standardContextual"/>
              </w:rPr>
              <w:tab/>
            </w:r>
            <w:r w:rsidRPr="00A24687">
              <w:rPr>
                <w:rStyle w:val="Hyperlink"/>
                <w:noProof/>
              </w:rPr>
              <w:t>Potential of AI for a Context-Aware, Wardrobe-Centric Mobile App</w:t>
            </w:r>
            <w:r>
              <w:rPr>
                <w:noProof/>
                <w:webHidden/>
              </w:rPr>
              <w:tab/>
            </w:r>
            <w:r>
              <w:rPr>
                <w:noProof/>
                <w:webHidden/>
              </w:rPr>
              <w:fldChar w:fldCharType="begin"/>
            </w:r>
            <w:r>
              <w:rPr>
                <w:noProof/>
                <w:webHidden/>
              </w:rPr>
              <w:instrText xml:space="preserve"> PAGEREF _Toc213870830 \h </w:instrText>
            </w:r>
            <w:r>
              <w:rPr>
                <w:noProof/>
                <w:webHidden/>
              </w:rPr>
            </w:r>
            <w:r>
              <w:rPr>
                <w:noProof/>
                <w:webHidden/>
              </w:rPr>
              <w:fldChar w:fldCharType="separate"/>
            </w:r>
            <w:r w:rsidR="00AE5ED2">
              <w:rPr>
                <w:noProof/>
                <w:webHidden/>
              </w:rPr>
              <w:t>14</w:t>
            </w:r>
            <w:r>
              <w:rPr>
                <w:noProof/>
                <w:webHidden/>
              </w:rPr>
              <w:fldChar w:fldCharType="end"/>
            </w:r>
          </w:hyperlink>
        </w:p>
        <w:p w14:paraId="6F2F3F5C" w14:textId="5B10A3DF"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31" w:history="1">
            <w:r w:rsidRPr="00A24687">
              <w:rPr>
                <w:rStyle w:val="Hyperlink"/>
                <w:noProof/>
              </w:rPr>
              <w:t>1.2.4</w:t>
            </w:r>
            <w:r>
              <w:rPr>
                <w:rFonts w:asciiTheme="minorHAnsi" w:eastAsiaTheme="minorEastAsia" w:hAnsiTheme="minorHAnsi" w:cs="Arial Unicode MS"/>
                <w:noProof/>
                <w:kern w:val="2"/>
                <w14:ligatures w14:val="standardContextual"/>
              </w:rPr>
              <w:tab/>
            </w:r>
            <w:r w:rsidRPr="00A24687">
              <w:rPr>
                <w:rStyle w:val="Hyperlink"/>
                <w:noProof/>
              </w:rPr>
              <w:t>Challenges in Engineering a Consumer-Grade AI Fashion App</w:t>
            </w:r>
            <w:r>
              <w:rPr>
                <w:noProof/>
                <w:webHidden/>
              </w:rPr>
              <w:tab/>
            </w:r>
            <w:r>
              <w:rPr>
                <w:noProof/>
                <w:webHidden/>
              </w:rPr>
              <w:fldChar w:fldCharType="begin"/>
            </w:r>
            <w:r>
              <w:rPr>
                <w:noProof/>
                <w:webHidden/>
              </w:rPr>
              <w:instrText xml:space="preserve"> PAGEREF _Toc213870831 \h </w:instrText>
            </w:r>
            <w:r>
              <w:rPr>
                <w:noProof/>
                <w:webHidden/>
              </w:rPr>
            </w:r>
            <w:r>
              <w:rPr>
                <w:noProof/>
                <w:webHidden/>
              </w:rPr>
              <w:fldChar w:fldCharType="separate"/>
            </w:r>
            <w:r w:rsidR="00AE5ED2">
              <w:rPr>
                <w:noProof/>
                <w:webHidden/>
              </w:rPr>
              <w:t>15</w:t>
            </w:r>
            <w:r>
              <w:rPr>
                <w:noProof/>
                <w:webHidden/>
              </w:rPr>
              <w:fldChar w:fldCharType="end"/>
            </w:r>
          </w:hyperlink>
        </w:p>
        <w:p w14:paraId="029E9241" w14:textId="4213027C"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2" w:history="1">
            <w:r w:rsidRPr="00A24687">
              <w:rPr>
                <w:rStyle w:val="Hyperlink"/>
                <w:noProof/>
              </w:rPr>
              <w:t>1.3</w:t>
            </w:r>
            <w:r>
              <w:rPr>
                <w:rFonts w:asciiTheme="minorHAnsi" w:eastAsiaTheme="minorEastAsia" w:hAnsiTheme="minorHAnsi" w:cs="Arial Unicode MS"/>
                <w:noProof/>
                <w:kern w:val="2"/>
                <w14:ligatures w14:val="standardContextual"/>
              </w:rPr>
              <w:tab/>
            </w:r>
            <w:r w:rsidRPr="00A24687">
              <w:rPr>
                <w:rStyle w:val="Hyperlink"/>
                <w:noProof/>
              </w:rPr>
              <w:t>Project Goals and Significance</w:t>
            </w:r>
            <w:r>
              <w:rPr>
                <w:noProof/>
                <w:webHidden/>
              </w:rPr>
              <w:tab/>
            </w:r>
            <w:r>
              <w:rPr>
                <w:noProof/>
                <w:webHidden/>
              </w:rPr>
              <w:fldChar w:fldCharType="begin"/>
            </w:r>
            <w:r>
              <w:rPr>
                <w:noProof/>
                <w:webHidden/>
              </w:rPr>
              <w:instrText xml:space="preserve"> PAGEREF _Toc213870832 \h </w:instrText>
            </w:r>
            <w:r>
              <w:rPr>
                <w:noProof/>
                <w:webHidden/>
              </w:rPr>
            </w:r>
            <w:r>
              <w:rPr>
                <w:noProof/>
                <w:webHidden/>
              </w:rPr>
              <w:fldChar w:fldCharType="separate"/>
            </w:r>
            <w:r w:rsidR="00AE5ED2">
              <w:rPr>
                <w:noProof/>
                <w:webHidden/>
              </w:rPr>
              <w:t>15</w:t>
            </w:r>
            <w:r>
              <w:rPr>
                <w:noProof/>
                <w:webHidden/>
              </w:rPr>
              <w:fldChar w:fldCharType="end"/>
            </w:r>
          </w:hyperlink>
        </w:p>
        <w:p w14:paraId="185D8C53" w14:textId="051B37BF"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3" w:history="1">
            <w:r w:rsidRPr="00A24687">
              <w:rPr>
                <w:rStyle w:val="Hyperlink"/>
                <w:noProof/>
              </w:rPr>
              <w:t>1.4</w:t>
            </w:r>
            <w:r>
              <w:rPr>
                <w:rFonts w:asciiTheme="minorHAnsi" w:eastAsiaTheme="minorEastAsia" w:hAnsiTheme="minorHAnsi" w:cs="Arial Unicode MS"/>
                <w:noProof/>
                <w:kern w:val="2"/>
                <w14:ligatures w14:val="standardContextual"/>
              </w:rPr>
              <w:tab/>
            </w:r>
            <w:r w:rsidRPr="00A24687">
              <w:rPr>
                <w:rStyle w:val="Hyperlink"/>
                <w:bCs/>
                <w:noProof/>
              </w:rPr>
              <w:t>Problem Definition</w:t>
            </w:r>
            <w:r>
              <w:rPr>
                <w:noProof/>
                <w:webHidden/>
              </w:rPr>
              <w:tab/>
            </w:r>
            <w:r>
              <w:rPr>
                <w:noProof/>
                <w:webHidden/>
              </w:rPr>
              <w:fldChar w:fldCharType="begin"/>
            </w:r>
            <w:r>
              <w:rPr>
                <w:noProof/>
                <w:webHidden/>
              </w:rPr>
              <w:instrText xml:space="preserve"> PAGEREF _Toc213870833 \h </w:instrText>
            </w:r>
            <w:r>
              <w:rPr>
                <w:noProof/>
                <w:webHidden/>
              </w:rPr>
            </w:r>
            <w:r>
              <w:rPr>
                <w:noProof/>
                <w:webHidden/>
              </w:rPr>
              <w:fldChar w:fldCharType="separate"/>
            </w:r>
            <w:r w:rsidR="00AE5ED2">
              <w:rPr>
                <w:noProof/>
                <w:webHidden/>
              </w:rPr>
              <w:t>16</w:t>
            </w:r>
            <w:r>
              <w:rPr>
                <w:noProof/>
                <w:webHidden/>
              </w:rPr>
              <w:fldChar w:fldCharType="end"/>
            </w:r>
          </w:hyperlink>
        </w:p>
        <w:p w14:paraId="57DD1549" w14:textId="3FD157E3"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4" w:history="1">
            <w:r w:rsidRPr="00A24687">
              <w:rPr>
                <w:rStyle w:val="Hyperlink"/>
                <w:noProof/>
              </w:rPr>
              <w:t>1.5</w:t>
            </w:r>
            <w:r>
              <w:rPr>
                <w:rFonts w:asciiTheme="minorHAnsi" w:eastAsiaTheme="minorEastAsia" w:hAnsiTheme="minorHAnsi" w:cs="Arial Unicode MS"/>
                <w:noProof/>
                <w:kern w:val="2"/>
                <w14:ligatures w14:val="standardContextual"/>
              </w:rPr>
              <w:tab/>
            </w:r>
            <w:r w:rsidRPr="00A24687">
              <w:rPr>
                <w:rStyle w:val="Hyperlink"/>
                <w:noProof/>
              </w:rPr>
              <w:t>Problem Statement</w:t>
            </w:r>
            <w:r>
              <w:rPr>
                <w:noProof/>
                <w:webHidden/>
              </w:rPr>
              <w:tab/>
            </w:r>
            <w:r>
              <w:rPr>
                <w:noProof/>
                <w:webHidden/>
              </w:rPr>
              <w:fldChar w:fldCharType="begin"/>
            </w:r>
            <w:r>
              <w:rPr>
                <w:noProof/>
                <w:webHidden/>
              </w:rPr>
              <w:instrText xml:space="preserve"> PAGEREF _Toc213870834 \h </w:instrText>
            </w:r>
            <w:r>
              <w:rPr>
                <w:noProof/>
                <w:webHidden/>
              </w:rPr>
            </w:r>
            <w:r>
              <w:rPr>
                <w:noProof/>
                <w:webHidden/>
              </w:rPr>
              <w:fldChar w:fldCharType="separate"/>
            </w:r>
            <w:r w:rsidR="00AE5ED2">
              <w:rPr>
                <w:noProof/>
                <w:webHidden/>
              </w:rPr>
              <w:t>16</w:t>
            </w:r>
            <w:r>
              <w:rPr>
                <w:noProof/>
                <w:webHidden/>
              </w:rPr>
              <w:fldChar w:fldCharType="end"/>
            </w:r>
          </w:hyperlink>
        </w:p>
        <w:p w14:paraId="578666C9" w14:textId="0091D212"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5" w:history="1">
            <w:r w:rsidRPr="00A24687">
              <w:rPr>
                <w:rStyle w:val="Hyperlink"/>
                <w:noProof/>
              </w:rPr>
              <w:t>1.6</w:t>
            </w:r>
            <w:r>
              <w:rPr>
                <w:rFonts w:asciiTheme="minorHAnsi" w:eastAsiaTheme="minorEastAsia" w:hAnsiTheme="minorHAnsi" w:cs="Arial Unicode MS"/>
                <w:noProof/>
                <w:kern w:val="2"/>
                <w14:ligatures w14:val="standardContextual"/>
              </w:rPr>
              <w:tab/>
            </w:r>
            <w:r w:rsidRPr="00A24687">
              <w:rPr>
                <w:rStyle w:val="Hyperlink"/>
                <w:bCs/>
                <w:noProof/>
              </w:rPr>
              <w:t>Research Motivation</w:t>
            </w:r>
            <w:r>
              <w:rPr>
                <w:noProof/>
                <w:webHidden/>
              </w:rPr>
              <w:tab/>
            </w:r>
            <w:r>
              <w:rPr>
                <w:noProof/>
                <w:webHidden/>
              </w:rPr>
              <w:fldChar w:fldCharType="begin"/>
            </w:r>
            <w:r>
              <w:rPr>
                <w:noProof/>
                <w:webHidden/>
              </w:rPr>
              <w:instrText xml:space="preserve"> PAGEREF _Toc213870835 \h </w:instrText>
            </w:r>
            <w:r>
              <w:rPr>
                <w:noProof/>
                <w:webHidden/>
              </w:rPr>
            </w:r>
            <w:r>
              <w:rPr>
                <w:noProof/>
                <w:webHidden/>
              </w:rPr>
              <w:fldChar w:fldCharType="separate"/>
            </w:r>
            <w:r w:rsidR="00AE5ED2">
              <w:rPr>
                <w:noProof/>
                <w:webHidden/>
              </w:rPr>
              <w:t>16</w:t>
            </w:r>
            <w:r>
              <w:rPr>
                <w:noProof/>
                <w:webHidden/>
              </w:rPr>
              <w:fldChar w:fldCharType="end"/>
            </w:r>
          </w:hyperlink>
        </w:p>
        <w:p w14:paraId="5A2221FB" w14:textId="03904144"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6" w:history="1">
            <w:r w:rsidRPr="00A24687">
              <w:rPr>
                <w:rStyle w:val="Hyperlink"/>
                <w:noProof/>
              </w:rPr>
              <w:t>1.7</w:t>
            </w:r>
            <w:r>
              <w:rPr>
                <w:rFonts w:asciiTheme="minorHAnsi" w:eastAsiaTheme="minorEastAsia" w:hAnsiTheme="minorHAnsi" w:cs="Arial Unicode MS"/>
                <w:noProof/>
                <w:kern w:val="2"/>
                <w14:ligatures w14:val="standardContextual"/>
              </w:rPr>
              <w:tab/>
            </w:r>
            <w:r w:rsidRPr="00A24687">
              <w:rPr>
                <w:rStyle w:val="Hyperlink"/>
                <w:noProof/>
              </w:rPr>
              <w:t>Existing Work</w:t>
            </w:r>
            <w:r>
              <w:rPr>
                <w:noProof/>
                <w:webHidden/>
              </w:rPr>
              <w:tab/>
            </w:r>
            <w:r>
              <w:rPr>
                <w:noProof/>
                <w:webHidden/>
              </w:rPr>
              <w:fldChar w:fldCharType="begin"/>
            </w:r>
            <w:r>
              <w:rPr>
                <w:noProof/>
                <w:webHidden/>
              </w:rPr>
              <w:instrText xml:space="preserve"> PAGEREF _Toc213870836 \h </w:instrText>
            </w:r>
            <w:r>
              <w:rPr>
                <w:noProof/>
                <w:webHidden/>
              </w:rPr>
            </w:r>
            <w:r>
              <w:rPr>
                <w:noProof/>
                <w:webHidden/>
              </w:rPr>
              <w:fldChar w:fldCharType="separate"/>
            </w:r>
            <w:r w:rsidR="00AE5ED2">
              <w:rPr>
                <w:noProof/>
                <w:webHidden/>
              </w:rPr>
              <w:t>17</w:t>
            </w:r>
            <w:r>
              <w:rPr>
                <w:noProof/>
                <w:webHidden/>
              </w:rPr>
              <w:fldChar w:fldCharType="end"/>
            </w:r>
          </w:hyperlink>
        </w:p>
        <w:p w14:paraId="6A7E88C7" w14:textId="225D2051"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7" w:history="1">
            <w:r w:rsidRPr="00A24687">
              <w:rPr>
                <w:rStyle w:val="Hyperlink"/>
                <w:noProof/>
              </w:rPr>
              <w:t>1.8</w:t>
            </w:r>
            <w:r>
              <w:rPr>
                <w:rFonts w:asciiTheme="minorHAnsi" w:eastAsiaTheme="minorEastAsia" w:hAnsiTheme="minorHAnsi" w:cs="Arial Unicode MS"/>
                <w:noProof/>
                <w:kern w:val="2"/>
                <w14:ligatures w14:val="standardContextual"/>
              </w:rPr>
              <w:tab/>
            </w:r>
            <w:r w:rsidRPr="00A24687">
              <w:rPr>
                <w:rStyle w:val="Hyperlink"/>
                <w:noProof/>
              </w:rPr>
              <w:t>Research Gap</w:t>
            </w:r>
            <w:r>
              <w:rPr>
                <w:noProof/>
                <w:webHidden/>
              </w:rPr>
              <w:tab/>
            </w:r>
            <w:r>
              <w:rPr>
                <w:noProof/>
                <w:webHidden/>
              </w:rPr>
              <w:fldChar w:fldCharType="begin"/>
            </w:r>
            <w:r>
              <w:rPr>
                <w:noProof/>
                <w:webHidden/>
              </w:rPr>
              <w:instrText xml:space="preserve"> PAGEREF _Toc213870837 \h </w:instrText>
            </w:r>
            <w:r>
              <w:rPr>
                <w:noProof/>
                <w:webHidden/>
              </w:rPr>
            </w:r>
            <w:r>
              <w:rPr>
                <w:noProof/>
                <w:webHidden/>
              </w:rPr>
              <w:fldChar w:fldCharType="separate"/>
            </w:r>
            <w:r w:rsidR="00AE5ED2">
              <w:rPr>
                <w:noProof/>
                <w:webHidden/>
              </w:rPr>
              <w:t>18</w:t>
            </w:r>
            <w:r>
              <w:rPr>
                <w:noProof/>
                <w:webHidden/>
              </w:rPr>
              <w:fldChar w:fldCharType="end"/>
            </w:r>
          </w:hyperlink>
        </w:p>
        <w:p w14:paraId="13521808" w14:textId="42EA5D39"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8" w:history="1">
            <w:r w:rsidRPr="00A24687">
              <w:rPr>
                <w:rStyle w:val="Hyperlink"/>
                <w:noProof/>
              </w:rPr>
              <w:t>1.9</w:t>
            </w:r>
            <w:r>
              <w:rPr>
                <w:rFonts w:asciiTheme="minorHAnsi" w:eastAsiaTheme="minorEastAsia" w:hAnsiTheme="minorHAnsi" w:cs="Arial Unicode MS"/>
                <w:noProof/>
                <w:kern w:val="2"/>
                <w14:ligatures w14:val="standardContextual"/>
              </w:rPr>
              <w:tab/>
            </w:r>
            <w:r w:rsidRPr="00A24687">
              <w:rPr>
                <w:rStyle w:val="Hyperlink"/>
                <w:bCs/>
                <w:noProof/>
              </w:rPr>
              <w:t>Contribution to Body of Knowledge</w:t>
            </w:r>
            <w:r>
              <w:rPr>
                <w:noProof/>
                <w:webHidden/>
              </w:rPr>
              <w:tab/>
            </w:r>
            <w:r>
              <w:rPr>
                <w:noProof/>
                <w:webHidden/>
              </w:rPr>
              <w:fldChar w:fldCharType="begin"/>
            </w:r>
            <w:r>
              <w:rPr>
                <w:noProof/>
                <w:webHidden/>
              </w:rPr>
              <w:instrText xml:space="preserve"> PAGEREF _Toc213870838 \h </w:instrText>
            </w:r>
            <w:r>
              <w:rPr>
                <w:noProof/>
                <w:webHidden/>
              </w:rPr>
            </w:r>
            <w:r>
              <w:rPr>
                <w:noProof/>
                <w:webHidden/>
              </w:rPr>
              <w:fldChar w:fldCharType="separate"/>
            </w:r>
            <w:r w:rsidR="00AE5ED2">
              <w:rPr>
                <w:noProof/>
                <w:webHidden/>
              </w:rPr>
              <w:t>18</w:t>
            </w:r>
            <w:r>
              <w:rPr>
                <w:noProof/>
                <w:webHidden/>
              </w:rPr>
              <w:fldChar w:fldCharType="end"/>
            </w:r>
          </w:hyperlink>
        </w:p>
        <w:p w14:paraId="4F70A74C" w14:textId="115731F3"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39" w:history="1">
            <w:r w:rsidRPr="00A24687">
              <w:rPr>
                <w:rStyle w:val="Hyperlink"/>
                <w:noProof/>
              </w:rPr>
              <w:t>1.10</w:t>
            </w:r>
            <w:r>
              <w:rPr>
                <w:rFonts w:asciiTheme="minorHAnsi" w:eastAsiaTheme="minorEastAsia" w:hAnsiTheme="minorHAnsi" w:cs="Arial Unicode MS"/>
                <w:noProof/>
                <w:kern w:val="2"/>
                <w14:ligatures w14:val="standardContextual"/>
              </w:rPr>
              <w:tab/>
            </w:r>
            <w:r w:rsidRPr="00A24687">
              <w:rPr>
                <w:rStyle w:val="Hyperlink"/>
                <w:noProof/>
              </w:rPr>
              <w:t>Research Challenges</w:t>
            </w:r>
            <w:r>
              <w:rPr>
                <w:noProof/>
                <w:webHidden/>
              </w:rPr>
              <w:tab/>
            </w:r>
            <w:r>
              <w:rPr>
                <w:noProof/>
                <w:webHidden/>
              </w:rPr>
              <w:fldChar w:fldCharType="begin"/>
            </w:r>
            <w:r>
              <w:rPr>
                <w:noProof/>
                <w:webHidden/>
              </w:rPr>
              <w:instrText xml:space="preserve"> PAGEREF _Toc213870839 \h </w:instrText>
            </w:r>
            <w:r>
              <w:rPr>
                <w:noProof/>
                <w:webHidden/>
              </w:rPr>
            </w:r>
            <w:r>
              <w:rPr>
                <w:noProof/>
                <w:webHidden/>
              </w:rPr>
              <w:fldChar w:fldCharType="separate"/>
            </w:r>
            <w:r w:rsidR="00AE5ED2">
              <w:rPr>
                <w:noProof/>
                <w:webHidden/>
              </w:rPr>
              <w:t>19</w:t>
            </w:r>
            <w:r>
              <w:rPr>
                <w:noProof/>
                <w:webHidden/>
              </w:rPr>
              <w:fldChar w:fldCharType="end"/>
            </w:r>
          </w:hyperlink>
        </w:p>
        <w:p w14:paraId="2FCEF7E3" w14:textId="53AC6BDE"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40" w:history="1">
            <w:r w:rsidRPr="00A24687">
              <w:rPr>
                <w:rStyle w:val="Hyperlink"/>
                <w:noProof/>
              </w:rPr>
              <w:t>1.11</w:t>
            </w:r>
            <w:r>
              <w:rPr>
                <w:rFonts w:asciiTheme="minorHAnsi" w:eastAsiaTheme="minorEastAsia" w:hAnsiTheme="minorHAnsi" w:cs="Arial Unicode MS"/>
                <w:noProof/>
                <w:kern w:val="2"/>
                <w14:ligatures w14:val="standardContextual"/>
              </w:rPr>
              <w:tab/>
            </w:r>
            <w:r w:rsidRPr="00A24687">
              <w:rPr>
                <w:rStyle w:val="Hyperlink"/>
                <w:bCs/>
                <w:noProof/>
              </w:rPr>
              <w:t>Research Questions</w:t>
            </w:r>
            <w:r>
              <w:rPr>
                <w:noProof/>
                <w:webHidden/>
              </w:rPr>
              <w:tab/>
            </w:r>
            <w:r>
              <w:rPr>
                <w:noProof/>
                <w:webHidden/>
              </w:rPr>
              <w:fldChar w:fldCharType="begin"/>
            </w:r>
            <w:r>
              <w:rPr>
                <w:noProof/>
                <w:webHidden/>
              </w:rPr>
              <w:instrText xml:space="preserve"> PAGEREF _Toc213870840 \h </w:instrText>
            </w:r>
            <w:r>
              <w:rPr>
                <w:noProof/>
                <w:webHidden/>
              </w:rPr>
            </w:r>
            <w:r>
              <w:rPr>
                <w:noProof/>
                <w:webHidden/>
              </w:rPr>
              <w:fldChar w:fldCharType="separate"/>
            </w:r>
            <w:r w:rsidR="00AE5ED2">
              <w:rPr>
                <w:noProof/>
                <w:webHidden/>
              </w:rPr>
              <w:t>20</w:t>
            </w:r>
            <w:r>
              <w:rPr>
                <w:noProof/>
                <w:webHidden/>
              </w:rPr>
              <w:fldChar w:fldCharType="end"/>
            </w:r>
          </w:hyperlink>
        </w:p>
        <w:p w14:paraId="32087ACF" w14:textId="2842D899"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41" w:history="1">
            <w:r w:rsidRPr="00A24687">
              <w:rPr>
                <w:rStyle w:val="Hyperlink"/>
                <w:noProof/>
              </w:rPr>
              <w:t>1.12</w:t>
            </w:r>
            <w:r>
              <w:rPr>
                <w:rFonts w:asciiTheme="minorHAnsi" w:eastAsiaTheme="minorEastAsia" w:hAnsiTheme="minorHAnsi" w:cs="Arial Unicode MS"/>
                <w:noProof/>
                <w:kern w:val="2"/>
                <w14:ligatures w14:val="standardContextual"/>
              </w:rPr>
              <w:tab/>
            </w:r>
            <w:r w:rsidRPr="00A24687">
              <w:rPr>
                <w:rStyle w:val="Hyperlink"/>
                <w:bCs/>
                <w:noProof/>
              </w:rPr>
              <w:t>Research Aim</w:t>
            </w:r>
            <w:r>
              <w:rPr>
                <w:noProof/>
                <w:webHidden/>
              </w:rPr>
              <w:tab/>
            </w:r>
            <w:r>
              <w:rPr>
                <w:noProof/>
                <w:webHidden/>
              </w:rPr>
              <w:fldChar w:fldCharType="begin"/>
            </w:r>
            <w:r>
              <w:rPr>
                <w:noProof/>
                <w:webHidden/>
              </w:rPr>
              <w:instrText xml:space="preserve"> PAGEREF _Toc213870841 \h </w:instrText>
            </w:r>
            <w:r>
              <w:rPr>
                <w:noProof/>
                <w:webHidden/>
              </w:rPr>
            </w:r>
            <w:r>
              <w:rPr>
                <w:noProof/>
                <w:webHidden/>
              </w:rPr>
              <w:fldChar w:fldCharType="separate"/>
            </w:r>
            <w:r w:rsidR="00AE5ED2">
              <w:rPr>
                <w:noProof/>
                <w:webHidden/>
              </w:rPr>
              <w:t>20</w:t>
            </w:r>
            <w:r>
              <w:rPr>
                <w:noProof/>
                <w:webHidden/>
              </w:rPr>
              <w:fldChar w:fldCharType="end"/>
            </w:r>
          </w:hyperlink>
        </w:p>
        <w:p w14:paraId="0A5C2BA6" w14:textId="61B44545"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42" w:history="1">
            <w:r w:rsidRPr="00A24687">
              <w:rPr>
                <w:rStyle w:val="Hyperlink"/>
                <w:noProof/>
              </w:rPr>
              <w:t>1.13</w:t>
            </w:r>
            <w:r>
              <w:rPr>
                <w:rFonts w:asciiTheme="minorHAnsi" w:eastAsiaTheme="minorEastAsia" w:hAnsiTheme="minorHAnsi" w:cs="Arial Unicode MS"/>
                <w:noProof/>
                <w:kern w:val="2"/>
                <w14:ligatures w14:val="standardContextual"/>
              </w:rPr>
              <w:tab/>
            </w:r>
            <w:r w:rsidRPr="00A24687">
              <w:rPr>
                <w:rStyle w:val="Hyperlink"/>
                <w:bCs/>
                <w:noProof/>
              </w:rPr>
              <w:t>Research Objectives</w:t>
            </w:r>
            <w:r>
              <w:rPr>
                <w:noProof/>
                <w:webHidden/>
              </w:rPr>
              <w:tab/>
            </w:r>
            <w:r>
              <w:rPr>
                <w:noProof/>
                <w:webHidden/>
              </w:rPr>
              <w:fldChar w:fldCharType="begin"/>
            </w:r>
            <w:r>
              <w:rPr>
                <w:noProof/>
                <w:webHidden/>
              </w:rPr>
              <w:instrText xml:space="preserve"> PAGEREF _Toc213870842 \h </w:instrText>
            </w:r>
            <w:r>
              <w:rPr>
                <w:noProof/>
                <w:webHidden/>
              </w:rPr>
            </w:r>
            <w:r>
              <w:rPr>
                <w:noProof/>
                <w:webHidden/>
              </w:rPr>
              <w:fldChar w:fldCharType="separate"/>
            </w:r>
            <w:r w:rsidR="00AE5ED2">
              <w:rPr>
                <w:noProof/>
                <w:webHidden/>
              </w:rPr>
              <w:t>20</w:t>
            </w:r>
            <w:r>
              <w:rPr>
                <w:noProof/>
                <w:webHidden/>
              </w:rPr>
              <w:fldChar w:fldCharType="end"/>
            </w:r>
          </w:hyperlink>
        </w:p>
        <w:p w14:paraId="0D03279F" w14:textId="30420466"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43" w:history="1">
            <w:r w:rsidRPr="00A24687">
              <w:rPr>
                <w:rStyle w:val="Hyperlink"/>
                <w:noProof/>
              </w:rPr>
              <w:t>1.14</w:t>
            </w:r>
            <w:r>
              <w:rPr>
                <w:rFonts w:asciiTheme="minorHAnsi" w:eastAsiaTheme="minorEastAsia" w:hAnsiTheme="minorHAnsi" w:cs="Arial Unicode MS"/>
                <w:noProof/>
                <w:kern w:val="2"/>
                <w14:ligatures w14:val="standardContextual"/>
              </w:rPr>
              <w:tab/>
            </w:r>
            <w:r w:rsidRPr="00A24687">
              <w:rPr>
                <w:rStyle w:val="Hyperlink"/>
                <w:noProof/>
              </w:rPr>
              <w:t>Project Scope</w:t>
            </w:r>
            <w:r>
              <w:rPr>
                <w:noProof/>
                <w:webHidden/>
              </w:rPr>
              <w:tab/>
            </w:r>
            <w:r>
              <w:rPr>
                <w:noProof/>
                <w:webHidden/>
              </w:rPr>
              <w:fldChar w:fldCharType="begin"/>
            </w:r>
            <w:r>
              <w:rPr>
                <w:noProof/>
                <w:webHidden/>
              </w:rPr>
              <w:instrText xml:space="preserve"> PAGEREF _Toc213870843 \h </w:instrText>
            </w:r>
            <w:r>
              <w:rPr>
                <w:noProof/>
                <w:webHidden/>
              </w:rPr>
            </w:r>
            <w:r>
              <w:rPr>
                <w:noProof/>
                <w:webHidden/>
              </w:rPr>
              <w:fldChar w:fldCharType="separate"/>
            </w:r>
            <w:r w:rsidR="00AE5ED2">
              <w:rPr>
                <w:noProof/>
                <w:webHidden/>
              </w:rPr>
              <w:t>21</w:t>
            </w:r>
            <w:r>
              <w:rPr>
                <w:noProof/>
                <w:webHidden/>
              </w:rPr>
              <w:fldChar w:fldCharType="end"/>
            </w:r>
          </w:hyperlink>
        </w:p>
        <w:p w14:paraId="4D13A799" w14:textId="3A4E8E2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44" w:history="1">
            <w:r w:rsidRPr="00A24687">
              <w:rPr>
                <w:rStyle w:val="Hyperlink"/>
                <w:bCs/>
                <w:noProof/>
              </w:rPr>
              <w:t>1.14.1</w:t>
            </w:r>
            <w:r>
              <w:rPr>
                <w:rFonts w:asciiTheme="minorHAnsi" w:eastAsiaTheme="minorEastAsia" w:hAnsiTheme="minorHAnsi" w:cs="Arial Unicode MS"/>
                <w:noProof/>
                <w:kern w:val="2"/>
                <w14:ligatures w14:val="standardContextual"/>
              </w:rPr>
              <w:tab/>
            </w:r>
            <w:r w:rsidRPr="00A24687">
              <w:rPr>
                <w:rStyle w:val="Hyperlink"/>
                <w:bCs/>
                <w:noProof/>
              </w:rPr>
              <w:t>In Scope</w:t>
            </w:r>
            <w:r>
              <w:rPr>
                <w:noProof/>
                <w:webHidden/>
              </w:rPr>
              <w:tab/>
            </w:r>
            <w:r>
              <w:rPr>
                <w:noProof/>
                <w:webHidden/>
              </w:rPr>
              <w:fldChar w:fldCharType="begin"/>
            </w:r>
            <w:r>
              <w:rPr>
                <w:noProof/>
                <w:webHidden/>
              </w:rPr>
              <w:instrText xml:space="preserve"> PAGEREF _Toc213870844 \h </w:instrText>
            </w:r>
            <w:r>
              <w:rPr>
                <w:noProof/>
                <w:webHidden/>
              </w:rPr>
            </w:r>
            <w:r>
              <w:rPr>
                <w:noProof/>
                <w:webHidden/>
              </w:rPr>
              <w:fldChar w:fldCharType="separate"/>
            </w:r>
            <w:r w:rsidR="00AE5ED2">
              <w:rPr>
                <w:noProof/>
                <w:webHidden/>
              </w:rPr>
              <w:t>21</w:t>
            </w:r>
            <w:r>
              <w:rPr>
                <w:noProof/>
                <w:webHidden/>
              </w:rPr>
              <w:fldChar w:fldCharType="end"/>
            </w:r>
          </w:hyperlink>
        </w:p>
        <w:p w14:paraId="06117233" w14:textId="4AE76F1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45" w:history="1">
            <w:r w:rsidRPr="00A24687">
              <w:rPr>
                <w:rStyle w:val="Hyperlink"/>
                <w:noProof/>
              </w:rPr>
              <w:t>1.14.2</w:t>
            </w:r>
            <w:r>
              <w:rPr>
                <w:rFonts w:asciiTheme="minorHAnsi" w:eastAsiaTheme="minorEastAsia" w:hAnsiTheme="minorHAnsi" w:cs="Arial Unicode MS"/>
                <w:noProof/>
                <w:kern w:val="2"/>
                <w14:ligatures w14:val="standardContextual"/>
              </w:rPr>
              <w:tab/>
            </w:r>
            <w:r w:rsidRPr="00A24687">
              <w:rPr>
                <w:rStyle w:val="Hyperlink"/>
                <w:noProof/>
              </w:rPr>
              <w:t>Out Scope</w:t>
            </w:r>
            <w:r>
              <w:rPr>
                <w:noProof/>
                <w:webHidden/>
              </w:rPr>
              <w:tab/>
            </w:r>
            <w:r>
              <w:rPr>
                <w:noProof/>
                <w:webHidden/>
              </w:rPr>
              <w:fldChar w:fldCharType="begin"/>
            </w:r>
            <w:r>
              <w:rPr>
                <w:noProof/>
                <w:webHidden/>
              </w:rPr>
              <w:instrText xml:space="preserve"> PAGEREF _Toc213870845 \h </w:instrText>
            </w:r>
            <w:r>
              <w:rPr>
                <w:noProof/>
                <w:webHidden/>
              </w:rPr>
            </w:r>
            <w:r>
              <w:rPr>
                <w:noProof/>
                <w:webHidden/>
              </w:rPr>
              <w:fldChar w:fldCharType="separate"/>
            </w:r>
            <w:r w:rsidR="00AE5ED2">
              <w:rPr>
                <w:noProof/>
                <w:webHidden/>
              </w:rPr>
              <w:t>22</w:t>
            </w:r>
            <w:r>
              <w:rPr>
                <w:noProof/>
                <w:webHidden/>
              </w:rPr>
              <w:fldChar w:fldCharType="end"/>
            </w:r>
          </w:hyperlink>
        </w:p>
        <w:p w14:paraId="6656CB4B" w14:textId="6E9159C0"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46" w:history="1">
            <w:r w:rsidRPr="00A24687">
              <w:rPr>
                <w:rStyle w:val="Hyperlink"/>
                <w:noProof/>
              </w:rPr>
              <w:t>1.15</w:t>
            </w:r>
            <w:r>
              <w:rPr>
                <w:rFonts w:asciiTheme="minorHAnsi" w:eastAsiaTheme="minorEastAsia" w:hAnsiTheme="minorHAnsi" w:cs="Arial Unicode MS"/>
                <w:noProof/>
                <w:kern w:val="2"/>
                <w14:ligatures w14:val="standardContextual"/>
              </w:rPr>
              <w:tab/>
            </w:r>
            <w:r w:rsidRPr="00A24687">
              <w:rPr>
                <w:rStyle w:val="Hyperlink"/>
                <w:noProof/>
              </w:rPr>
              <w:t>Hardware/Software Requirements</w:t>
            </w:r>
            <w:r>
              <w:rPr>
                <w:noProof/>
                <w:webHidden/>
              </w:rPr>
              <w:tab/>
            </w:r>
            <w:r>
              <w:rPr>
                <w:noProof/>
                <w:webHidden/>
              </w:rPr>
              <w:fldChar w:fldCharType="begin"/>
            </w:r>
            <w:r>
              <w:rPr>
                <w:noProof/>
                <w:webHidden/>
              </w:rPr>
              <w:instrText xml:space="preserve"> PAGEREF _Toc213870846 \h </w:instrText>
            </w:r>
            <w:r>
              <w:rPr>
                <w:noProof/>
                <w:webHidden/>
              </w:rPr>
            </w:r>
            <w:r>
              <w:rPr>
                <w:noProof/>
                <w:webHidden/>
              </w:rPr>
              <w:fldChar w:fldCharType="separate"/>
            </w:r>
            <w:r w:rsidR="00AE5ED2">
              <w:rPr>
                <w:noProof/>
                <w:webHidden/>
              </w:rPr>
              <w:t>22</w:t>
            </w:r>
            <w:r>
              <w:rPr>
                <w:noProof/>
                <w:webHidden/>
              </w:rPr>
              <w:fldChar w:fldCharType="end"/>
            </w:r>
          </w:hyperlink>
        </w:p>
        <w:p w14:paraId="2AC1E200" w14:textId="32F9CE2E"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47" w:history="1">
            <w:r w:rsidRPr="00A24687">
              <w:rPr>
                <w:rStyle w:val="Hyperlink"/>
                <w:noProof/>
              </w:rPr>
              <w:t>1.15.1</w:t>
            </w:r>
            <w:r>
              <w:rPr>
                <w:rFonts w:asciiTheme="minorHAnsi" w:eastAsiaTheme="minorEastAsia" w:hAnsiTheme="minorHAnsi" w:cs="Arial Unicode MS"/>
                <w:noProof/>
                <w:kern w:val="2"/>
                <w14:ligatures w14:val="standardContextual"/>
              </w:rPr>
              <w:tab/>
            </w:r>
            <w:r w:rsidRPr="00A24687">
              <w:rPr>
                <w:rStyle w:val="Hyperlink"/>
                <w:noProof/>
              </w:rPr>
              <w:t>Hardware Requirements</w:t>
            </w:r>
            <w:r>
              <w:rPr>
                <w:noProof/>
                <w:webHidden/>
              </w:rPr>
              <w:tab/>
            </w:r>
            <w:r>
              <w:rPr>
                <w:noProof/>
                <w:webHidden/>
              </w:rPr>
              <w:fldChar w:fldCharType="begin"/>
            </w:r>
            <w:r>
              <w:rPr>
                <w:noProof/>
                <w:webHidden/>
              </w:rPr>
              <w:instrText xml:space="preserve"> PAGEREF _Toc213870847 \h </w:instrText>
            </w:r>
            <w:r>
              <w:rPr>
                <w:noProof/>
                <w:webHidden/>
              </w:rPr>
            </w:r>
            <w:r>
              <w:rPr>
                <w:noProof/>
                <w:webHidden/>
              </w:rPr>
              <w:fldChar w:fldCharType="separate"/>
            </w:r>
            <w:r w:rsidR="00AE5ED2">
              <w:rPr>
                <w:noProof/>
                <w:webHidden/>
              </w:rPr>
              <w:t>22</w:t>
            </w:r>
            <w:r>
              <w:rPr>
                <w:noProof/>
                <w:webHidden/>
              </w:rPr>
              <w:fldChar w:fldCharType="end"/>
            </w:r>
          </w:hyperlink>
        </w:p>
        <w:p w14:paraId="6B07E719" w14:textId="04CED5FE"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48" w:history="1">
            <w:r w:rsidRPr="00A24687">
              <w:rPr>
                <w:rStyle w:val="Hyperlink"/>
                <w:noProof/>
              </w:rPr>
              <w:t>1.15.2</w:t>
            </w:r>
            <w:r>
              <w:rPr>
                <w:rFonts w:asciiTheme="minorHAnsi" w:eastAsiaTheme="minorEastAsia" w:hAnsiTheme="minorHAnsi" w:cs="Arial Unicode MS"/>
                <w:noProof/>
                <w:kern w:val="2"/>
                <w14:ligatures w14:val="standardContextual"/>
              </w:rPr>
              <w:tab/>
            </w:r>
            <w:r w:rsidRPr="00A24687">
              <w:rPr>
                <w:rStyle w:val="Hyperlink"/>
                <w:noProof/>
              </w:rPr>
              <w:t>Software Requirements</w:t>
            </w:r>
            <w:r>
              <w:rPr>
                <w:noProof/>
                <w:webHidden/>
              </w:rPr>
              <w:tab/>
            </w:r>
            <w:r>
              <w:rPr>
                <w:noProof/>
                <w:webHidden/>
              </w:rPr>
              <w:fldChar w:fldCharType="begin"/>
            </w:r>
            <w:r>
              <w:rPr>
                <w:noProof/>
                <w:webHidden/>
              </w:rPr>
              <w:instrText xml:space="preserve"> PAGEREF _Toc213870848 \h </w:instrText>
            </w:r>
            <w:r>
              <w:rPr>
                <w:noProof/>
                <w:webHidden/>
              </w:rPr>
            </w:r>
            <w:r>
              <w:rPr>
                <w:noProof/>
                <w:webHidden/>
              </w:rPr>
              <w:fldChar w:fldCharType="separate"/>
            </w:r>
            <w:r w:rsidR="00AE5ED2">
              <w:rPr>
                <w:noProof/>
                <w:webHidden/>
              </w:rPr>
              <w:t>23</w:t>
            </w:r>
            <w:r>
              <w:rPr>
                <w:noProof/>
                <w:webHidden/>
              </w:rPr>
              <w:fldChar w:fldCharType="end"/>
            </w:r>
          </w:hyperlink>
        </w:p>
        <w:p w14:paraId="2939A6C4" w14:textId="6B8E7BC5"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49" w:history="1">
            <w:r w:rsidRPr="00A24687">
              <w:rPr>
                <w:rStyle w:val="Hyperlink"/>
                <w:noProof/>
              </w:rPr>
              <w:t>1.16</w:t>
            </w:r>
            <w:r>
              <w:rPr>
                <w:rFonts w:asciiTheme="minorHAnsi" w:eastAsiaTheme="minorEastAsia" w:hAnsiTheme="minorHAnsi" w:cs="Arial Unicode MS"/>
                <w:noProof/>
                <w:kern w:val="2"/>
                <w14:ligatures w14:val="standardContextual"/>
              </w:rPr>
              <w:tab/>
            </w:r>
            <w:r w:rsidRPr="00A24687">
              <w:rPr>
                <w:rStyle w:val="Hyperlink"/>
                <w:noProof/>
              </w:rPr>
              <w:t>Chapter Summary</w:t>
            </w:r>
            <w:r>
              <w:rPr>
                <w:noProof/>
                <w:webHidden/>
              </w:rPr>
              <w:tab/>
            </w:r>
            <w:r>
              <w:rPr>
                <w:noProof/>
                <w:webHidden/>
              </w:rPr>
              <w:fldChar w:fldCharType="begin"/>
            </w:r>
            <w:r>
              <w:rPr>
                <w:noProof/>
                <w:webHidden/>
              </w:rPr>
              <w:instrText xml:space="preserve"> PAGEREF _Toc213870849 \h </w:instrText>
            </w:r>
            <w:r>
              <w:rPr>
                <w:noProof/>
                <w:webHidden/>
              </w:rPr>
            </w:r>
            <w:r>
              <w:rPr>
                <w:noProof/>
                <w:webHidden/>
              </w:rPr>
              <w:fldChar w:fldCharType="separate"/>
            </w:r>
            <w:r w:rsidR="00AE5ED2">
              <w:rPr>
                <w:noProof/>
                <w:webHidden/>
              </w:rPr>
              <w:t>23</w:t>
            </w:r>
            <w:r>
              <w:rPr>
                <w:noProof/>
                <w:webHidden/>
              </w:rPr>
              <w:fldChar w:fldCharType="end"/>
            </w:r>
          </w:hyperlink>
        </w:p>
        <w:p w14:paraId="23BF6A46" w14:textId="31F9DBE3" w:rsidR="00981798" w:rsidRDefault="00981798">
          <w:pPr>
            <w:pStyle w:val="TOC1"/>
            <w:tabs>
              <w:tab w:val="left" w:pos="480"/>
              <w:tab w:val="right" w:leader="dot" w:pos="9016"/>
            </w:tabs>
            <w:rPr>
              <w:rFonts w:asciiTheme="minorHAnsi" w:eastAsiaTheme="minorEastAsia" w:hAnsiTheme="minorHAnsi" w:cs="Arial Unicode MS"/>
              <w:noProof/>
              <w:kern w:val="2"/>
              <w14:ligatures w14:val="standardContextual"/>
            </w:rPr>
          </w:pPr>
          <w:hyperlink w:anchor="_Toc213870850" w:history="1">
            <w:r w:rsidRPr="00A24687">
              <w:rPr>
                <w:rStyle w:val="Hyperlink"/>
                <w:noProof/>
              </w:rPr>
              <w:t>2</w:t>
            </w:r>
            <w:r>
              <w:rPr>
                <w:rFonts w:asciiTheme="minorHAnsi" w:eastAsiaTheme="minorEastAsia" w:hAnsiTheme="minorHAnsi" w:cs="Arial Unicode MS"/>
                <w:noProof/>
                <w:kern w:val="2"/>
                <w14:ligatures w14:val="standardContextual"/>
              </w:rPr>
              <w:tab/>
            </w:r>
            <w:r w:rsidRPr="00A24687">
              <w:rPr>
                <w:rStyle w:val="Hyperlink"/>
                <w:noProof/>
              </w:rPr>
              <w:t>CHAPTER 2: LITERATURE REVIEW</w:t>
            </w:r>
            <w:r>
              <w:rPr>
                <w:noProof/>
                <w:webHidden/>
              </w:rPr>
              <w:tab/>
            </w:r>
            <w:r>
              <w:rPr>
                <w:noProof/>
                <w:webHidden/>
              </w:rPr>
              <w:fldChar w:fldCharType="begin"/>
            </w:r>
            <w:r>
              <w:rPr>
                <w:noProof/>
                <w:webHidden/>
              </w:rPr>
              <w:instrText xml:space="preserve"> PAGEREF _Toc213870850 \h </w:instrText>
            </w:r>
            <w:r>
              <w:rPr>
                <w:noProof/>
                <w:webHidden/>
              </w:rPr>
            </w:r>
            <w:r>
              <w:rPr>
                <w:noProof/>
                <w:webHidden/>
              </w:rPr>
              <w:fldChar w:fldCharType="separate"/>
            </w:r>
            <w:r w:rsidR="00AE5ED2">
              <w:rPr>
                <w:noProof/>
                <w:webHidden/>
              </w:rPr>
              <w:t>25</w:t>
            </w:r>
            <w:r>
              <w:rPr>
                <w:noProof/>
                <w:webHidden/>
              </w:rPr>
              <w:fldChar w:fldCharType="end"/>
            </w:r>
          </w:hyperlink>
        </w:p>
        <w:p w14:paraId="015CB455" w14:textId="06349A70"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51" w:history="1">
            <w:r w:rsidRPr="00A24687">
              <w:rPr>
                <w:rStyle w:val="Hyperlink"/>
                <w:noProof/>
              </w:rPr>
              <w:t>2.1</w:t>
            </w:r>
            <w:r>
              <w:rPr>
                <w:rFonts w:asciiTheme="minorHAnsi" w:eastAsiaTheme="minorEastAsia" w:hAnsiTheme="minorHAnsi" w:cs="Arial Unicode MS"/>
                <w:noProof/>
                <w:kern w:val="2"/>
                <w14:ligatures w14:val="standardContextual"/>
              </w:rPr>
              <w:tab/>
            </w:r>
            <w:r w:rsidRPr="00A24687">
              <w:rPr>
                <w:rStyle w:val="Hyperlink"/>
                <w:noProof/>
              </w:rPr>
              <w:t>Chapter Overview</w:t>
            </w:r>
            <w:r>
              <w:rPr>
                <w:noProof/>
                <w:webHidden/>
              </w:rPr>
              <w:tab/>
            </w:r>
            <w:r>
              <w:rPr>
                <w:noProof/>
                <w:webHidden/>
              </w:rPr>
              <w:fldChar w:fldCharType="begin"/>
            </w:r>
            <w:r>
              <w:rPr>
                <w:noProof/>
                <w:webHidden/>
              </w:rPr>
              <w:instrText xml:space="preserve"> PAGEREF _Toc213870851 \h </w:instrText>
            </w:r>
            <w:r>
              <w:rPr>
                <w:noProof/>
                <w:webHidden/>
              </w:rPr>
            </w:r>
            <w:r>
              <w:rPr>
                <w:noProof/>
                <w:webHidden/>
              </w:rPr>
              <w:fldChar w:fldCharType="separate"/>
            </w:r>
            <w:r w:rsidR="00AE5ED2">
              <w:rPr>
                <w:noProof/>
                <w:webHidden/>
              </w:rPr>
              <w:t>25</w:t>
            </w:r>
            <w:r>
              <w:rPr>
                <w:noProof/>
                <w:webHidden/>
              </w:rPr>
              <w:fldChar w:fldCharType="end"/>
            </w:r>
          </w:hyperlink>
        </w:p>
        <w:p w14:paraId="5C7EDD7F" w14:textId="70B72CD9"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52" w:history="1">
            <w:r w:rsidRPr="00A24687">
              <w:rPr>
                <w:rStyle w:val="Hyperlink"/>
                <w:noProof/>
              </w:rPr>
              <w:t>2.2</w:t>
            </w:r>
            <w:r>
              <w:rPr>
                <w:rFonts w:asciiTheme="minorHAnsi" w:eastAsiaTheme="minorEastAsia" w:hAnsiTheme="minorHAnsi" w:cs="Arial Unicode MS"/>
                <w:noProof/>
                <w:kern w:val="2"/>
                <w14:ligatures w14:val="standardContextual"/>
              </w:rPr>
              <w:tab/>
            </w:r>
            <w:r w:rsidRPr="00A24687">
              <w:rPr>
                <w:rStyle w:val="Hyperlink"/>
                <w:noProof/>
              </w:rPr>
              <w:t>Problem Domain</w:t>
            </w:r>
            <w:r>
              <w:rPr>
                <w:noProof/>
                <w:webHidden/>
              </w:rPr>
              <w:tab/>
            </w:r>
            <w:r>
              <w:rPr>
                <w:noProof/>
                <w:webHidden/>
              </w:rPr>
              <w:fldChar w:fldCharType="begin"/>
            </w:r>
            <w:r>
              <w:rPr>
                <w:noProof/>
                <w:webHidden/>
              </w:rPr>
              <w:instrText xml:space="preserve"> PAGEREF _Toc213870852 \h </w:instrText>
            </w:r>
            <w:r>
              <w:rPr>
                <w:noProof/>
                <w:webHidden/>
              </w:rPr>
            </w:r>
            <w:r>
              <w:rPr>
                <w:noProof/>
                <w:webHidden/>
              </w:rPr>
              <w:fldChar w:fldCharType="separate"/>
            </w:r>
            <w:r w:rsidR="00AE5ED2">
              <w:rPr>
                <w:noProof/>
                <w:webHidden/>
              </w:rPr>
              <w:t>25</w:t>
            </w:r>
            <w:r>
              <w:rPr>
                <w:noProof/>
                <w:webHidden/>
              </w:rPr>
              <w:fldChar w:fldCharType="end"/>
            </w:r>
          </w:hyperlink>
        </w:p>
        <w:p w14:paraId="0A0428F5" w14:textId="4B49EBF3"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3" w:history="1">
            <w:r w:rsidRPr="00A24687">
              <w:rPr>
                <w:rStyle w:val="Hyperlink"/>
                <w:noProof/>
              </w:rPr>
              <w:t>2.2.1</w:t>
            </w:r>
            <w:r>
              <w:rPr>
                <w:rFonts w:asciiTheme="minorHAnsi" w:eastAsiaTheme="minorEastAsia" w:hAnsiTheme="minorHAnsi" w:cs="Arial Unicode MS"/>
                <w:noProof/>
                <w:kern w:val="2"/>
                <w14:ligatures w14:val="standardContextual"/>
              </w:rPr>
              <w:tab/>
            </w:r>
            <w:r w:rsidRPr="00A24687">
              <w:rPr>
                <w:rStyle w:val="Hyperlink"/>
                <w:noProof/>
              </w:rPr>
              <w:t>Overview of AI-Powered Fashion Discovery and Styling</w:t>
            </w:r>
            <w:r>
              <w:rPr>
                <w:noProof/>
                <w:webHidden/>
              </w:rPr>
              <w:tab/>
            </w:r>
            <w:r>
              <w:rPr>
                <w:noProof/>
                <w:webHidden/>
              </w:rPr>
              <w:fldChar w:fldCharType="begin"/>
            </w:r>
            <w:r>
              <w:rPr>
                <w:noProof/>
                <w:webHidden/>
              </w:rPr>
              <w:instrText xml:space="preserve"> PAGEREF _Toc213870853 \h </w:instrText>
            </w:r>
            <w:r>
              <w:rPr>
                <w:noProof/>
                <w:webHidden/>
              </w:rPr>
            </w:r>
            <w:r>
              <w:rPr>
                <w:noProof/>
                <w:webHidden/>
              </w:rPr>
              <w:fldChar w:fldCharType="separate"/>
            </w:r>
            <w:r w:rsidR="00AE5ED2">
              <w:rPr>
                <w:noProof/>
                <w:webHidden/>
              </w:rPr>
              <w:t>25</w:t>
            </w:r>
            <w:r>
              <w:rPr>
                <w:noProof/>
                <w:webHidden/>
              </w:rPr>
              <w:fldChar w:fldCharType="end"/>
            </w:r>
          </w:hyperlink>
        </w:p>
        <w:p w14:paraId="5CA3F972" w14:textId="526C127D"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4" w:history="1">
            <w:r w:rsidRPr="00A24687">
              <w:rPr>
                <w:rStyle w:val="Hyperlink"/>
                <w:noProof/>
              </w:rPr>
              <w:t>2.2.2</w:t>
            </w:r>
            <w:r>
              <w:rPr>
                <w:rFonts w:asciiTheme="minorHAnsi" w:eastAsiaTheme="minorEastAsia" w:hAnsiTheme="minorHAnsi" w:cs="Arial Unicode MS"/>
                <w:noProof/>
                <w:kern w:val="2"/>
                <w14:ligatures w14:val="standardContextual"/>
              </w:rPr>
              <w:tab/>
            </w:r>
            <w:r w:rsidRPr="00A24687">
              <w:rPr>
                <w:rStyle w:val="Hyperlink"/>
                <w:noProof/>
              </w:rPr>
              <w:t>Why Context Matters in Clothing Decisions</w:t>
            </w:r>
            <w:r>
              <w:rPr>
                <w:noProof/>
                <w:webHidden/>
              </w:rPr>
              <w:tab/>
            </w:r>
            <w:r>
              <w:rPr>
                <w:noProof/>
                <w:webHidden/>
              </w:rPr>
              <w:fldChar w:fldCharType="begin"/>
            </w:r>
            <w:r>
              <w:rPr>
                <w:noProof/>
                <w:webHidden/>
              </w:rPr>
              <w:instrText xml:space="preserve"> PAGEREF _Toc213870854 \h </w:instrText>
            </w:r>
            <w:r>
              <w:rPr>
                <w:noProof/>
                <w:webHidden/>
              </w:rPr>
            </w:r>
            <w:r>
              <w:rPr>
                <w:noProof/>
                <w:webHidden/>
              </w:rPr>
              <w:fldChar w:fldCharType="separate"/>
            </w:r>
            <w:r w:rsidR="00AE5ED2">
              <w:rPr>
                <w:noProof/>
                <w:webHidden/>
              </w:rPr>
              <w:t>26</w:t>
            </w:r>
            <w:r>
              <w:rPr>
                <w:noProof/>
                <w:webHidden/>
              </w:rPr>
              <w:fldChar w:fldCharType="end"/>
            </w:r>
          </w:hyperlink>
        </w:p>
        <w:p w14:paraId="19A57E55" w14:textId="1694CC1C"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5" w:history="1">
            <w:r w:rsidRPr="00A24687">
              <w:rPr>
                <w:rStyle w:val="Hyperlink"/>
                <w:noProof/>
              </w:rPr>
              <w:t>2.2.3</w:t>
            </w:r>
            <w:r>
              <w:rPr>
                <w:rFonts w:asciiTheme="minorHAnsi" w:eastAsiaTheme="minorEastAsia" w:hAnsiTheme="minorHAnsi" w:cs="Arial Unicode MS"/>
                <w:noProof/>
                <w:kern w:val="2"/>
                <w14:ligatures w14:val="standardContextual"/>
              </w:rPr>
              <w:tab/>
            </w:r>
            <w:r w:rsidRPr="00A24687">
              <w:rPr>
                <w:rStyle w:val="Hyperlink"/>
                <w:noProof/>
              </w:rPr>
              <w:t>The Role of the Digital Wardrobe</w:t>
            </w:r>
            <w:r>
              <w:rPr>
                <w:noProof/>
                <w:webHidden/>
              </w:rPr>
              <w:tab/>
            </w:r>
            <w:r>
              <w:rPr>
                <w:noProof/>
                <w:webHidden/>
              </w:rPr>
              <w:fldChar w:fldCharType="begin"/>
            </w:r>
            <w:r>
              <w:rPr>
                <w:noProof/>
                <w:webHidden/>
              </w:rPr>
              <w:instrText xml:space="preserve"> PAGEREF _Toc213870855 \h </w:instrText>
            </w:r>
            <w:r>
              <w:rPr>
                <w:noProof/>
                <w:webHidden/>
              </w:rPr>
            </w:r>
            <w:r>
              <w:rPr>
                <w:noProof/>
                <w:webHidden/>
              </w:rPr>
              <w:fldChar w:fldCharType="separate"/>
            </w:r>
            <w:r w:rsidR="00AE5ED2">
              <w:rPr>
                <w:noProof/>
                <w:webHidden/>
              </w:rPr>
              <w:t>27</w:t>
            </w:r>
            <w:r>
              <w:rPr>
                <w:noProof/>
                <w:webHidden/>
              </w:rPr>
              <w:fldChar w:fldCharType="end"/>
            </w:r>
          </w:hyperlink>
        </w:p>
        <w:p w14:paraId="7CEC3647" w14:textId="3EF2E9B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6" w:history="1">
            <w:r w:rsidRPr="00A24687">
              <w:rPr>
                <w:rStyle w:val="Hyperlink"/>
                <w:noProof/>
              </w:rPr>
              <w:t>2.2.4</w:t>
            </w:r>
            <w:r>
              <w:rPr>
                <w:rFonts w:asciiTheme="minorHAnsi" w:eastAsiaTheme="minorEastAsia" w:hAnsiTheme="minorHAnsi" w:cs="Arial Unicode MS"/>
                <w:noProof/>
                <w:kern w:val="2"/>
                <w14:ligatures w14:val="standardContextual"/>
              </w:rPr>
              <w:tab/>
            </w:r>
            <w:r w:rsidRPr="00A24687">
              <w:rPr>
                <w:rStyle w:val="Hyperlink"/>
                <w:bCs/>
                <w:noProof/>
              </w:rPr>
              <w:t>Application Areas</w:t>
            </w:r>
            <w:r>
              <w:rPr>
                <w:noProof/>
                <w:webHidden/>
              </w:rPr>
              <w:tab/>
            </w:r>
            <w:r>
              <w:rPr>
                <w:noProof/>
                <w:webHidden/>
              </w:rPr>
              <w:fldChar w:fldCharType="begin"/>
            </w:r>
            <w:r>
              <w:rPr>
                <w:noProof/>
                <w:webHidden/>
              </w:rPr>
              <w:instrText xml:space="preserve"> PAGEREF _Toc213870856 \h </w:instrText>
            </w:r>
            <w:r>
              <w:rPr>
                <w:noProof/>
                <w:webHidden/>
              </w:rPr>
            </w:r>
            <w:r>
              <w:rPr>
                <w:noProof/>
                <w:webHidden/>
              </w:rPr>
              <w:fldChar w:fldCharType="separate"/>
            </w:r>
            <w:r w:rsidR="00AE5ED2">
              <w:rPr>
                <w:noProof/>
                <w:webHidden/>
              </w:rPr>
              <w:t>27</w:t>
            </w:r>
            <w:r>
              <w:rPr>
                <w:noProof/>
                <w:webHidden/>
              </w:rPr>
              <w:fldChar w:fldCharType="end"/>
            </w:r>
          </w:hyperlink>
        </w:p>
        <w:p w14:paraId="0CEB32DD" w14:textId="24262E3E"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7" w:history="1">
            <w:r w:rsidRPr="00A24687">
              <w:rPr>
                <w:rStyle w:val="Hyperlink"/>
                <w:noProof/>
              </w:rPr>
              <w:t>2.2.5</w:t>
            </w:r>
            <w:r>
              <w:rPr>
                <w:rFonts w:asciiTheme="minorHAnsi" w:eastAsiaTheme="minorEastAsia" w:hAnsiTheme="minorHAnsi" w:cs="Arial Unicode MS"/>
                <w:noProof/>
                <w:kern w:val="2"/>
                <w14:ligatures w14:val="standardContextual"/>
              </w:rPr>
              <w:tab/>
            </w:r>
            <w:r w:rsidRPr="00A24687">
              <w:rPr>
                <w:rStyle w:val="Hyperlink"/>
                <w:noProof/>
              </w:rPr>
              <w:t>Mobile-First Consumer Shopping</w:t>
            </w:r>
            <w:r>
              <w:rPr>
                <w:noProof/>
                <w:webHidden/>
              </w:rPr>
              <w:tab/>
            </w:r>
            <w:r>
              <w:rPr>
                <w:noProof/>
                <w:webHidden/>
              </w:rPr>
              <w:fldChar w:fldCharType="begin"/>
            </w:r>
            <w:r>
              <w:rPr>
                <w:noProof/>
                <w:webHidden/>
              </w:rPr>
              <w:instrText xml:space="preserve"> PAGEREF _Toc213870857 \h </w:instrText>
            </w:r>
            <w:r>
              <w:rPr>
                <w:noProof/>
                <w:webHidden/>
              </w:rPr>
            </w:r>
            <w:r>
              <w:rPr>
                <w:noProof/>
                <w:webHidden/>
              </w:rPr>
              <w:fldChar w:fldCharType="separate"/>
            </w:r>
            <w:r w:rsidR="00AE5ED2">
              <w:rPr>
                <w:noProof/>
                <w:webHidden/>
              </w:rPr>
              <w:t>27</w:t>
            </w:r>
            <w:r>
              <w:rPr>
                <w:noProof/>
                <w:webHidden/>
              </w:rPr>
              <w:fldChar w:fldCharType="end"/>
            </w:r>
          </w:hyperlink>
        </w:p>
        <w:p w14:paraId="360AFF82" w14:textId="1ACDA8BE"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8" w:history="1">
            <w:r w:rsidRPr="00A24687">
              <w:rPr>
                <w:rStyle w:val="Hyperlink"/>
                <w:noProof/>
              </w:rPr>
              <w:t>2.2.6</w:t>
            </w:r>
            <w:r>
              <w:rPr>
                <w:rFonts w:asciiTheme="minorHAnsi" w:eastAsiaTheme="minorEastAsia" w:hAnsiTheme="minorHAnsi" w:cs="Arial Unicode MS"/>
                <w:noProof/>
                <w:kern w:val="2"/>
                <w14:ligatures w14:val="standardContextual"/>
              </w:rPr>
              <w:tab/>
            </w:r>
            <w:r w:rsidRPr="00A24687">
              <w:rPr>
                <w:rStyle w:val="Hyperlink"/>
                <w:noProof/>
              </w:rPr>
              <w:t>Personal Styling and Outfit Planning</w:t>
            </w:r>
            <w:r>
              <w:rPr>
                <w:noProof/>
                <w:webHidden/>
              </w:rPr>
              <w:tab/>
            </w:r>
            <w:r>
              <w:rPr>
                <w:noProof/>
                <w:webHidden/>
              </w:rPr>
              <w:fldChar w:fldCharType="begin"/>
            </w:r>
            <w:r>
              <w:rPr>
                <w:noProof/>
                <w:webHidden/>
              </w:rPr>
              <w:instrText xml:space="preserve"> PAGEREF _Toc213870858 \h </w:instrText>
            </w:r>
            <w:r>
              <w:rPr>
                <w:noProof/>
                <w:webHidden/>
              </w:rPr>
            </w:r>
            <w:r>
              <w:rPr>
                <w:noProof/>
                <w:webHidden/>
              </w:rPr>
              <w:fldChar w:fldCharType="separate"/>
            </w:r>
            <w:r w:rsidR="00AE5ED2">
              <w:rPr>
                <w:noProof/>
                <w:webHidden/>
              </w:rPr>
              <w:t>27</w:t>
            </w:r>
            <w:r>
              <w:rPr>
                <w:noProof/>
                <w:webHidden/>
              </w:rPr>
              <w:fldChar w:fldCharType="end"/>
            </w:r>
          </w:hyperlink>
        </w:p>
        <w:p w14:paraId="5EF8F30B" w14:textId="4F8813E0"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59" w:history="1">
            <w:r w:rsidRPr="00A24687">
              <w:rPr>
                <w:rStyle w:val="Hyperlink"/>
                <w:noProof/>
              </w:rPr>
              <w:t>2.2.7</w:t>
            </w:r>
            <w:r>
              <w:rPr>
                <w:rFonts w:asciiTheme="minorHAnsi" w:eastAsiaTheme="minorEastAsia" w:hAnsiTheme="minorHAnsi" w:cs="Arial Unicode MS"/>
                <w:noProof/>
                <w:kern w:val="2"/>
                <w14:ligatures w14:val="standardContextual"/>
              </w:rPr>
              <w:tab/>
            </w:r>
            <w:r w:rsidRPr="00A24687">
              <w:rPr>
                <w:rStyle w:val="Hyperlink"/>
                <w:noProof/>
              </w:rPr>
              <w:t>Confidence, Returns, and Sustainability</w:t>
            </w:r>
            <w:r>
              <w:rPr>
                <w:noProof/>
                <w:webHidden/>
              </w:rPr>
              <w:tab/>
            </w:r>
            <w:r>
              <w:rPr>
                <w:noProof/>
                <w:webHidden/>
              </w:rPr>
              <w:fldChar w:fldCharType="begin"/>
            </w:r>
            <w:r>
              <w:rPr>
                <w:noProof/>
                <w:webHidden/>
              </w:rPr>
              <w:instrText xml:space="preserve"> PAGEREF _Toc213870859 \h </w:instrText>
            </w:r>
            <w:r>
              <w:rPr>
                <w:noProof/>
                <w:webHidden/>
              </w:rPr>
            </w:r>
            <w:r>
              <w:rPr>
                <w:noProof/>
                <w:webHidden/>
              </w:rPr>
              <w:fldChar w:fldCharType="separate"/>
            </w:r>
            <w:r w:rsidR="00AE5ED2">
              <w:rPr>
                <w:noProof/>
                <w:webHidden/>
              </w:rPr>
              <w:t>27</w:t>
            </w:r>
            <w:r>
              <w:rPr>
                <w:noProof/>
                <w:webHidden/>
              </w:rPr>
              <w:fldChar w:fldCharType="end"/>
            </w:r>
          </w:hyperlink>
        </w:p>
        <w:p w14:paraId="0F90DE84" w14:textId="764CBBA5"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60" w:history="1">
            <w:r w:rsidRPr="00A24687">
              <w:rPr>
                <w:rStyle w:val="Hyperlink"/>
                <w:bCs/>
                <w:noProof/>
              </w:rPr>
              <w:t>2.3</w:t>
            </w:r>
            <w:r>
              <w:rPr>
                <w:rFonts w:asciiTheme="minorHAnsi" w:eastAsiaTheme="minorEastAsia" w:hAnsiTheme="minorHAnsi" w:cs="Arial Unicode MS"/>
                <w:noProof/>
                <w:kern w:val="2"/>
                <w14:ligatures w14:val="standardContextual"/>
              </w:rPr>
              <w:tab/>
            </w:r>
            <w:r w:rsidRPr="00A24687">
              <w:rPr>
                <w:rStyle w:val="Hyperlink"/>
                <w:bCs/>
                <w:noProof/>
              </w:rPr>
              <w:t>Challenges in Context-Aware Fashion Recommenders</w:t>
            </w:r>
            <w:r>
              <w:rPr>
                <w:noProof/>
                <w:webHidden/>
              </w:rPr>
              <w:tab/>
            </w:r>
            <w:r>
              <w:rPr>
                <w:noProof/>
                <w:webHidden/>
              </w:rPr>
              <w:fldChar w:fldCharType="begin"/>
            </w:r>
            <w:r>
              <w:rPr>
                <w:noProof/>
                <w:webHidden/>
              </w:rPr>
              <w:instrText xml:space="preserve"> PAGEREF _Toc213870860 \h </w:instrText>
            </w:r>
            <w:r>
              <w:rPr>
                <w:noProof/>
                <w:webHidden/>
              </w:rPr>
            </w:r>
            <w:r>
              <w:rPr>
                <w:noProof/>
                <w:webHidden/>
              </w:rPr>
              <w:fldChar w:fldCharType="separate"/>
            </w:r>
            <w:r w:rsidR="00AE5ED2">
              <w:rPr>
                <w:noProof/>
                <w:webHidden/>
              </w:rPr>
              <w:t>28</w:t>
            </w:r>
            <w:r>
              <w:rPr>
                <w:noProof/>
                <w:webHidden/>
              </w:rPr>
              <w:fldChar w:fldCharType="end"/>
            </w:r>
          </w:hyperlink>
        </w:p>
        <w:p w14:paraId="43B5288C" w14:textId="1F127DC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1" w:history="1">
            <w:r w:rsidRPr="00A24687">
              <w:rPr>
                <w:rStyle w:val="Hyperlink"/>
                <w:noProof/>
              </w:rPr>
              <w:t>2.3.1</w:t>
            </w:r>
            <w:r>
              <w:rPr>
                <w:rFonts w:asciiTheme="minorHAnsi" w:eastAsiaTheme="minorEastAsia" w:hAnsiTheme="minorHAnsi" w:cs="Arial Unicode MS"/>
                <w:noProof/>
                <w:kern w:val="2"/>
                <w14:ligatures w14:val="standardContextual"/>
              </w:rPr>
              <w:tab/>
            </w:r>
            <w:r w:rsidRPr="00A24687">
              <w:rPr>
                <w:rStyle w:val="Hyperlink"/>
                <w:noProof/>
              </w:rPr>
              <w:t>Data Quality and Catalog Variability</w:t>
            </w:r>
            <w:r>
              <w:rPr>
                <w:noProof/>
                <w:webHidden/>
              </w:rPr>
              <w:tab/>
            </w:r>
            <w:r>
              <w:rPr>
                <w:noProof/>
                <w:webHidden/>
              </w:rPr>
              <w:fldChar w:fldCharType="begin"/>
            </w:r>
            <w:r>
              <w:rPr>
                <w:noProof/>
                <w:webHidden/>
              </w:rPr>
              <w:instrText xml:space="preserve"> PAGEREF _Toc213870861 \h </w:instrText>
            </w:r>
            <w:r>
              <w:rPr>
                <w:noProof/>
                <w:webHidden/>
              </w:rPr>
            </w:r>
            <w:r>
              <w:rPr>
                <w:noProof/>
                <w:webHidden/>
              </w:rPr>
              <w:fldChar w:fldCharType="separate"/>
            </w:r>
            <w:r w:rsidR="00AE5ED2">
              <w:rPr>
                <w:noProof/>
                <w:webHidden/>
              </w:rPr>
              <w:t>28</w:t>
            </w:r>
            <w:r>
              <w:rPr>
                <w:noProof/>
                <w:webHidden/>
              </w:rPr>
              <w:fldChar w:fldCharType="end"/>
            </w:r>
          </w:hyperlink>
        </w:p>
        <w:p w14:paraId="17E15E59" w14:textId="322361F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2" w:history="1">
            <w:r w:rsidRPr="00A24687">
              <w:rPr>
                <w:rStyle w:val="Hyperlink"/>
                <w:noProof/>
              </w:rPr>
              <w:t>2.3.2</w:t>
            </w:r>
            <w:r>
              <w:rPr>
                <w:rFonts w:asciiTheme="minorHAnsi" w:eastAsiaTheme="minorEastAsia" w:hAnsiTheme="minorHAnsi" w:cs="Arial Unicode MS"/>
                <w:noProof/>
                <w:kern w:val="2"/>
                <w14:ligatures w14:val="standardContextual"/>
              </w:rPr>
              <w:tab/>
            </w:r>
            <w:r w:rsidRPr="00A24687">
              <w:rPr>
                <w:rStyle w:val="Hyperlink"/>
                <w:noProof/>
              </w:rPr>
              <w:t>Visual Retrieval Robustness</w:t>
            </w:r>
            <w:r>
              <w:rPr>
                <w:noProof/>
                <w:webHidden/>
              </w:rPr>
              <w:tab/>
            </w:r>
            <w:r>
              <w:rPr>
                <w:noProof/>
                <w:webHidden/>
              </w:rPr>
              <w:fldChar w:fldCharType="begin"/>
            </w:r>
            <w:r>
              <w:rPr>
                <w:noProof/>
                <w:webHidden/>
              </w:rPr>
              <w:instrText xml:space="preserve"> PAGEREF _Toc213870862 \h </w:instrText>
            </w:r>
            <w:r>
              <w:rPr>
                <w:noProof/>
                <w:webHidden/>
              </w:rPr>
            </w:r>
            <w:r>
              <w:rPr>
                <w:noProof/>
                <w:webHidden/>
              </w:rPr>
              <w:fldChar w:fldCharType="separate"/>
            </w:r>
            <w:r w:rsidR="00AE5ED2">
              <w:rPr>
                <w:noProof/>
                <w:webHidden/>
              </w:rPr>
              <w:t>28</w:t>
            </w:r>
            <w:r>
              <w:rPr>
                <w:noProof/>
                <w:webHidden/>
              </w:rPr>
              <w:fldChar w:fldCharType="end"/>
            </w:r>
          </w:hyperlink>
        </w:p>
        <w:p w14:paraId="3BED4DDB" w14:textId="5212C2A6"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3" w:history="1">
            <w:r w:rsidRPr="00A24687">
              <w:rPr>
                <w:rStyle w:val="Hyperlink"/>
                <w:noProof/>
              </w:rPr>
              <w:t>2.3.3</w:t>
            </w:r>
            <w:r>
              <w:rPr>
                <w:rFonts w:asciiTheme="minorHAnsi" w:eastAsiaTheme="minorEastAsia" w:hAnsiTheme="minorHAnsi" w:cs="Arial Unicode MS"/>
                <w:noProof/>
                <w:kern w:val="2"/>
                <w14:ligatures w14:val="standardContextual"/>
              </w:rPr>
              <w:tab/>
            </w:r>
            <w:r w:rsidRPr="00A24687">
              <w:rPr>
                <w:rStyle w:val="Hyperlink"/>
                <w:noProof/>
              </w:rPr>
              <w:t>Real-Time Performance on Mobile</w:t>
            </w:r>
            <w:r>
              <w:rPr>
                <w:noProof/>
                <w:webHidden/>
              </w:rPr>
              <w:tab/>
            </w:r>
            <w:r>
              <w:rPr>
                <w:noProof/>
                <w:webHidden/>
              </w:rPr>
              <w:fldChar w:fldCharType="begin"/>
            </w:r>
            <w:r>
              <w:rPr>
                <w:noProof/>
                <w:webHidden/>
              </w:rPr>
              <w:instrText xml:space="preserve"> PAGEREF _Toc213870863 \h </w:instrText>
            </w:r>
            <w:r>
              <w:rPr>
                <w:noProof/>
                <w:webHidden/>
              </w:rPr>
            </w:r>
            <w:r>
              <w:rPr>
                <w:noProof/>
                <w:webHidden/>
              </w:rPr>
              <w:fldChar w:fldCharType="separate"/>
            </w:r>
            <w:r w:rsidR="00AE5ED2">
              <w:rPr>
                <w:noProof/>
                <w:webHidden/>
              </w:rPr>
              <w:t>28</w:t>
            </w:r>
            <w:r>
              <w:rPr>
                <w:noProof/>
                <w:webHidden/>
              </w:rPr>
              <w:fldChar w:fldCharType="end"/>
            </w:r>
          </w:hyperlink>
        </w:p>
        <w:p w14:paraId="19D09604" w14:textId="1A9372E4"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4" w:history="1">
            <w:r w:rsidRPr="00A24687">
              <w:rPr>
                <w:rStyle w:val="Hyperlink"/>
                <w:noProof/>
              </w:rPr>
              <w:t>2.3.4</w:t>
            </w:r>
            <w:r>
              <w:rPr>
                <w:rFonts w:asciiTheme="minorHAnsi" w:eastAsiaTheme="minorEastAsia" w:hAnsiTheme="minorHAnsi" w:cs="Arial Unicode MS"/>
                <w:noProof/>
                <w:kern w:val="2"/>
                <w14:ligatures w14:val="standardContextual"/>
              </w:rPr>
              <w:tab/>
            </w:r>
            <w:r w:rsidRPr="00A24687">
              <w:rPr>
                <w:rStyle w:val="Hyperlink"/>
                <w:noProof/>
              </w:rPr>
              <w:t>Cold Start and Sparsity</w:t>
            </w:r>
            <w:r>
              <w:rPr>
                <w:noProof/>
                <w:webHidden/>
              </w:rPr>
              <w:tab/>
            </w:r>
            <w:r>
              <w:rPr>
                <w:noProof/>
                <w:webHidden/>
              </w:rPr>
              <w:fldChar w:fldCharType="begin"/>
            </w:r>
            <w:r>
              <w:rPr>
                <w:noProof/>
                <w:webHidden/>
              </w:rPr>
              <w:instrText xml:space="preserve"> PAGEREF _Toc213870864 \h </w:instrText>
            </w:r>
            <w:r>
              <w:rPr>
                <w:noProof/>
                <w:webHidden/>
              </w:rPr>
            </w:r>
            <w:r>
              <w:rPr>
                <w:noProof/>
                <w:webHidden/>
              </w:rPr>
              <w:fldChar w:fldCharType="separate"/>
            </w:r>
            <w:r w:rsidR="00AE5ED2">
              <w:rPr>
                <w:noProof/>
                <w:webHidden/>
              </w:rPr>
              <w:t>28</w:t>
            </w:r>
            <w:r>
              <w:rPr>
                <w:noProof/>
                <w:webHidden/>
              </w:rPr>
              <w:fldChar w:fldCharType="end"/>
            </w:r>
          </w:hyperlink>
        </w:p>
        <w:p w14:paraId="7217C78E" w14:textId="37FE9EA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5" w:history="1">
            <w:r w:rsidRPr="00A24687">
              <w:rPr>
                <w:rStyle w:val="Hyperlink"/>
                <w:noProof/>
              </w:rPr>
              <w:t>2.3.5</w:t>
            </w:r>
            <w:r>
              <w:rPr>
                <w:rFonts w:asciiTheme="minorHAnsi" w:eastAsiaTheme="minorEastAsia" w:hAnsiTheme="minorHAnsi" w:cs="Arial Unicode MS"/>
                <w:noProof/>
                <w:kern w:val="2"/>
                <w14:ligatures w14:val="standardContextual"/>
              </w:rPr>
              <w:tab/>
            </w:r>
            <w:r w:rsidRPr="00A24687">
              <w:rPr>
                <w:rStyle w:val="Hyperlink"/>
                <w:noProof/>
              </w:rPr>
              <w:t>Privacy, Security, and User Control</w:t>
            </w:r>
            <w:r>
              <w:rPr>
                <w:noProof/>
                <w:webHidden/>
              </w:rPr>
              <w:tab/>
            </w:r>
            <w:r>
              <w:rPr>
                <w:noProof/>
                <w:webHidden/>
              </w:rPr>
              <w:fldChar w:fldCharType="begin"/>
            </w:r>
            <w:r>
              <w:rPr>
                <w:noProof/>
                <w:webHidden/>
              </w:rPr>
              <w:instrText xml:space="preserve"> PAGEREF _Toc213870865 \h </w:instrText>
            </w:r>
            <w:r>
              <w:rPr>
                <w:noProof/>
                <w:webHidden/>
              </w:rPr>
            </w:r>
            <w:r>
              <w:rPr>
                <w:noProof/>
                <w:webHidden/>
              </w:rPr>
              <w:fldChar w:fldCharType="separate"/>
            </w:r>
            <w:r w:rsidR="00AE5ED2">
              <w:rPr>
                <w:noProof/>
                <w:webHidden/>
              </w:rPr>
              <w:t>28</w:t>
            </w:r>
            <w:r>
              <w:rPr>
                <w:noProof/>
                <w:webHidden/>
              </w:rPr>
              <w:fldChar w:fldCharType="end"/>
            </w:r>
          </w:hyperlink>
        </w:p>
        <w:p w14:paraId="154F83F5" w14:textId="458826F8"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6" w:history="1">
            <w:r w:rsidRPr="00A24687">
              <w:rPr>
                <w:rStyle w:val="Hyperlink"/>
                <w:noProof/>
              </w:rPr>
              <w:t>2.3.6</w:t>
            </w:r>
            <w:r>
              <w:rPr>
                <w:rFonts w:asciiTheme="minorHAnsi" w:eastAsiaTheme="minorEastAsia" w:hAnsiTheme="minorHAnsi" w:cs="Arial Unicode MS"/>
                <w:noProof/>
                <w:kern w:val="2"/>
                <w14:ligatures w14:val="standardContextual"/>
              </w:rPr>
              <w:tab/>
            </w:r>
            <w:r w:rsidRPr="00A24687">
              <w:rPr>
                <w:rStyle w:val="Hyperlink"/>
                <w:noProof/>
              </w:rPr>
              <w:t>Explainability and Trust</w:t>
            </w:r>
            <w:r>
              <w:rPr>
                <w:noProof/>
                <w:webHidden/>
              </w:rPr>
              <w:tab/>
            </w:r>
            <w:r>
              <w:rPr>
                <w:noProof/>
                <w:webHidden/>
              </w:rPr>
              <w:fldChar w:fldCharType="begin"/>
            </w:r>
            <w:r>
              <w:rPr>
                <w:noProof/>
                <w:webHidden/>
              </w:rPr>
              <w:instrText xml:space="preserve"> PAGEREF _Toc213870866 \h </w:instrText>
            </w:r>
            <w:r>
              <w:rPr>
                <w:noProof/>
                <w:webHidden/>
              </w:rPr>
            </w:r>
            <w:r>
              <w:rPr>
                <w:noProof/>
                <w:webHidden/>
              </w:rPr>
              <w:fldChar w:fldCharType="separate"/>
            </w:r>
            <w:r w:rsidR="00AE5ED2">
              <w:rPr>
                <w:noProof/>
                <w:webHidden/>
              </w:rPr>
              <w:t>29</w:t>
            </w:r>
            <w:r>
              <w:rPr>
                <w:noProof/>
                <w:webHidden/>
              </w:rPr>
              <w:fldChar w:fldCharType="end"/>
            </w:r>
          </w:hyperlink>
        </w:p>
        <w:p w14:paraId="2685FABD" w14:textId="5C322CFB"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67" w:history="1">
            <w:r w:rsidRPr="00A24687">
              <w:rPr>
                <w:rStyle w:val="Hyperlink"/>
                <w:noProof/>
              </w:rPr>
              <w:t>2.4</w:t>
            </w:r>
            <w:r>
              <w:rPr>
                <w:rFonts w:asciiTheme="minorHAnsi" w:eastAsiaTheme="minorEastAsia" w:hAnsiTheme="minorHAnsi" w:cs="Arial Unicode MS"/>
                <w:noProof/>
                <w:kern w:val="2"/>
                <w14:ligatures w14:val="standardContextual"/>
              </w:rPr>
              <w:tab/>
            </w:r>
            <w:r w:rsidRPr="00A24687">
              <w:rPr>
                <w:rStyle w:val="Hyperlink"/>
                <w:noProof/>
              </w:rPr>
              <w:t>Proposed Architecture (Problem-Domain View)</w:t>
            </w:r>
            <w:r>
              <w:rPr>
                <w:noProof/>
                <w:webHidden/>
              </w:rPr>
              <w:tab/>
            </w:r>
            <w:r>
              <w:rPr>
                <w:noProof/>
                <w:webHidden/>
              </w:rPr>
              <w:fldChar w:fldCharType="begin"/>
            </w:r>
            <w:r>
              <w:rPr>
                <w:noProof/>
                <w:webHidden/>
              </w:rPr>
              <w:instrText xml:space="preserve"> PAGEREF _Toc213870867 \h </w:instrText>
            </w:r>
            <w:r>
              <w:rPr>
                <w:noProof/>
                <w:webHidden/>
              </w:rPr>
            </w:r>
            <w:r>
              <w:rPr>
                <w:noProof/>
                <w:webHidden/>
              </w:rPr>
              <w:fldChar w:fldCharType="separate"/>
            </w:r>
            <w:r w:rsidR="00AE5ED2">
              <w:rPr>
                <w:noProof/>
                <w:webHidden/>
              </w:rPr>
              <w:t>29</w:t>
            </w:r>
            <w:r>
              <w:rPr>
                <w:noProof/>
                <w:webHidden/>
              </w:rPr>
              <w:fldChar w:fldCharType="end"/>
            </w:r>
          </w:hyperlink>
        </w:p>
        <w:p w14:paraId="7CF0E8FE" w14:textId="3EB09F0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8" w:history="1">
            <w:r w:rsidRPr="00A24687">
              <w:rPr>
                <w:rStyle w:val="Hyperlink"/>
                <w:noProof/>
              </w:rPr>
              <w:t>2.4.1</w:t>
            </w:r>
            <w:r>
              <w:rPr>
                <w:rFonts w:asciiTheme="minorHAnsi" w:eastAsiaTheme="minorEastAsia" w:hAnsiTheme="minorHAnsi" w:cs="Arial Unicode MS"/>
                <w:noProof/>
                <w:kern w:val="2"/>
                <w14:ligatures w14:val="standardContextual"/>
              </w:rPr>
              <w:tab/>
            </w:r>
            <w:r w:rsidRPr="00A24687">
              <w:rPr>
                <w:rStyle w:val="Hyperlink"/>
                <w:noProof/>
              </w:rPr>
              <w:t>Mobile App (Client)</w:t>
            </w:r>
            <w:r>
              <w:rPr>
                <w:noProof/>
                <w:webHidden/>
              </w:rPr>
              <w:tab/>
            </w:r>
            <w:r>
              <w:rPr>
                <w:noProof/>
                <w:webHidden/>
              </w:rPr>
              <w:fldChar w:fldCharType="begin"/>
            </w:r>
            <w:r>
              <w:rPr>
                <w:noProof/>
                <w:webHidden/>
              </w:rPr>
              <w:instrText xml:space="preserve"> PAGEREF _Toc213870868 \h </w:instrText>
            </w:r>
            <w:r>
              <w:rPr>
                <w:noProof/>
                <w:webHidden/>
              </w:rPr>
            </w:r>
            <w:r>
              <w:rPr>
                <w:noProof/>
                <w:webHidden/>
              </w:rPr>
              <w:fldChar w:fldCharType="separate"/>
            </w:r>
            <w:r w:rsidR="00AE5ED2">
              <w:rPr>
                <w:noProof/>
                <w:webHidden/>
              </w:rPr>
              <w:t>29</w:t>
            </w:r>
            <w:r>
              <w:rPr>
                <w:noProof/>
                <w:webHidden/>
              </w:rPr>
              <w:fldChar w:fldCharType="end"/>
            </w:r>
          </w:hyperlink>
        </w:p>
        <w:p w14:paraId="41274B4A" w14:textId="4D173C9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69" w:history="1">
            <w:r w:rsidRPr="00A24687">
              <w:rPr>
                <w:rStyle w:val="Hyperlink"/>
                <w:noProof/>
              </w:rPr>
              <w:t>2.4.2</w:t>
            </w:r>
            <w:r>
              <w:rPr>
                <w:rFonts w:asciiTheme="minorHAnsi" w:eastAsiaTheme="minorEastAsia" w:hAnsiTheme="minorHAnsi" w:cs="Arial Unicode MS"/>
                <w:noProof/>
                <w:kern w:val="2"/>
                <w14:ligatures w14:val="standardContextual"/>
              </w:rPr>
              <w:tab/>
            </w:r>
            <w:r w:rsidRPr="00A24687">
              <w:rPr>
                <w:rStyle w:val="Hyperlink"/>
                <w:noProof/>
              </w:rPr>
              <w:t>API Gateway</w:t>
            </w:r>
            <w:r>
              <w:rPr>
                <w:noProof/>
                <w:webHidden/>
              </w:rPr>
              <w:tab/>
            </w:r>
            <w:r>
              <w:rPr>
                <w:noProof/>
                <w:webHidden/>
              </w:rPr>
              <w:fldChar w:fldCharType="begin"/>
            </w:r>
            <w:r>
              <w:rPr>
                <w:noProof/>
                <w:webHidden/>
              </w:rPr>
              <w:instrText xml:space="preserve"> PAGEREF _Toc213870869 \h </w:instrText>
            </w:r>
            <w:r>
              <w:rPr>
                <w:noProof/>
                <w:webHidden/>
              </w:rPr>
            </w:r>
            <w:r>
              <w:rPr>
                <w:noProof/>
                <w:webHidden/>
              </w:rPr>
              <w:fldChar w:fldCharType="separate"/>
            </w:r>
            <w:r w:rsidR="00AE5ED2">
              <w:rPr>
                <w:noProof/>
                <w:webHidden/>
              </w:rPr>
              <w:t>29</w:t>
            </w:r>
            <w:r>
              <w:rPr>
                <w:noProof/>
                <w:webHidden/>
              </w:rPr>
              <w:fldChar w:fldCharType="end"/>
            </w:r>
          </w:hyperlink>
        </w:p>
        <w:p w14:paraId="1B8028D5" w14:textId="397B248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0" w:history="1">
            <w:r w:rsidRPr="00A24687">
              <w:rPr>
                <w:rStyle w:val="Hyperlink"/>
                <w:noProof/>
              </w:rPr>
              <w:t>2.4.3</w:t>
            </w:r>
            <w:r>
              <w:rPr>
                <w:rFonts w:asciiTheme="minorHAnsi" w:eastAsiaTheme="minorEastAsia" w:hAnsiTheme="minorHAnsi" w:cs="Arial Unicode MS"/>
                <w:noProof/>
                <w:kern w:val="2"/>
                <w14:ligatures w14:val="standardContextual"/>
              </w:rPr>
              <w:tab/>
            </w:r>
            <w:r w:rsidRPr="00A24687">
              <w:rPr>
                <w:rStyle w:val="Hyperlink"/>
                <w:noProof/>
              </w:rPr>
              <w:t>Image Embedding Service</w:t>
            </w:r>
            <w:r>
              <w:rPr>
                <w:noProof/>
                <w:webHidden/>
              </w:rPr>
              <w:tab/>
            </w:r>
            <w:r>
              <w:rPr>
                <w:noProof/>
                <w:webHidden/>
              </w:rPr>
              <w:fldChar w:fldCharType="begin"/>
            </w:r>
            <w:r>
              <w:rPr>
                <w:noProof/>
                <w:webHidden/>
              </w:rPr>
              <w:instrText xml:space="preserve"> PAGEREF _Toc213870870 \h </w:instrText>
            </w:r>
            <w:r>
              <w:rPr>
                <w:noProof/>
                <w:webHidden/>
              </w:rPr>
            </w:r>
            <w:r>
              <w:rPr>
                <w:noProof/>
                <w:webHidden/>
              </w:rPr>
              <w:fldChar w:fldCharType="separate"/>
            </w:r>
            <w:r w:rsidR="00AE5ED2">
              <w:rPr>
                <w:noProof/>
                <w:webHidden/>
              </w:rPr>
              <w:t>30</w:t>
            </w:r>
            <w:r>
              <w:rPr>
                <w:noProof/>
                <w:webHidden/>
              </w:rPr>
              <w:fldChar w:fldCharType="end"/>
            </w:r>
          </w:hyperlink>
        </w:p>
        <w:p w14:paraId="1EAB29C7" w14:textId="5E8CA1F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1" w:history="1">
            <w:r w:rsidRPr="00A24687">
              <w:rPr>
                <w:rStyle w:val="Hyperlink"/>
                <w:noProof/>
              </w:rPr>
              <w:t>2.4.4</w:t>
            </w:r>
            <w:r>
              <w:rPr>
                <w:rFonts w:asciiTheme="minorHAnsi" w:eastAsiaTheme="minorEastAsia" w:hAnsiTheme="minorHAnsi" w:cs="Arial Unicode MS"/>
                <w:noProof/>
                <w:kern w:val="2"/>
                <w14:ligatures w14:val="standardContextual"/>
              </w:rPr>
              <w:tab/>
            </w:r>
            <w:r w:rsidRPr="00A24687">
              <w:rPr>
                <w:rStyle w:val="Hyperlink"/>
                <w:noProof/>
              </w:rPr>
              <w:t>Vector Search Index</w:t>
            </w:r>
            <w:r>
              <w:rPr>
                <w:noProof/>
                <w:webHidden/>
              </w:rPr>
              <w:tab/>
            </w:r>
            <w:r>
              <w:rPr>
                <w:noProof/>
                <w:webHidden/>
              </w:rPr>
              <w:fldChar w:fldCharType="begin"/>
            </w:r>
            <w:r>
              <w:rPr>
                <w:noProof/>
                <w:webHidden/>
              </w:rPr>
              <w:instrText xml:space="preserve"> PAGEREF _Toc213870871 \h </w:instrText>
            </w:r>
            <w:r>
              <w:rPr>
                <w:noProof/>
                <w:webHidden/>
              </w:rPr>
            </w:r>
            <w:r>
              <w:rPr>
                <w:noProof/>
                <w:webHidden/>
              </w:rPr>
              <w:fldChar w:fldCharType="separate"/>
            </w:r>
            <w:r w:rsidR="00AE5ED2">
              <w:rPr>
                <w:noProof/>
                <w:webHidden/>
              </w:rPr>
              <w:t>30</w:t>
            </w:r>
            <w:r>
              <w:rPr>
                <w:noProof/>
                <w:webHidden/>
              </w:rPr>
              <w:fldChar w:fldCharType="end"/>
            </w:r>
          </w:hyperlink>
        </w:p>
        <w:p w14:paraId="276E8C30" w14:textId="29BE8B8F"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2" w:history="1">
            <w:r w:rsidRPr="00A24687">
              <w:rPr>
                <w:rStyle w:val="Hyperlink"/>
                <w:noProof/>
              </w:rPr>
              <w:t>2.4.5</w:t>
            </w:r>
            <w:r>
              <w:rPr>
                <w:rFonts w:asciiTheme="minorHAnsi" w:eastAsiaTheme="minorEastAsia" w:hAnsiTheme="minorHAnsi" w:cs="Arial Unicode MS"/>
                <w:noProof/>
                <w:kern w:val="2"/>
                <w14:ligatures w14:val="standardContextual"/>
              </w:rPr>
              <w:tab/>
            </w:r>
            <w:r w:rsidRPr="00A24687">
              <w:rPr>
                <w:rStyle w:val="Hyperlink"/>
                <w:noProof/>
              </w:rPr>
              <w:t>Catalog &amp; Attribute Normalization</w:t>
            </w:r>
            <w:r>
              <w:rPr>
                <w:noProof/>
                <w:webHidden/>
              </w:rPr>
              <w:tab/>
            </w:r>
            <w:r>
              <w:rPr>
                <w:noProof/>
                <w:webHidden/>
              </w:rPr>
              <w:fldChar w:fldCharType="begin"/>
            </w:r>
            <w:r>
              <w:rPr>
                <w:noProof/>
                <w:webHidden/>
              </w:rPr>
              <w:instrText xml:space="preserve"> PAGEREF _Toc213870872 \h </w:instrText>
            </w:r>
            <w:r>
              <w:rPr>
                <w:noProof/>
                <w:webHidden/>
              </w:rPr>
            </w:r>
            <w:r>
              <w:rPr>
                <w:noProof/>
                <w:webHidden/>
              </w:rPr>
              <w:fldChar w:fldCharType="separate"/>
            </w:r>
            <w:r w:rsidR="00AE5ED2">
              <w:rPr>
                <w:noProof/>
                <w:webHidden/>
              </w:rPr>
              <w:t>30</w:t>
            </w:r>
            <w:r>
              <w:rPr>
                <w:noProof/>
                <w:webHidden/>
              </w:rPr>
              <w:fldChar w:fldCharType="end"/>
            </w:r>
          </w:hyperlink>
        </w:p>
        <w:p w14:paraId="5704DF8F" w14:textId="323E2944"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3" w:history="1">
            <w:r w:rsidRPr="00A24687">
              <w:rPr>
                <w:rStyle w:val="Hyperlink"/>
                <w:noProof/>
              </w:rPr>
              <w:t>2.4.6</w:t>
            </w:r>
            <w:r>
              <w:rPr>
                <w:rFonts w:asciiTheme="minorHAnsi" w:eastAsiaTheme="minorEastAsia" w:hAnsiTheme="minorHAnsi" w:cs="Arial Unicode MS"/>
                <w:noProof/>
                <w:kern w:val="2"/>
                <w14:ligatures w14:val="standardContextual"/>
              </w:rPr>
              <w:tab/>
            </w:r>
            <w:r w:rsidRPr="00A24687">
              <w:rPr>
                <w:rStyle w:val="Hyperlink"/>
                <w:noProof/>
              </w:rPr>
              <w:t>Digital Wardrobe Service</w:t>
            </w:r>
            <w:r>
              <w:rPr>
                <w:noProof/>
                <w:webHidden/>
              </w:rPr>
              <w:tab/>
            </w:r>
            <w:r>
              <w:rPr>
                <w:noProof/>
                <w:webHidden/>
              </w:rPr>
              <w:fldChar w:fldCharType="begin"/>
            </w:r>
            <w:r>
              <w:rPr>
                <w:noProof/>
                <w:webHidden/>
              </w:rPr>
              <w:instrText xml:space="preserve"> PAGEREF _Toc213870873 \h </w:instrText>
            </w:r>
            <w:r>
              <w:rPr>
                <w:noProof/>
                <w:webHidden/>
              </w:rPr>
            </w:r>
            <w:r>
              <w:rPr>
                <w:noProof/>
                <w:webHidden/>
              </w:rPr>
              <w:fldChar w:fldCharType="separate"/>
            </w:r>
            <w:r w:rsidR="00AE5ED2">
              <w:rPr>
                <w:noProof/>
                <w:webHidden/>
              </w:rPr>
              <w:t>30</w:t>
            </w:r>
            <w:r>
              <w:rPr>
                <w:noProof/>
                <w:webHidden/>
              </w:rPr>
              <w:fldChar w:fldCharType="end"/>
            </w:r>
          </w:hyperlink>
        </w:p>
        <w:p w14:paraId="71014DC8" w14:textId="4C7134C5"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4" w:history="1">
            <w:r w:rsidRPr="00A24687">
              <w:rPr>
                <w:rStyle w:val="Hyperlink"/>
                <w:noProof/>
              </w:rPr>
              <w:t>2.4.7</w:t>
            </w:r>
            <w:r>
              <w:rPr>
                <w:rFonts w:asciiTheme="minorHAnsi" w:eastAsiaTheme="minorEastAsia" w:hAnsiTheme="minorHAnsi" w:cs="Arial Unicode MS"/>
                <w:noProof/>
                <w:kern w:val="2"/>
                <w14:ligatures w14:val="standardContextual"/>
              </w:rPr>
              <w:tab/>
            </w:r>
            <w:r w:rsidRPr="00A24687">
              <w:rPr>
                <w:rStyle w:val="Hyperlink"/>
                <w:noProof/>
              </w:rPr>
              <w:t>Context Service</w:t>
            </w:r>
            <w:r>
              <w:rPr>
                <w:noProof/>
                <w:webHidden/>
              </w:rPr>
              <w:tab/>
            </w:r>
            <w:r>
              <w:rPr>
                <w:noProof/>
                <w:webHidden/>
              </w:rPr>
              <w:fldChar w:fldCharType="begin"/>
            </w:r>
            <w:r>
              <w:rPr>
                <w:noProof/>
                <w:webHidden/>
              </w:rPr>
              <w:instrText xml:space="preserve"> PAGEREF _Toc213870874 \h </w:instrText>
            </w:r>
            <w:r>
              <w:rPr>
                <w:noProof/>
                <w:webHidden/>
              </w:rPr>
            </w:r>
            <w:r>
              <w:rPr>
                <w:noProof/>
                <w:webHidden/>
              </w:rPr>
              <w:fldChar w:fldCharType="separate"/>
            </w:r>
            <w:r w:rsidR="00AE5ED2">
              <w:rPr>
                <w:noProof/>
                <w:webHidden/>
              </w:rPr>
              <w:t>31</w:t>
            </w:r>
            <w:r>
              <w:rPr>
                <w:noProof/>
                <w:webHidden/>
              </w:rPr>
              <w:fldChar w:fldCharType="end"/>
            </w:r>
          </w:hyperlink>
        </w:p>
        <w:p w14:paraId="5A11F3E1" w14:textId="29CF2836"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5" w:history="1">
            <w:r w:rsidRPr="00A24687">
              <w:rPr>
                <w:rStyle w:val="Hyperlink"/>
                <w:noProof/>
              </w:rPr>
              <w:t>2.4.8</w:t>
            </w:r>
            <w:r>
              <w:rPr>
                <w:rFonts w:asciiTheme="minorHAnsi" w:eastAsiaTheme="minorEastAsia" w:hAnsiTheme="minorHAnsi" w:cs="Arial Unicode MS"/>
                <w:noProof/>
                <w:kern w:val="2"/>
                <w14:ligatures w14:val="standardContextual"/>
              </w:rPr>
              <w:tab/>
            </w:r>
            <w:r w:rsidRPr="00A24687">
              <w:rPr>
                <w:rStyle w:val="Hyperlink"/>
                <w:noProof/>
              </w:rPr>
              <w:t>Full-Set Generation &amp; Re-ranking</w:t>
            </w:r>
            <w:r>
              <w:rPr>
                <w:noProof/>
                <w:webHidden/>
              </w:rPr>
              <w:tab/>
            </w:r>
            <w:r>
              <w:rPr>
                <w:noProof/>
                <w:webHidden/>
              </w:rPr>
              <w:fldChar w:fldCharType="begin"/>
            </w:r>
            <w:r>
              <w:rPr>
                <w:noProof/>
                <w:webHidden/>
              </w:rPr>
              <w:instrText xml:space="preserve"> PAGEREF _Toc213870875 \h </w:instrText>
            </w:r>
            <w:r>
              <w:rPr>
                <w:noProof/>
                <w:webHidden/>
              </w:rPr>
            </w:r>
            <w:r>
              <w:rPr>
                <w:noProof/>
                <w:webHidden/>
              </w:rPr>
              <w:fldChar w:fldCharType="separate"/>
            </w:r>
            <w:r w:rsidR="00AE5ED2">
              <w:rPr>
                <w:noProof/>
                <w:webHidden/>
              </w:rPr>
              <w:t>31</w:t>
            </w:r>
            <w:r>
              <w:rPr>
                <w:noProof/>
                <w:webHidden/>
              </w:rPr>
              <w:fldChar w:fldCharType="end"/>
            </w:r>
          </w:hyperlink>
        </w:p>
        <w:p w14:paraId="7DC5F319" w14:textId="26DFAF8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6" w:history="1">
            <w:r w:rsidRPr="00A24687">
              <w:rPr>
                <w:rStyle w:val="Hyperlink"/>
                <w:noProof/>
              </w:rPr>
              <w:t>2.4.9</w:t>
            </w:r>
            <w:r>
              <w:rPr>
                <w:rFonts w:asciiTheme="minorHAnsi" w:eastAsiaTheme="minorEastAsia" w:hAnsiTheme="minorHAnsi" w:cs="Arial Unicode MS"/>
                <w:noProof/>
                <w:kern w:val="2"/>
                <w14:ligatures w14:val="standardContextual"/>
              </w:rPr>
              <w:tab/>
            </w:r>
            <w:r w:rsidRPr="00A24687">
              <w:rPr>
                <w:rStyle w:val="Hyperlink"/>
                <w:noProof/>
              </w:rPr>
              <w:t>Explanation Generator</w:t>
            </w:r>
            <w:r>
              <w:rPr>
                <w:noProof/>
                <w:webHidden/>
              </w:rPr>
              <w:tab/>
            </w:r>
            <w:r>
              <w:rPr>
                <w:noProof/>
                <w:webHidden/>
              </w:rPr>
              <w:fldChar w:fldCharType="begin"/>
            </w:r>
            <w:r>
              <w:rPr>
                <w:noProof/>
                <w:webHidden/>
              </w:rPr>
              <w:instrText xml:space="preserve"> PAGEREF _Toc213870876 \h </w:instrText>
            </w:r>
            <w:r>
              <w:rPr>
                <w:noProof/>
                <w:webHidden/>
              </w:rPr>
            </w:r>
            <w:r>
              <w:rPr>
                <w:noProof/>
                <w:webHidden/>
              </w:rPr>
              <w:fldChar w:fldCharType="separate"/>
            </w:r>
            <w:r w:rsidR="00AE5ED2">
              <w:rPr>
                <w:noProof/>
                <w:webHidden/>
              </w:rPr>
              <w:t>31</w:t>
            </w:r>
            <w:r>
              <w:rPr>
                <w:noProof/>
                <w:webHidden/>
              </w:rPr>
              <w:fldChar w:fldCharType="end"/>
            </w:r>
          </w:hyperlink>
        </w:p>
        <w:p w14:paraId="2E0C09A8" w14:textId="7C59B03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77" w:history="1">
            <w:r w:rsidRPr="00A24687">
              <w:rPr>
                <w:rStyle w:val="Hyperlink"/>
                <w:noProof/>
              </w:rPr>
              <w:t>2.4.10</w:t>
            </w:r>
            <w:r>
              <w:rPr>
                <w:rFonts w:asciiTheme="minorHAnsi" w:eastAsiaTheme="minorEastAsia" w:hAnsiTheme="minorHAnsi" w:cs="Arial Unicode MS"/>
                <w:noProof/>
                <w:kern w:val="2"/>
                <w14:ligatures w14:val="standardContextual"/>
              </w:rPr>
              <w:tab/>
            </w:r>
            <w:r w:rsidRPr="00A24687">
              <w:rPr>
                <w:rStyle w:val="Hyperlink"/>
                <w:noProof/>
              </w:rPr>
              <w:t>Feedback,  Telemetry, and A/B Testing</w:t>
            </w:r>
            <w:r>
              <w:rPr>
                <w:noProof/>
                <w:webHidden/>
              </w:rPr>
              <w:tab/>
            </w:r>
            <w:r>
              <w:rPr>
                <w:noProof/>
                <w:webHidden/>
              </w:rPr>
              <w:fldChar w:fldCharType="begin"/>
            </w:r>
            <w:r>
              <w:rPr>
                <w:noProof/>
                <w:webHidden/>
              </w:rPr>
              <w:instrText xml:space="preserve"> PAGEREF _Toc213870877 \h </w:instrText>
            </w:r>
            <w:r>
              <w:rPr>
                <w:noProof/>
                <w:webHidden/>
              </w:rPr>
            </w:r>
            <w:r>
              <w:rPr>
                <w:noProof/>
                <w:webHidden/>
              </w:rPr>
              <w:fldChar w:fldCharType="separate"/>
            </w:r>
            <w:r w:rsidR="00AE5ED2">
              <w:rPr>
                <w:noProof/>
                <w:webHidden/>
              </w:rPr>
              <w:t>32</w:t>
            </w:r>
            <w:r>
              <w:rPr>
                <w:noProof/>
                <w:webHidden/>
              </w:rPr>
              <w:fldChar w:fldCharType="end"/>
            </w:r>
          </w:hyperlink>
        </w:p>
        <w:p w14:paraId="1EDB4A60" w14:textId="1D74FBCA"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78" w:history="1">
            <w:r w:rsidRPr="00A24687">
              <w:rPr>
                <w:rStyle w:val="Hyperlink"/>
                <w:noProof/>
              </w:rPr>
              <w:t>2.5</w:t>
            </w:r>
            <w:r>
              <w:rPr>
                <w:rFonts w:asciiTheme="minorHAnsi" w:eastAsiaTheme="minorEastAsia" w:hAnsiTheme="minorHAnsi" w:cs="Arial Unicode MS"/>
                <w:noProof/>
                <w:kern w:val="2"/>
                <w14:ligatures w14:val="standardContextual"/>
              </w:rPr>
              <w:tab/>
            </w:r>
            <w:r w:rsidRPr="00A24687">
              <w:rPr>
                <w:rStyle w:val="Hyperlink"/>
                <w:noProof/>
              </w:rPr>
              <w:t>Existing Work</w:t>
            </w:r>
            <w:r>
              <w:rPr>
                <w:noProof/>
                <w:webHidden/>
              </w:rPr>
              <w:tab/>
            </w:r>
            <w:r>
              <w:rPr>
                <w:noProof/>
                <w:webHidden/>
              </w:rPr>
              <w:fldChar w:fldCharType="begin"/>
            </w:r>
            <w:r>
              <w:rPr>
                <w:noProof/>
                <w:webHidden/>
              </w:rPr>
              <w:instrText xml:space="preserve"> PAGEREF _Toc213870878 \h </w:instrText>
            </w:r>
            <w:r>
              <w:rPr>
                <w:noProof/>
                <w:webHidden/>
              </w:rPr>
            </w:r>
            <w:r>
              <w:rPr>
                <w:noProof/>
                <w:webHidden/>
              </w:rPr>
              <w:fldChar w:fldCharType="separate"/>
            </w:r>
            <w:r w:rsidR="00AE5ED2">
              <w:rPr>
                <w:noProof/>
                <w:webHidden/>
              </w:rPr>
              <w:t>32</w:t>
            </w:r>
            <w:r>
              <w:rPr>
                <w:noProof/>
                <w:webHidden/>
              </w:rPr>
              <w:fldChar w:fldCharType="end"/>
            </w:r>
          </w:hyperlink>
        </w:p>
        <w:p w14:paraId="5DC0FE45" w14:textId="1EAACA1F"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79" w:history="1">
            <w:r w:rsidRPr="00A24687">
              <w:rPr>
                <w:rStyle w:val="Hyperlink"/>
                <w:noProof/>
              </w:rPr>
              <w:t>2.6</w:t>
            </w:r>
            <w:r>
              <w:rPr>
                <w:rFonts w:asciiTheme="minorHAnsi" w:eastAsiaTheme="minorEastAsia" w:hAnsiTheme="minorHAnsi" w:cs="Arial Unicode MS"/>
                <w:noProof/>
                <w:kern w:val="2"/>
                <w14:ligatures w14:val="standardContextual"/>
              </w:rPr>
              <w:tab/>
            </w:r>
            <w:r w:rsidRPr="00A24687">
              <w:rPr>
                <w:rStyle w:val="Hyperlink"/>
                <w:noProof/>
              </w:rPr>
              <w:t>Literature Survey (pipeline-aligned)</w:t>
            </w:r>
            <w:r>
              <w:rPr>
                <w:noProof/>
                <w:webHidden/>
              </w:rPr>
              <w:tab/>
            </w:r>
            <w:r>
              <w:rPr>
                <w:noProof/>
                <w:webHidden/>
              </w:rPr>
              <w:fldChar w:fldCharType="begin"/>
            </w:r>
            <w:r>
              <w:rPr>
                <w:noProof/>
                <w:webHidden/>
              </w:rPr>
              <w:instrText xml:space="preserve"> PAGEREF _Toc213870879 \h </w:instrText>
            </w:r>
            <w:r>
              <w:rPr>
                <w:noProof/>
                <w:webHidden/>
              </w:rPr>
            </w:r>
            <w:r>
              <w:rPr>
                <w:noProof/>
                <w:webHidden/>
              </w:rPr>
              <w:fldChar w:fldCharType="separate"/>
            </w:r>
            <w:r w:rsidR="00AE5ED2">
              <w:rPr>
                <w:noProof/>
                <w:webHidden/>
              </w:rPr>
              <w:t>33</w:t>
            </w:r>
            <w:r>
              <w:rPr>
                <w:noProof/>
                <w:webHidden/>
              </w:rPr>
              <w:fldChar w:fldCharType="end"/>
            </w:r>
          </w:hyperlink>
        </w:p>
        <w:p w14:paraId="4FE77C26" w14:textId="66674352"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80" w:history="1">
            <w:r w:rsidRPr="00A24687">
              <w:rPr>
                <w:rStyle w:val="Hyperlink"/>
                <w:noProof/>
              </w:rPr>
              <w:t>2.7</w:t>
            </w:r>
            <w:r>
              <w:rPr>
                <w:rFonts w:asciiTheme="minorHAnsi" w:eastAsiaTheme="minorEastAsia" w:hAnsiTheme="minorHAnsi" w:cs="Arial Unicode MS"/>
                <w:noProof/>
                <w:kern w:val="2"/>
                <w14:ligatures w14:val="standardContextual"/>
              </w:rPr>
              <w:tab/>
            </w:r>
            <w:r w:rsidRPr="00A24687">
              <w:rPr>
                <w:rStyle w:val="Hyperlink"/>
                <w:noProof/>
              </w:rPr>
              <w:t>Critical Evaluation</w:t>
            </w:r>
            <w:r>
              <w:rPr>
                <w:noProof/>
                <w:webHidden/>
              </w:rPr>
              <w:tab/>
            </w:r>
            <w:r>
              <w:rPr>
                <w:noProof/>
                <w:webHidden/>
              </w:rPr>
              <w:fldChar w:fldCharType="begin"/>
            </w:r>
            <w:r>
              <w:rPr>
                <w:noProof/>
                <w:webHidden/>
              </w:rPr>
              <w:instrText xml:space="preserve"> PAGEREF _Toc213870880 \h </w:instrText>
            </w:r>
            <w:r>
              <w:rPr>
                <w:noProof/>
                <w:webHidden/>
              </w:rPr>
            </w:r>
            <w:r>
              <w:rPr>
                <w:noProof/>
                <w:webHidden/>
              </w:rPr>
              <w:fldChar w:fldCharType="separate"/>
            </w:r>
            <w:r w:rsidR="00AE5ED2">
              <w:rPr>
                <w:noProof/>
                <w:webHidden/>
              </w:rPr>
              <w:t>35</w:t>
            </w:r>
            <w:r>
              <w:rPr>
                <w:noProof/>
                <w:webHidden/>
              </w:rPr>
              <w:fldChar w:fldCharType="end"/>
            </w:r>
          </w:hyperlink>
        </w:p>
        <w:p w14:paraId="7E92AAE6" w14:textId="5025971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1" w:history="1">
            <w:r w:rsidRPr="00A24687">
              <w:rPr>
                <w:rStyle w:val="Hyperlink"/>
                <w:noProof/>
              </w:rPr>
              <w:t>2.7.1</w:t>
            </w:r>
            <w:r>
              <w:rPr>
                <w:rFonts w:asciiTheme="minorHAnsi" w:eastAsiaTheme="minorEastAsia" w:hAnsiTheme="minorHAnsi" w:cs="Arial Unicode MS"/>
                <w:noProof/>
                <w:kern w:val="2"/>
                <w14:ligatures w14:val="standardContextual"/>
              </w:rPr>
              <w:tab/>
            </w:r>
            <w:r w:rsidRPr="00A24687">
              <w:rPr>
                <w:rStyle w:val="Hyperlink"/>
                <w:noProof/>
              </w:rPr>
              <w:t>Visual Fashion Retrieval (from user photos to shop items)</w:t>
            </w:r>
            <w:r>
              <w:rPr>
                <w:noProof/>
                <w:webHidden/>
              </w:rPr>
              <w:tab/>
            </w:r>
            <w:r>
              <w:rPr>
                <w:noProof/>
                <w:webHidden/>
              </w:rPr>
              <w:fldChar w:fldCharType="begin"/>
            </w:r>
            <w:r>
              <w:rPr>
                <w:noProof/>
                <w:webHidden/>
              </w:rPr>
              <w:instrText xml:space="preserve"> PAGEREF _Toc213870881 \h </w:instrText>
            </w:r>
            <w:r>
              <w:rPr>
                <w:noProof/>
                <w:webHidden/>
              </w:rPr>
            </w:r>
            <w:r>
              <w:rPr>
                <w:noProof/>
                <w:webHidden/>
              </w:rPr>
              <w:fldChar w:fldCharType="separate"/>
            </w:r>
            <w:r w:rsidR="00AE5ED2">
              <w:rPr>
                <w:noProof/>
                <w:webHidden/>
              </w:rPr>
              <w:t>35</w:t>
            </w:r>
            <w:r>
              <w:rPr>
                <w:noProof/>
                <w:webHidden/>
              </w:rPr>
              <w:fldChar w:fldCharType="end"/>
            </w:r>
          </w:hyperlink>
        </w:p>
        <w:p w14:paraId="5BB32560" w14:textId="3E920D3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2" w:history="1">
            <w:r w:rsidRPr="00A24687">
              <w:rPr>
                <w:rStyle w:val="Hyperlink"/>
                <w:noProof/>
              </w:rPr>
              <w:t>2.7.2</w:t>
            </w:r>
            <w:r>
              <w:rPr>
                <w:rFonts w:asciiTheme="minorHAnsi" w:eastAsiaTheme="minorEastAsia" w:hAnsiTheme="minorHAnsi" w:cs="Arial Unicode MS"/>
                <w:noProof/>
                <w:kern w:val="2"/>
                <w14:ligatures w14:val="standardContextual"/>
              </w:rPr>
              <w:tab/>
            </w:r>
            <w:r w:rsidRPr="00A24687">
              <w:rPr>
                <w:rStyle w:val="Hyperlink"/>
                <w:noProof/>
              </w:rPr>
              <w:t>Outfit Compatibility and Full-Look Recommendation</w:t>
            </w:r>
            <w:r>
              <w:rPr>
                <w:noProof/>
                <w:webHidden/>
              </w:rPr>
              <w:tab/>
            </w:r>
            <w:r>
              <w:rPr>
                <w:noProof/>
                <w:webHidden/>
              </w:rPr>
              <w:fldChar w:fldCharType="begin"/>
            </w:r>
            <w:r>
              <w:rPr>
                <w:noProof/>
                <w:webHidden/>
              </w:rPr>
              <w:instrText xml:space="preserve"> PAGEREF _Toc213870882 \h </w:instrText>
            </w:r>
            <w:r>
              <w:rPr>
                <w:noProof/>
                <w:webHidden/>
              </w:rPr>
            </w:r>
            <w:r>
              <w:rPr>
                <w:noProof/>
                <w:webHidden/>
              </w:rPr>
              <w:fldChar w:fldCharType="separate"/>
            </w:r>
            <w:r w:rsidR="00AE5ED2">
              <w:rPr>
                <w:noProof/>
                <w:webHidden/>
              </w:rPr>
              <w:t>35</w:t>
            </w:r>
            <w:r>
              <w:rPr>
                <w:noProof/>
                <w:webHidden/>
              </w:rPr>
              <w:fldChar w:fldCharType="end"/>
            </w:r>
          </w:hyperlink>
        </w:p>
        <w:p w14:paraId="02ADBC67" w14:textId="48181D9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3" w:history="1">
            <w:r w:rsidRPr="00A24687">
              <w:rPr>
                <w:rStyle w:val="Hyperlink"/>
                <w:noProof/>
              </w:rPr>
              <w:t>2.7.3</w:t>
            </w:r>
            <w:r>
              <w:rPr>
                <w:rFonts w:asciiTheme="minorHAnsi" w:eastAsiaTheme="minorEastAsia" w:hAnsiTheme="minorHAnsi" w:cs="Arial Unicode MS"/>
                <w:noProof/>
                <w:kern w:val="2"/>
                <w14:ligatures w14:val="standardContextual"/>
              </w:rPr>
              <w:tab/>
            </w:r>
            <w:r w:rsidRPr="00A24687">
              <w:rPr>
                <w:rStyle w:val="Hyperlink"/>
                <w:noProof/>
              </w:rPr>
              <w:t>Multimodal / Cross-Modal Understanding (image + text)</w:t>
            </w:r>
            <w:r>
              <w:rPr>
                <w:noProof/>
                <w:webHidden/>
              </w:rPr>
              <w:tab/>
            </w:r>
            <w:r>
              <w:rPr>
                <w:noProof/>
                <w:webHidden/>
              </w:rPr>
              <w:fldChar w:fldCharType="begin"/>
            </w:r>
            <w:r>
              <w:rPr>
                <w:noProof/>
                <w:webHidden/>
              </w:rPr>
              <w:instrText xml:space="preserve"> PAGEREF _Toc213870883 \h </w:instrText>
            </w:r>
            <w:r>
              <w:rPr>
                <w:noProof/>
                <w:webHidden/>
              </w:rPr>
            </w:r>
            <w:r>
              <w:rPr>
                <w:noProof/>
                <w:webHidden/>
              </w:rPr>
              <w:fldChar w:fldCharType="separate"/>
            </w:r>
            <w:r w:rsidR="00AE5ED2">
              <w:rPr>
                <w:noProof/>
                <w:webHidden/>
              </w:rPr>
              <w:t>36</w:t>
            </w:r>
            <w:r>
              <w:rPr>
                <w:noProof/>
                <w:webHidden/>
              </w:rPr>
              <w:fldChar w:fldCharType="end"/>
            </w:r>
          </w:hyperlink>
        </w:p>
        <w:p w14:paraId="5E217DCE" w14:textId="5E2724D8"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4" w:history="1">
            <w:r w:rsidRPr="00A24687">
              <w:rPr>
                <w:rStyle w:val="Hyperlink"/>
                <w:noProof/>
              </w:rPr>
              <w:t>2.7.4</w:t>
            </w:r>
            <w:r>
              <w:rPr>
                <w:rFonts w:asciiTheme="minorHAnsi" w:eastAsiaTheme="minorEastAsia" w:hAnsiTheme="minorHAnsi" w:cs="Arial Unicode MS"/>
                <w:noProof/>
                <w:kern w:val="2"/>
                <w14:ligatures w14:val="standardContextual"/>
              </w:rPr>
              <w:tab/>
            </w:r>
            <w:r w:rsidRPr="00A24687">
              <w:rPr>
                <w:rStyle w:val="Hyperlink"/>
                <w:noProof/>
              </w:rPr>
              <w:t>Adding Context (mood, occasion, weather, time)</w:t>
            </w:r>
            <w:r>
              <w:rPr>
                <w:noProof/>
                <w:webHidden/>
              </w:rPr>
              <w:tab/>
            </w:r>
            <w:r>
              <w:rPr>
                <w:noProof/>
                <w:webHidden/>
              </w:rPr>
              <w:fldChar w:fldCharType="begin"/>
            </w:r>
            <w:r>
              <w:rPr>
                <w:noProof/>
                <w:webHidden/>
              </w:rPr>
              <w:instrText xml:space="preserve"> PAGEREF _Toc213870884 \h </w:instrText>
            </w:r>
            <w:r>
              <w:rPr>
                <w:noProof/>
                <w:webHidden/>
              </w:rPr>
            </w:r>
            <w:r>
              <w:rPr>
                <w:noProof/>
                <w:webHidden/>
              </w:rPr>
              <w:fldChar w:fldCharType="separate"/>
            </w:r>
            <w:r w:rsidR="00AE5ED2">
              <w:rPr>
                <w:noProof/>
                <w:webHidden/>
              </w:rPr>
              <w:t>36</w:t>
            </w:r>
            <w:r>
              <w:rPr>
                <w:noProof/>
                <w:webHidden/>
              </w:rPr>
              <w:fldChar w:fldCharType="end"/>
            </w:r>
          </w:hyperlink>
        </w:p>
        <w:p w14:paraId="45E41F21" w14:textId="62E2794E"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5" w:history="1">
            <w:r w:rsidRPr="00A24687">
              <w:rPr>
                <w:rStyle w:val="Hyperlink"/>
                <w:noProof/>
              </w:rPr>
              <w:t>2.7.5</w:t>
            </w:r>
            <w:r>
              <w:rPr>
                <w:rFonts w:asciiTheme="minorHAnsi" w:eastAsiaTheme="minorEastAsia" w:hAnsiTheme="minorHAnsi" w:cs="Arial Unicode MS"/>
                <w:noProof/>
                <w:kern w:val="2"/>
                <w14:ligatures w14:val="standardContextual"/>
              </w:rPr>
              <w:tab/>
            </w:r>
            <w:r w:rsidRPr="00A24687">
              <w:rPr>
                <w:rStyle w:val="Hyperlink"/>
                <w:noProof/>
              </w:rPr>
              <w:t>Explainability (short, honest reasons)</w:t>
            </w:r>
            <w:r>
              <w:rPr>
                <w:noProof/>
                <w:webHidden/>
              </w:rPr>
              <w:tab/>
            </w:r>
            <w:r>
              <w:rPr>
                <w:noProof/>
                <w:webHidden/>
              </w:rPr>
              <w:fldChar w:fldCharType="begin"/>
            </w:r>
            <w:r>
              <w:rPr>
                <w:noProof/>
                <w:webHidden/>
              </w:rPr>
              <w:instrText xml:space="preserve"> PAGEREF _Toc213870885 \h </w:instrText>
            </w:r>
            <w:r>
              <w:rPr>
                <w:noProof/>
                <w:webHidden/>
              </w:rPr>
            </w:r>
            <w:r>
              <w:rPr>
                <w:noProof/>
                <w:webHidden/>
              </w:rPr>
              <w:fldChar w:fldCharType="separate"/>
            </w:r>
            <w:r w:rsidR="00AE5ED2">
              <w:rPr>
                <w:noProof/>
                <w:webHidden/>
              </w:rPr>
              <w:t>37</w:t>
            </w:r>
            <w:r>
              <w:rPr>
                <w:noProof/>
                <w:webHidden/>
              </w:rPr>
              <w:fldChar w:fldCharType="end"/>
            </w:r>
          </w:hyperlink>
        </w:p>
        <w:p w14:paraId="5B8B16EB" w14:textId="36DEC4A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6" w:history="1">
            <w:r w:rsidRPr="00A24687">
              <w:rPr>
                <w:rStyle w:val="Hyperlink"/>
                <w:noProof/>
              </w:rPr>
              <w:t>2.7.6</w:t>
            </w:r>
            <w:r>
              <w:rPr>
                <w:rFonts w:asciiTheme="minorHAnsi" w:eastAsiaTheme="minorEastAsia" w:hAnsiTheme="minorHAnsi" w:cs="Arial Unicode MS"/>
                <w:noProof/>
                <w:kern w:val="2"/>
                <w14:ligatures w14:val="standardContextual"/>
              </w:rPr>
              <w:tab/>
            </w:r>
            <w:r w:rsidRPr="00A24687">
              <w:rPr>
                <w:rStyle w:val="Hyperlink"/>
                <w:noProof/>
              </w:rPr>
              <w:t>Large-Scale Indexing and Mobile Performance (speed matters)</w:t>
            </w:r>
            <w:r>
              <w:rPr>
                <w:noProof/>
                <w:webHidden/>
              </w:rPr>
              <w:tab/>
            </w:r>
            <w:r>
              <w:rPr>
                <w:noProof/>
                <w:webHidden/>
              </w:rPr>
              <w:fldChar w:fldCharType="begin"/>
            </w:r>
            <w:r>
              <w:rPr>
                <w:noProof/>
                <w:webHidden/>
              </w:rPr>
              <w:instrText xml:space="preserve"> PAGEREF _Toc213870886 \h </w:instrText>
            </w:r>
            <w:r>
              <w:rPr>
                <w:noProof/>
                <w:webHidden/>
              </w:rPr>
            </w:r>
            <w:r>
              <w:rPr>
                <w:noProof/>
                <w:webHidden/>
              </w:rPr>
              <w:fldChar w:fldCharType="separate"/>
            </w:r>
            <w:r w:rsidR="00AE5ED2">
              <w:rPr>
                <w:noProof/>
                <w:webHidden/>
              </w:rPr>
              <w:t>37</w:t>
            </w:r>
            <w:r>
              <w:rPr>
                <w:noProof/>
                <w:webHidden/>
              </w:rPr>
              <w:fldChar w:fldCharType="end"/>
            </w:r>
          </w:hyperlink>
        </w:p>
        <w:p w14:paraId="01FB1EB9" w14:textId="705CA5FC"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87" w:history="1">
            <w:r w:rsidRPr="00A24687">
              <w:rPr>
                <w:rStyle w:val="Hyperlink"/>
                <w:noProof/>
              </w:rPr>
              <w:t>2.8</w:t>
            </w:r>
            <w:r>
              <w:rPr>
                <w:rFonts w:asciiTheme="minorHAnsi" w:eastAsiaTheme="minorEastAsia" w:hAnsiTheme="minorHAnsi" w:cs="Arial Unicode MS"/>
                <w:noProof/>
                <w:kern w:val="2"/>
                <w14:ligatures w14:val="standardContextual"/>
              </w:rPr>
              <w:tab/>
            </w:r>
            <w:r w:rsidRPr="00A24687">
              <w:rPr>
                <w:rStyle w:val="Hyperlink"/>
                <w:noProof/>
              </w:rPr>
              <w:t>What’s still missing — and how Lufyco is different</w:t>
            </w:r>
            <w:r>
              <w:rPr>
                <w:noProof/>
                <w:webHidden/>
              </w:rPr>
              <w:tab/>
            </w:r>
            <w:r>
              <w:rPr>
                <w:noProof/>
                <w:webHidden/>
              </w:rPr>
              <w:fldChar w:fldCharType="begin"/>
            </w:r>
            <w:r>
              <w:rPr>
                <w:noProof/>
                <w:webHidden/>
              </w:rPr>
              <w:instrText xml:space="preserve"> PAGEREF _Toc213870887 \h </w:instrText>
            </w:r>
            <w:r>
              <w:rPr>
                <w:noProof/>
                <w:webHidden/>
              </w:rPr>
            </w:r>
            <w:r>
              <w:rPr>
                <w:noProof/>
                <w:webHidden/>
              </w:rPr>
              <w:fldChar w:fldCharType="separate"/>
            </w:r>
            <w:r w:rsidR="00AE5ED2">
              <w:rPr>
                <w:noProof/>
                <w:webHidden/>
              </w:rPr>
              <w:t>38</w:t>
            </w:r>
            <w:r>
              <w:rPr>
                <w:noProof/>
                <w:webHidden/>
              </w:rPr>
              <w:fldChar w:fldCharType="end"/>
            </w:r>
          </w:hyperlink>
        </w:p>
        <w:p w14:paraId="19D66185" w14:textId="3BE7C048"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88" w:history="1">
            <w:r w:rsidRPr="00A24687">
              <w:rPr>
                <w:rStyle w:val="Hyperlink"/>
                <w:noProof/>
              </w:rPr>
              <w:t>2.9</w:t>
            </w:r>
            <w:r>
              <w:rPr>
                <w:rFonts w:asciiTheme="minorHAnsi" w:eastAsiaTheme="minorEastAsia" w:hAnsiTheme="minorHAnsi" w:cs="Arial Unicode MS"/>
                <w:noProof/>
                <w:kern w:val="2"/>
                <w14:ligatures w14:val="standardContextual"/>
              </w:rPr>
              <w:tab/>
            </w:r>
            <w:r w:rsidRPr="00A24687">
              <w:rPr>
                <w:rStyle w:val="Hyperlink"/>
                <w:noProof/>
              </w:rPr>
              <w:t>Technological Review</w:t>
            </w:r>
            <w:r>
              <w:rPr>
                <w:noProof/>
                <w:webHidden/>
              </w:rPr>
              <w:tab/>
            </w:r>
            <w:r>
              <w:rPr>
                <w:noProof/>
                <w:webHidden/>
              </w:rPr>
              <w:fldChar w:fldCharType="begin"/>
            </w:r>
            <w:r>
              <w:rPr>
                <w:noProof/>
                <w:webHidden/>
              </w:rPr>
              <w:instrText xml:space="preserve"> PAGEREF _Toc213870888 \h </w:instrText>
            </w:r>
            <w:r>
              <w:rPr>
                <w:noProof/>
                <w:webHidden/>
              </w:rPr>
            </w:r>
            <w:r>
              <w:rPr>
                <w:noProof/>
                <w:webHidden/>
              </w:rPr>
              <w:fldChar w:fldCharType="separate"/>
            </w:r>
            <w:r w:rsidR="00AE5ED2">
              <w:rPr>
                <w:noProof/>
                <w:webHidden/>
              </w:rPr>
              <w:t>38</w:t>
            </w:r>
            <w:r>
              <w:rPr>
                <w:noProof/>
                <w:webHidden/>
              </w:rPr>
              <w:fldChar w:fldCharType="end"/>
            </w:r>
          </w:hyperlink>
        </w:p>
        <w:p w14:paraId="5067FBA4" w14:textId="54697990"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89" w:history="1">
            <w:r w:rsidRPr="00A24687">
              <w:rPr>
                <w:rStyle w:val="Hyperlink"/>
                <w:noProof/>
              </w:rPr>
              <w:t>2.9.1</w:t>
            </w:r>
            <w:r>
              <w:rPr>
                <w:rFonts w:asciiTheme="minorHAnsi" w:eastAsiaTheme="minorEastAsia" w:hAnsiTheme="minorHAnsi" w:cs="Arial Unicode MS"/>
                <w:noProof/>
                <w:kern w:val="2"/>
                <w14:ligatures w14:val="standardContextual"/>
              </w:rPr>
              <w:tab/>
            </w:r>
            <w:r w:rsidRPr="00A24687">
              <w:rPr>
                <w:rStyle w:val="Hyperlink"/>
                <w:noProof/>
              </w:rPr>
              <w:t>Dataset and Preprocessing</w:t>
            </w:r>
            <w:r>
              <w:rPr>
                <w:noProof/>
                <w:webHidden/>
              </w:rPr>
              <w:tab/>
            </w:r>
            <w:r>
              <w:rPr>
                <w:noProof/>
                <w:webHidden/>
              </w:rPr>
              <w:fldChar w:fldCharType="begin"/>
            </w:r>
            <w:r>
              <w:rPr>
                <w:noProof/>
                <w:webHidden/>
              </w:rPr>
              <w:instrText xml:space="preserve"> PAGEREF _Toc213870889 \h </w:instrText>
            </w:r>
            <w:r>
              <w:rPr>
                <w:noProof/>
                <w:webHidden/>
              </w:rPr>
            </w:r>
            <w:r>
              <w:rPr>
                <w:noProof/>
                <w:webHidden/>
              </w:rPr>
              <w:fldChar w:fldCharType="separate"/>
            </w:r>
            <w:r w:rsidR="00AE5ED2">
              <w:rPr>
                <w:noProof/>
                <w:webHidden/>
              </w:rPr>
              <w:t>39</w:t>
            </w:r>
            <w:r>
              <w:rPr>
                <w:noProof/>
                <w:webHidden/>
              </w:rPr>
              <w:fldChar w:fldCharType="end"/>
            </w:r>
          </w:hyperlink>
        </w:p>
        <w:p w14:paraId="402DA8A1" w14:textId="7DDFCE6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90" w:history="1">
            <w:r w:rsidRPr="00A24687">
              <w:rPr>
                <w:rStyle w:val="Hyperlink"/>
                <w:noProof/>
              </w:rPr>
              <w:t>2.9.2</w:t>
            </w:r>
            <w:r>
              <w:rPr>
                <w:rFonts w:asciiTheme="minorHAnsi" w:eastAsiaTheme="minorEastAsia" w:hAnsiTheme="minorHAnsi" w:cs="Arial Unicode MS"/>
                <w:noProof/>
                <w:kern w:val="2"/>
                <w14:ligatures w14:val="standardContextual"/>
              </w:rPr>
              <w:tab/>
            </w:r>
            <w:r w:rsidRPr="00A24687">
              <w:rPr>
                <w:rStyle w:val="Hyperlink"/>
                <w:noProof/>
              </w:rPr>
              <w:t>Data Sources and Acquisition</w:t>
            </w:r>
            <w:r>
              <w:rPr>
                <w:noProof/>
                <w:webHidden/>
              </w:rPr>
              <w:tab/>
            </w:r>
            <w:r>
              <w:rPr>
                <w:noProof/>
                <w:webHidden/>
              </w:rPr>
              <w:fldChar w:fldCharType="begin"/>
            </w:r>
            <w:r>
              <w:rPr>
                <w:noProof/>
                <w:webHidden/>
              </w:rPr>
              <w:instrText xml:space="preserve"> PAGEREF _Toc213870890 \h </w:instrText>
            </w:r>
            <w:r>
              <w:rPr>
                <w:noProof/>
                <w:webHidden/>
              </w:rPr>
            </w:r>
            <w:r>
              <w:rPr>
                <w:noProof/>
                <w:webHidden/>
              </w:rPr>
              <w:fldChar w:fldCharType="separate"/>
            </w:r>
            <w:r w:rsidR="00AE5ED2">
              <w:rPr>
                <w:noProof/>
                <w:webHidden/>
              </w:rPr>
              <w:t>39</w:t>
            </w:r>
            <w:r>
              <w:rPr>
                <w:noProof/>
                <w:webHidden/>
              </w:rPr>
              <w:fldChar w:fldCharType="end"/>
            </w:r>
          </w:hyperlink>
        </w:p>
        <w:p w14:paraId="32AB1177" w14:textId="018D9E05"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91" w:history="1">
            <w:r w:rsidRPr="00A24687">
              <w:rPr>
                <w:rStyle w:val="Hyperlink"/>
                <w:noProof/>
              </w:rPr>
              <w:t>2.9.3</w:t>
            </w:r>
            <w:r>
              <w:rPr>
                <w:rFonts w:asciiTheme="minorHAnsi" w:eastAsiaTheme="minorEastAsia" w:hAnsiTheme="minorHAnsi" w:cs="Arial Unicode MS"/>
                <w:noProof/>
                <w:kern w:val="2"/>
                <w14:ligatures w14:val="standardContextual"/>
              </w:rPr>
              <w:tab/>
            </w:r>
            <w:r w:rsidRPr="00A24687">
              <w:rPr>
                <w:rStyle w:val="Hyperlink"/>
                <w:noProof/>
              </w:rPr>
              <w:t>Preprocessing Techniques</w:t>
            </w:r>
            <w:r>
              <w:rPr>
                <w:noProof/>
                <w:webHidden/>
              </w:rPr>
              <w:tab/>
            </w:r>
            <w:r>
              <w:rPr>
                <w:noProof/>
                <w:webHidden/>
              </w:rPr>
              <w:fldChar w:fldCharType="begin"/>
            </w:r>
            <w:r>
              <w:rPr>
                <w:noProof/>
                <w:webHidden/>
              </w:rPr>
              <w:instrText xml:space="preserve"> PAGEREF _Toc213870891 \h </w:instrText>
            </w:r>
            <w:r>
              <w:rPr>
                <w:noProof/>
                <w:webHidden/>
              </w:rPr>
            </w:r>
            <w:r>
              <w:rPr>
                <w:noProof/>
                <w:webHidden/>
              </w:rPr>
              <w:fldChar w:fldCharType="separate"/>
            </w:r>
            <w:r w:rsidR="00AE5ED2">
              <w:rPr>
                <w:noProof/>
                <w:webHidden/>
              </w:rPr>
              <w:t>40</w:t>
            </w:r>
            <w:r>
              <w:rPr>
                <w:noProof/>
                <w:webHidden/>
              </w:rPr>
              <w:fldChar w:fldCharType="end"/>
            </w:r>
          </w:hyperlink>
        </w:p>
        <w:p w14:paraId="67C9C810" w14:textId="17E0AD08"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92" w:history="1">
            <w:r w:rsidRPr="00A24687">
              <w:rPr>
                <w:rStyle w:val="Hyperlink"/>
                <w:noProof/>
              </w:rPr>
              <w:t>2.10</w:t>
            </w:r>
            <w:r>
              <w:rPr>
                <w:rFonts w:asciiTheme="minorHAnsi" w:eastAsiaTheme="minorEastAsia" w:hAnsiTheme="minorHAnsi" w:cs="Arial Unicode MS"/>
                <w:noProof/>
                <w:kern w:val="2"/>
                <w14:ligatures w14:val="standardContextual"/>
              </w:rPr>
              <w:tab/>
            </w:r>
            <w:r w:rsidRPr="00A24687">
              <w:rPr>
                <w:rStyle w:val="Hyperlink"/>
                <w:noProof/>
              </w:rPr>
              <w:t>Benchmarking and Evaluation</w:t>
            </w:r>
            <w:r>
              <w:rPr>
                <w:noProof/>
                <w:webHidden/>
              </w:rPr>
              <w:tab/>
            </w:r>
            <w:r>
              <w:rPr>
                <w:noProof/>
                <w:webHidden/>
              </w:rPr>
              <w:fldChar w:fldCharType="begin"/>
            </w:r>
            <w:r>
              <w:rPr>
                <w:noProof/>
                <w:webHidden/>
              </w:rPr>
              <w:instrText xml:space="preserve"> PAGEREF _Toc213870892 \h </w:instrText>
            </w:r>
            <w:r>
              <w:rPr>
                <w:noProof/>
                <w:webHidden/>
              </w:rPr>
            </w:r>
            <w:r>
              <w:rPr>
                <w:noProof/>
                <w:webHidden/>
              </w:rPr>
              <w:fldChar w:fldCharType="separate"/>
            </w:r>
            <w:r w:rsidR="00AE5ED2">
              <w:rPr>
                <w:noProof/>
                <w:webHidden/>
              </w:rPr>
              <w:t>42</w:t>
            </w:r>
            <w:r>
              <w:rPr>
                <w:noProof/>
                <w:webHidden/>
              </w:rPr>
              <w:fldChar w:fldCharType="end"/>
            </w:r>
          </w:hyperlink>
        </w:p>
        <w:p w14:paraId="430CF2BE" w14:textId="3300C21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893" w:history="1">
            <w:r w:rsidRPr="00A24687">
              <w:rPr>
                <w:rStyle w:val="Hyperlink"/>
                <w:noProof/>
              </w:rPr>
              <w:t>2.10.1</w:t>
            </w:r>
            <w:r>
              <w:rPr>
                <w:rFonts w:asciiTheme="minorHAnsi" w:eastAsiaTheme="minorEastAsia" w:hAnsiTheme="minorHAnsi" w:cs="Arial Unicode MS"/>
                <w:noProof/>
                <w:kern w:val="2"/>
                <w14:ligatures w14:val="standardContextual"/>
              </w:rPr>
              <w:tab/>
            </w:r>
            <w:r w:rsidRPr="00A24687">
              <w:rPr>
                <w:rStyle w:val="Hyperlink"/>
                <w:noProof/>
              </w:rPr>
              <w:t>Evaluation Metrics for Lufyco Models</w:t>
            </w:r>
            <w:r>
              <w:rPr>
                <w:noProof/>
                <w:webHidden/>
              </w:rPr>
              <w:tab/>
            </w:r>
            <w:r>
              <w:rPr>
                <w:noProof/>
                <w:webHidden/>
              </w:rPr>
              <w:fldChar w:fldCharType="begin"/>
            </w:r>
            <w:r>
              <w:rPr>
                <w:noProof/>
                <w:webHidden/>
              </w:rPr>
              <w:instrText xml:space="preserve"> PAGEREF _Toc213870893 \h </w:instrText>
            </w:r>
            <w:r>
              <w:rPr>
                <w:noProof/>
                <w:webHidden/>
              </w:rPr>
            </w:r>
            <w:r>
              <w:rPr>
                <w:noProof/>
                <w:webHidden/>
              </w:rPr>
              <w:fldChar w:fldCharType="separate"/>
            </w:r>
            <w:r w:rsidR="00AE5ED2">
              <w:rPr>
                <w:noProof/>
                <w:webHidden/>
              </w:rPr>
              <w:t>42</w:t>
            </w:r>
            <w:r>
              <w:rPr>
                <w:noProof/>
                <w:webHidden/>
              </w:rPr>
              <w:fldChar w:fldCharType="end"/>
            </w:r>
          </w:hyperlink>
        </w:p>
        <w:p w14:paraId="62C93033" w14:textId="479F8D01" w:rsidR="00981798" w:rsidRDefault="00981798">
          <w:pPr>
            <w:pStyle w:val="TOC3"/>
            <w:tabs>
              <w:tab w:val="left" w:pos="1680"/>
              <w:tab w:val="right" w:leader="dot" w:pos="9016"/>
            </w:tabs>
            <w:rPr>
              <w:rFonts w:asciiTheme="minorHAnsi" w:eastAsiaTheme="minorEastAsia" w:hAnsiTheme="minorHAnsi" w:cs="Arial Unicode MS"/>
              <w:noProof/>
              <w:kern w:val="2"/>
              <w14:ligatures w14:val="standardContextual"/>
            </w:rPr>
          </w:pPr>
          <w:hyperlink w:anchor="_Toc213870894" w:history="1">
            <w:r w:rsidRPr="00A24687">
              <w:rPr>
                <w:rStyle w:val="Hyperlink"/>
                <w:noProof/>
              </w:rPr>
              <w:t>2.10.1.1</w:t>
            </w:r>
            <w:r>
              <w:rPr>
                <w:rFonts w:asciiTheme="minorHAnsi" w:eastAsiaTheme="minorEastAsia" w:hAnsiTheme="minorHAnsi" w:cs="Arial Unicode MS"/>
                <w:noProof/>
                <w:kern w:val="2"/>
                <w14:ligatures w14:val="standardContextual"/>
              </w:rPr>
              <w:tab/>
            </w:r>
            <w:r w:rsidRPr="00A24687">
              <w:rPr>
                <w:rStyle w:val="Hyperlink"/>
                <w:bCs/>
                <w:noProof/>
              </w:rPr>
              <w:t>Accuracy, Precision, and Recall</w:t>
            </w:r>
            <w:r>
              <w:rPr>
                <w:noProof/>
                <w:webHidden/>
              </w:rPr>
              <w:tab/>
            </w:r>
            <w:r>
              <w:rPr>
                <w:noProof/>
                <w:webHidden/>
              </w:rPr>
              <w:fldChar w:fldCharType="begin"/>
            </w:r>
            <w:r>
              <w:rPr>
                <w:noProof/>
                <w:webHidden/>
              </w:rPr>
              <w:instrText xml:space="preserve"> PAGEREF _Toc213870894 \h </w:instrText>
            </w:r>
            <w:r>
              <w:rPr>
                <w:noProof/>
                <w:webHidden/>
              </w:rPr>
            </w:r>
            <w:r>
              <w:rPr>
                <w:noProof/>
                <w:webHidden/>
              </w:rPr>
              <w:fldChar w:fldCharType="separate"/>
            </w:r>
            <w:r w:rsidR="00AE5ED2">
              <w:rPr>
                <w:noProof/>
                <w:webHidden/>
              </w:rPr>
              <w:t>42</w:t>
            </w:r>
            <w:r>
              <w:rPr>
                <w:noProof/>
                <w:webHidden/>
              </w:rPr>
              <w:fldChar w:fldCharType="end"/>
            </w:r>
          </w:hyperlink>
        </w:p>
        <w:p w14:paraId="5B4AF1D0" w14:textId="15A84306" w:rsidR="00981798" w:rsidRDefault="00981798">
          <w:pPr>
            <w:pStyle w:val="TOC3"/>
            <w:tabs>
              <w:tab w:val="left" w:pos="1680"/>
              <w:tab w:val="right" w:leader="dot" w:pos="9016"/>
            </w:tabs>
            <w:rPr>
              <w:rFonts w:asciiTheme="minorHAnsi" w:eastAsiaTheme="minorEastAsia" w:hAnsiTheme="minorHAnsi" w:cs="Arial Unicode MS"/>
              <w:noProof/>
              <w:kern w:val="2"/>
              <w14:ligatures w14:val="standardContextual"/>
            </w:rPr>
          </w:pPr>
          <w:hyperlink w:anchor="_Toc213870895" w:history="1">
            <w:r w:rsidRPr="00A24687">
              <w:rPr>
                <w:rStyle w:val="Hyperlink"/>
                <w:noProof/>
              </w:rPr>
              <w:t>2.10.1.2</w:t>
            </w:r>
            <w:r>
              <w:rPr>
                <w:rFonts w:asciiTheme="minorHAnsi" w:eastAsiaTheme="minorEastAsia" w:hAnsiTheme="minorHAnsi" w:cs="Arial Unicode MS"/>
                <w:noProof/>
                <w:kern w:val="2"/>
                <w14:ligatures w14:val="standardContextual"/>
              </w:rPr>
              <w:tab/>
            </w:r>
            <w:r w:rsidRPr="00A24687">
              <w:rPr>
                <w:rStyle w:val="Hyperlink"/>
                <w:bCs/>
                <w:noProof/>
              </w:rPr>
              <w:t>F1-Score and AUC-ROC</w:t>
            </w:r>
            <w:r>
              <w:rPr>
                <w:noProof/>
                <w:webHidden/>
              </w:rPr>
              <w:tab/>
            </w:r>
            <w:r>
              <w:rPr>
                <w:noProof/>
                <w:webHidden/>
              </w:rPr>
              <w:fldChar w:fldCharType="begin"/>
            </w:r>
            <w:r>
              <w:rPr>
                <w:noProof/>
                <w:webHidden/>
              </w:rPr>
              <w:instrText xml:space="preserve"> PAGEREF _Toc213870895 \h </w:instrText>
            </w:r>
            <w:r>
              <w:rPr>
                <w:noProof/>
                <w:webHidden/>
              </w:rPr>
            </w:r>
            <w:r>
              <w:rPr>
                <w:noProof/>
                <w:webHidden/>
              </w:rPr>
              <w:fldChar w:fldCharType="separate"/>
            </w:r>
            <w:r w:rsidR="00AE5ED2">
              <w:rPr>
                <w:noProof/>
                <w:webHidden/>
              </w:rPr>
              <w:t>43</w:t>
            </w:r>
            <w:r>
              <w:rPr>
                <w:noProof/>
                <w:webHidden/>
              </w:rPr>
              <w:fldChar w:fldCharType="end"/>
            </w:r>
          </w:hyperlink>
        </w:p>
        <w:p w14:paraId="652B97DF" w14:textId="2E31AE3E" w:rsidR="00981798" w:rsidRDefault="00981798">
          <w:pPr>
            <w:pStyle w:val="TOC3"/>
            <w:tabs>
              <w:tab w:val="left" w:pos="1680"/>
              <w:tab w:val="right" w:leader="dot" w:pos="9016"/>
            </w:tabs>
            <w:rPr>
              <w:rFonts w:asciiTheme="minorHAnsi" w:eastAsiaTheme="minorEastAsia" w:hAnsiTheme="minorHAnsi" w:cs="Arial Unicode MS"/>
              <w:noProof/>
              <w:kern w:val="2"/>
              <w14:ligatures w14:val="standardContextual"/>
            </w:rPr>
          </w:pPr>
          <w:hyperlink w:anchor="_Toc213870896" w:history="1">
            <w:r w:rsidRPr="00A24687">
              <w:rPr>
                <w:rStyle w:val="Hyperlink"/>
                <w:noProof/>
              </w:rPr>
              <w:t>2.10.1.3</w:t>
            </w:r>
            <w:r>
              <w:rPr>
                <w:rFonts w:asciiTheme="minorHAnsi" w:eastAsiaTheme="minorEastAsia" w:hAnsiTheme="minorHAnsi" w:cs="Arial Unicode MS"/>
                <w:noProof/>
                <w:kern w:val="2"/>
                <w14:ligatures w14:val="standardContextual"/>
              </w:rPr>
              <w:tab/>
            </w:r>
            <w:r w:rsidRPr="00A24687">
              <w:rPr>
                <w:rStyle w:val="Hyperlink"/>
                <w:bCs/>
                <w:noProof/>
              </w:rPr>
              <w:t>Computational Efficiency and Processing Time</w:t>
            </w:r>
            <w:r>
              <w:rPr>
                <w:noProof/>
                <w:webHidden/>
              </w:rPr>
              <w:tab/>
            </w:r>
            <w:r>
              <w:rPr>
                <w:noProof/>
                <w:webHidden/>
              </w:rPr>
              <w:fldChar w:fldCharType="begin"/>
            </w:r>
            <w:r>
              <w:rPr>
                <w:noProof/>
                <w:webHidden/>
              </w:rPr>
              <w:instrText xml:space="preserve"> PAGEREF _Toc213870896 \h </w:instrText>
            </w:r>
            <w:r>
              <w:rPr>
                <w:noProof/>
                <w:webHidden/>
              </w:rPr>
            </w:r>
            <w:r>
              <w:rPr>
                <w:noProof/>
                <w:webHidden/>
              </w:rPr>
              <w:fldChar w:fldCharType="separate"/>
            </w:r>
            <w:r w:rsidR="00AE5ED2">
              <w:rPr>
                <w:noProof/>
                <w:webHidden/>
              </w:rPr>
              <w:t>43</w:t>
            </w:r>
            <w:r>
              <w:rPr>
                <w:noProof/>
                <w:webHidden/>
              </w:rPr>
              <w:fldChar w:fldCharType="end"/>
            </w:r>
          </w:hyperlink>
        </w:p>
        <w:p w14:paraId="546E21A6" w14:textId="001DB1A7" w:rsidR="00981798" w:rsidRDefault="00981798">
          <w:pPr>
            <w:pStyle w:val="TOC3"/>
            <w:tabs>
              <w:tab w:val="left" w:pos="1680"/>
              <w:tab w:val="right" w:leader="dot" w:pos="9016"/>
            </w:tabs>
            <w:rPr>
              <w:rFonts w:asciiTheme="minorHAnsi" w:eastAsiaTheme="minorEastAsia" w:hAnsiTheme="minorHAnsi" w:cs="Arial Unicode MS"/>
              <w:noProof/>
              <w:kern w:val="2"/>
              <w14:ligatures w14:val="standardContextual"/>
            </w:rPr>
          </w:pPr>
          <w:hyperlink w:anchor="_Toc213870897" w:history="1">
            <w:r w:rsidRPr="00A24687">
              <w:rPr>
                <w:rStyle w:val="Hyperlink"/>
                <w:noProof/>
              </w:rPr>
              <w:t>2.10.1.4</w:t>
            </w:r>
            <w:r>
              <w:rPr>
                <w:rFonts w:asciiTheme="minorHAnsi" w:eastAsiaTheme="minorEastAsia" w:hAnsiTheme="minorHAnsi" w:cs="Arial Unicode MS"/>
                <w:noProof/>
                <w:kern w:val="2"/>
                <w14:ligatures w14:val="standardContextual"/>
              </w:rPr>
              <w:tab/>
            </w:r>
            <w:r w:rsidRPr="00A24687">
              <w:rPr>
                <w:rStyle w:val="Hyperlink"/>
                <w:bCs/>
                <w:noProof/>
              </w:rPr>
              <w:t>Ranking Metrics for Retrieval and Outfit Lists</w:t>
            </w:r>
            <w:r>
              <w:rPr>
                <w:noProof/>
                <w:webHidden/>
              </w:rPr>
              <w:tab/>
            </w:r>
            <w:r>
              <w:rPr>
                <w:noProof/>
                <w:webHidden/>
              </w:rPr>
              <w:fldChar w:fldCharType="begin"/>
            </w:r>
            <w:r>
              <w:rPr>
                <w:noProof/>
                <w:webHidden/>
              </w:rPr>
              <w:instrText xml:space="preserve"> PAGEREF _Toc213870897 \h </w:instrText>
            </w:r>
            <w:r>
              <w:rPr>
                <w:noProof/>
                <w:webHidden/>
              </w:rPr>
            </w:r>
            <w:r>
              <w:rPr>
                <w:noProof/>
                <w:webHidden/>
              </w:rPr>
              <w:fldChar w:fldCharType="separate"/>
            </w:r>
            <w:r w:rsidR="00AE5ED2">
              <w:rPr>
                <w:noProof/>
                <w:webHidden/>
              </w:rPr>
              <w:t>43</w:t>
            </w:r>
            <w:r>
              <w:rPr>
                <w:noProof/>
                <w:webHidden/>
              </w:rPr>
              <w:fldChar w:fldCharType="end"/>
            </w:r>
          </w:hyperlink>
        </w:p>
        <w:p w14:paraId="200DBCC4" w14:textId="20690A42" w:rsidR="00981798" w:rsidRDefault="00981798">
          <w:pPr>
            <w:pStyle w:val="TOC3"/>
            <w:tabs>
              <w:tab w:val="left" w:pos="1680"/>
              <w:tab w:val="right" w:leader="dot" w:pos="9016"/>
            </w:tabs>
            <w:rPr>
              <w:rFonts w:asciiTheme="minorHAnsi" w:eastAsiaTheme="minorEastAsia" w:hAnsiTheme="minorHAnsi" w:cs="Arial Unicode MS"/>
              <w:noProof/>
              <w:kern w:val="2"/>
              <w14:ligatures w14:val="standardContextual"/>
            </w:rPr>
          </w:pPr>
          <w:hyperlink w:anchor="_Toc213870898" w:history="1">
            <w:r w:rsidRPr="00A24687">
              <w:rPr>
                <w:rStyle w:val="Hyperlink"/>
                <w:noProof/>
              </w:rPr>
              <w:t>2.10.1.5</w:t>
            </w:r>
            <w:r>
              <w:rPr>
                <w:rFonts w:asciiTheme="minorHAnsi" w:eastAsiaTheme="minorEastAsia" w:hAnsiTheme="minorHAnsi" w:cs="Arial Unicode MS"/>
                <w:noProof/>
                <w:kern w:val="2"/>
                <w14:ligatures w14:val="standardContextual"/>
              </w:rPr>
              <w:tab/>
            </w:r>
            <w:r w:rsidRPr="00A24687">
              <w:rPr>
                <w:rStyle w:val="Hyperlink"/>
                <w:bCs/>
                <w:noProof/>
              </w:rPr>
              <w:t>UX and Behavioral Metrics (SUS, Time-to-Decision, Edits, Saves/Shares)</w:t>
            </w:r>
            <w:r>
              <w:rPr>
                <w:noProof/>
                <w:webHidden/>
              </w:rPr>
              <w:tab/>
            </w:r>
            <w:r>
              <w:rPr>
                <w:noProof/>
                <w:webHidden/>
              </w:rPr>
              <w:fldChar w:fldCharType="begin"/>
            </w:r>
            <w:r>
              <w:rPr>
                <w:noProof/>
                <w:webHidden/>
              </w:rPr>
              <w:instrText xml:space="preserve"> PAGEREF _Toc213870898 \h </w:instrText>
            </w:r>
            <w:r>
              <w:rPr>
                <w:noProof/>
                <w:webHidden/>
              </w:rPr>
            </w:r>
            <w:r>
              <w:rPr>
                <w:noProof/>
                <w:webHidden/>
              </w:rPr>
              <w:fldChar w:fldCharType="separate"/>
            </w:r>
            <w:r w:rsidR="00AE5ED2">
              <w:rPr>
                <w:noProof/>
                <w:webHidden/>
              </w:rPr>
              <w:t>44</w:t>
            </w:r>
            <w:r>
              <w:rPr>
                <w:noProof/>
                <w:webHidden/>
              </w:rPr>
              <w:fldChar w:fldCharType="end"/>
            </w:r>
          </w:hyperlink>
        </w:p>
        <w:p w14:paraId="4A0F6E6A" w14:textId="45BEC103"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899" w:history="1">
            <w:r w:rsidRPr="00A24687">
              <w:rPr>
                <w:rStyle w:val="Hyperlink"/>
                <w:noProof/>
              </w:rPr>
              <w:t>2.11</w:t>
            </w:r>
            <w:r>
              <w:rPr>
                <w:rFonts w:asciiTheme="minorHAnsi" w:eastAsiaTheme="minorEastAsia" w:hAnsiTheme="minorHAnsi" w:cs="Arial Unicode MS"/>
                <w:noProof/>
                <w:kern w:val="2"/>
                <w14:ligatures w14:val="standardContextual"/>
              </w:rPr>
              <w:tab/>
            </w:r>
            <w:r w:rsidRPr="00A24687">
              <w:rPr>
                <w:rStyle w:val="Hyperlink"/>
                <w:bCs/>
                <w:noProof/>
              </w:rPr>
              <w:t>Comparative Analysis of Existing Models</w:t>
            </w:r>
            <w:r>
              <w:rPr>
                <w:noProof/>
                <w:webHidden/>
              </w:rPr>
              <w:tab/>
            </w:r>
            <w:r>
              <w:rPr>
                <w:noProof/>
                <w:webHidden/>
              </w:rPr>
              <w:fldChar w:fldCharType="begin"/>
            </w:r>
            <w:r>
              <w:rPr>
                <w:noProof/>
                <w:webHidden/>
              </w:rPr>
              <w:instrText xml:space="preserve"> PAGEREF _Toc213870899 \h </w:instrText>
            </w:r>
            <w:r>
              <w:rPr>
                <w:noProof/>
                <w:webHidden/>
              </w:rPr>
            </w:r>
            <w:r>
              <w:rPr>
                <w:noProof/>
                <w:webHidden/>
              </w:rPr>
              <w:fldChar w:fldCharType="separate"/>
            </w:r>
            <w:r w:rsidR="00AE5ED2">
              <w:rPr>
                <w:noProof/>
                <w:webHidden/>
              </w:rPr>
              <w:t>44</w:t>
            </w:r>
            <w:r>
              <w:rPr>
                <w:noProof/>
                <w:webHidden/>
              </w:rPr>
              <w:fldChar w:fldCharType="end"/>
            </w:r>
          </w:hyperlink>
        </w:p>
        <w:p w14:paraId="4D0BAFB9" w14:textId="00614C30"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00" w:history="1">
            <w:r w:rsidRPr="00A24687">
              <w:rPr>
                <w:rStyle w:val="Hyperlink"/>
                <w:bCs/>
                <w:noProof/>
              </w:rPr>
              <w:t>2.11.1</w:t>
            </w:r>
            <w:r>
              <w:rPr>
                <w:rFonts w:asciiTheme="minorHAnsi" w:eastAsiaTheme="minorEastAsia" w:hAnsiTheme="minorHAnsi" w:cs="Arial Unicode MS"/>
                <w:noProof/>
                <w:kern w:val="2"/>
                <w14:ligatures w14:val="standardContextual"/>
              </w:rPr>
              <w:tab/>
            </w:r>
            <w:r w:rsidRPr="00A24687">
              <w:rPr>
                <w:rStyle w:val="Hyperlink"/>
                <w:bCs/>
                <w:noProof/>
              </w:rPr>
              <w:t>Benchmarking Studies</w:t>
            </w:r>
            <w:r>
              <w:rPr>
                <w:noProof/>
                <w:webHidden/>
              </w:rPr>
              <w:tab/>
            </w:r>
            <w:r>
              <w:rPr>
                <w:noProof/>
                <w:webHidden/>
              </w:rPr>
              <w:fldChar w:fldCharType="begin"/>
            </w:r>
            <w:r>
              <w:rPr>
                <w:noProof/>
                <w:webHidden/>
              </w:rPr>
              <w:instrText xml:space="preserve"> PAGEREF _Toc213870900 \h </w:instrText>
            </w:r>
            <w:r>
              <w:rPr>
                <w:noProof/>
                <w:webHidden/>
              </w:rPr>
            </w:r>
            <w:r>
              <w:rPr>
                <w:noProof/>
                <w:webHidden/>
              </w:rPr>
              <w:fldChar w:fldCharType="separate"/>
            </w:r>
            <w:r w:rsidR="00AE5ED2">
              <w:rPr>
                <w:noProof/>
                <w:webHidden/>
              </w:rPr>
              <w:t>44</w:t>
            </w:r>
            <w:r>
              <w:rPr>
                <w:noProof/>
                <w:webHidden/>
              </w:rPr>
              <w:fldChar w:fldCharType="end"/>
            </w:r>
          </w:hyperlink>
        </w:p>
        <w:p w14:paraId="54613688" w14:textId="3860FE1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01" w:history="1">
            <w:r w:rsidRPr="00A24687">
              <w:rPr>
                <w:rStyle w:val="Hyperlink"/>
                <w:bCs/>
                <w:noProof/>
              </w:rPr>
              <w:t>2.11.2</w:t>
            </w:r>
            <w:r>
              <w:rPr>
                <w:rFonts w:asciiTheme="minorHAnsi" w:eastAsiaTheme="minorEastAsia" w:hAnsiTheme="minorHAnsi" w:cs="Arial Unicode MS"/>
                <w:noProof/>
                <w:kern w:val="2"/>
                <w14:ligatures w14:val="standardContextual"/>
              </w:rPr>
              <w:tab/>
            </w:r>
            <w:r w:rsidRPr="00A24687">
              <w:rPr>
                <w:rStyle w:val="Hyperlink"/>
                <w:bCs/>
                <w:noProof/>
              </w:rPr>
              <w:t>Real-World Performance and User Experience</w:t>
            </w:r>
            <w:r>
              <w:rPr>
                <w:noProof/>
                <w:webHidden/>
              </w:rPr>
              <w:tab/>
            </w:r>
            <w:r>
              <w:rPr>
                <w:noProof/>
                <w:webHidden/>
              </w:rPr>
              <w:fldChar w:fldCharType="begin"/>
            </w:r>
            <w:r>
              <w:rPr>
                <w:noProof/>
                <w:webHidden/>
              </w:rPr>
              <w:instrText xml:space="preserve"> PAGEREF _Toc213870901 \h </w:instrText>
            </w:r>
            <w:r>
              <w:rPr>
                <w:noProof/>
                <w:webHidden/>
              </w:rPr>
            </w:r>
            <w:r>
              <w:rPr>
                <w:noProof/>
                <w:webHidden/>
              </w:rPr>
              <w:fldChar w:fldCharType="separate"/>
            </w:r>
            <w:r w:rsidR="00AE5ED2">
              <w:rPr>
                <w:noProof/>
                <w:webHidden/>
              </w:rPr>
              <w:t>45</w:t>
            </w:r>
            <w:r>
              <w:rPr>
                <w:noProof/>
                <w:webHidden/>
              </w:rPr>
              <w:fldChar w:fldCharType="end"/>
            </w:r>
          </w:hyperlink>
        </w:p>
        <w:p w14:paraId="3075CF95" w14:textId="493E0C5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02" w:history="1">
            <w:r w:rsidRPr="00A24687">
              <w:rPr>
                <w:rStyle w:val="Hyperlink"/>
                <w:noProof/>
              </w:rPr>
              <w:t>2.11.3</w:t>
            </w:r>
            <w:r>
              <w:rPr>
                <w:rFonts w:asciiTheme="minorHAnsi" w:eastAsiaTheme="minorEastAsia" w:hAnsiTheme="minorHAnsi" w:cs="Arial Unicode MS"/>
                <w:noProof/>
                <w:kern w:val="2"/>
                <w14:ligatures w14:val="standardContextual"/>
              </w:rPr>
              <w:tab/>
            </w:r>
            <w:r w:rsidRPr="00A24687">
              <w:rPr>
                <w:rStyle w:val="Hyperlink"/>
                <w:noProof/>
              </w:rPr>
              <w:t>Challenges in Benchmarking Multimodal Systems</w:t>
            </w:r>
            <w:r>
              <w:rPr>
                <w:noProof/>
                <w:webHidden/>
              </w:rPr>
              <w:tab/>
            </w:r>
            <w:r>
              <w:rPr>
                <w:noProof/>
                <w:webHidden/>
              </w:rPr>
              <w:fldChar w:fldCharType="begin"/>
            </w:r>
            <w:r>
              <w:rPr>
                <w:noProof/>
                <w:webHidden/>
              </w:rPr>
              <w:instrText xml:space="preserve"> PAGEREF _Toc213870902 \h </w:instrText>
            </w:r>
            <w:r>
              <w:rPr>
                <w:noProof/>
                <w:webHidden/>
              </w:rPr>
            </w:r>
            <w:r>
              <w:rPr>
                <w:noProof/>
                <w:webHidden/>
              </w:rPr>
              <w:fldChar w:fldCharType="separate"/>
            </w:r>
            <w:r w:rsidR="00AE5ED2">
              <w:rPr>
                <w:noProof/>
                <w:webHidden/>
              </w:rPr>
              <w:t>45</w:t>
            </w:r>
            <w:r>
              <w:rPr>
                <w:noProof/>
                <w:webHidden/>
              </w:rPr>
              <w:fldChar w:fldCharType="end"/>
            </w:r>
          </w:hyperlink>
        </w:p>
        <w:p w14:paraId="32A9483E" w14:textId="23BBE468"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03" w:history="1">
            <w:r w:rsidRPr="00A24687">
              <w:rPr>
                <w:rStyle w:val="Hyperlink"/>
                <w:noProof/>
              </w:rPr>
              <w:t>2.12</w:t>
            </w:r>
            <w:r>
              <w:rPr>
                <w:rFonts w:asciiTheme="minorHAnsi" w:eastAsiaTheme="minorEastAsia" w:hAnsiTheme="minorHAnsi" w:cs="Arial Unicode MS"/>
                <w:noProof/>
                <w:kern w:val="2"/>
                <w14:ligatures w14:val="standardContextual"/>
              </w:rPr>
              <w:tab/>
            </w:r>
            <w:r w:rsidRPr="00A24687">
              <w:rPr>
                <w:rStyle w:val="Hyperlink"/>
                <w:noProof/>
              </w:rPr>
              <w:t>Chapter Summary</w:t>
            </w:r>
            <w:r>
              <w:rPr>
                <w:noProof/>
                <w:webHidden/>
              </w:rPr>
              <w:tab/>
            </w:r>
            <w:r>
              <w:rPr>
                <w:noProof/>
                <w:webHidden/>
              </w:rPr>
              <w:fldChar w:fldCharType="begin"/>
            </w:r>
            <w:r>
              <w:rPr>
                <w:noProof/>
                <w:webHidden/>
              </w:rPr>
              <w:instrText xml:space="preserve"> PAGEREF _Toc213870903 \h </w:instrText>
            </w:r>
            <w:r>
              <w:rPr>
                <w:noProof/>
                <w:webHidden/>
              </w:rPr>
            </w:r>
            <w:r>
              <w:rPr>
                <w:noProof/>
                <w:webHidden/>
              </w:rPr>
              <w:fldChar w:fldCharType="separate"/>
            </w:r>
            <w:r w:rsidR="00AE5ED2">
              <w:rPr>
                <w:noProof/>
                <w:webHidden/>
              </w:rPr>
              <w:t>46</w:t>
            </w:r>
            <w:r>
              <w:rPr>
                <w:noProof/>
                <w:webHidden/>
              </w:rPr>
              <w:fldChar w:fldCharType="end"/>
            </w:r>
          </w:hyperlink>
        </w:p>
        <w:p w14:paraId="23454672" w14:textId="0A3DF0F2" w:rsidR="00981798" w:rsidRDefault="00981798">
          <w:pPr>
            <w:pStyle w:val="TOC1"/>
            <w:tabs>
              <w:tab w:val="left" w:pos="480"/>
              <w:tab w:val="right" w:leader="dot" w:pos="9016"/>
            </w:tabs>
            <w:rPr>
              <w:rFonts w:asciiTheme="minorHAnsi" w:eastAsiaTheme="minorEastAsia" w:hAnsiTheme="minorHAnsi" w:cs="Arial Unicode MS"/>
              <w:noProof/>
              <w:kern w:val="2"/>
              <w14:ligatures w14:val="standardContextual"/>
            </w:rPr>
          </w:pPr>
          <w:hyperlink w:anchor="_Toc213870904" w:history="1">
            <w:r w:rsidRPr="00A24687">
              <w:rPr>
                <w:rStyle w:val="Hyperlink"/>
                <w:noProof/>
              </w:rPr>
              <w:t>3</w:t>
            </w:r>
            <w:r>
              <w:rPr>
                <w:rFonts w:asciiTheme="minorHAnsi" w:eastAsiaTheme="minorEastAsia" w:hAnsiTheme="minorHAnsi" w:cs="Arial Unicode MS"/>
                <w:noProof/>
                <w:kern w:val="2"/>
                <w14:ligatures w14:val="standardContextual"/>
              </w:rPr>
              <w:tab/>
            </w:r>
            <w:r w:rsidRPr="00A24687">
              <w:rPr>
                <w:rStyle w:val="Hyperlink"/>
                <w:noProof/>
              </w:rPr>
              <w:t>CHAPTER 03: METHODOLOGY</w:t>
            </w:r>
            <w:r>
              <w:rPr>
                <w:noProof/>
                <w:webHidden/>
              </w:rPr>
              <w:tab/>
            </w:r>
            <w:r>
              <w:rPr>
                <w:noProof/>
                <w:webHidden/>
              </w:rPr>
              <w:fldChar w:fldCharType="begin"/>
            </w:r>
            <w:r>
              <w:rPr>
                <w:noProof/>
                <w:webHidden/>
              </w:rPr>
              <w:instrText xml:space="preserve"> PAGEREF _Toc213870904 \h </w:instrText>
            </w:r>
            <w:r>
              <w:rPr>
                <w:noProof/>
                <w:webHidden/>
              </w:rPr>
            </w:r>
            <w:r>
              <w:rPr>
                <w:noProof/>
                <w:webHidden/>
              </w:rPr>
              <w:fldChar w:fldCharType="separate"/>
            </w:r>
            <w:r w:rsidR="00AE5ED2">
              <w:rPr>
                <w:noProof/>
                <w:webHidden/>
              </w:rPr>
              <w:t>47</w:t>
            </w:r>
            <w:r>
              <w:rPr>
                <w:noProof/>
                <w:webHidden/>
              </w:rPr>
              <w:fldChar w:fldCharType="end"/>
            </w:r>
          </w:hyperlink>
        </w:p>
        <w:p w14:paraId="33AC47AD" w14:textId="13169363"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05" w:history="1">
            <w:r w:rsidRPr="00A24687">
              <w:rPr>
                <w:rStyle w:val="Hyperlink"/>
                <w:noProof/>
              </w:rPr>
              <w:t>3.1</w:t>
            </w:r>
            <w:r>
              <w:rPr>
                <w:rFonts w:asciiTheme="minorHAnsi" w:eastAsiaTheme="minorEastAsia" w:hAnsiTheme="minorHAnsi" w:cs="Arial Unicode MS"/>
                <w:noProof/>
                <w:kern w:val="2"/>
                <w14:ligatures w14:val="standardContextual"/>
              </w:rPr>
              <w:tab/>
            </w:r>
            <w:r w:rsidRPr="00A24687">
              <w:rPr>
                <w:rStyle w:val="Hyperlink"/>
                <w:noProof/>
              </w:rPr>
              <w:t>Chapter Overview</w:t>
            </w:r>
            <w:r>
              <w:rPr>
                <w:noProof/>
                <w:webHidden/>
              </w:rPr>
              <w:tab/>
            </w:r>
            <w:r>
              <w:rPr>
                <w:noProof/>
                <w:webHidden/>
              </w:rPr>
              <w:fldChar w:fldCharType="begin"/>
            </w:r>
            <w:r>
              <w:rPr>
                <w:noProof/>
                <w:webHidden/>
              </w:rPr>
              <w:instrText xml:space="preserve"> PAGEREF _Toc213870905 \h </w:instrText>
            </w:r>
            <w:r>
              <w:rPr>
                <w:noProof/>
                <w:webHidden/>
              </w:rPr>
            </w:r>
            <w:r>
              <w:rPr>
                <w:noProof/>
                <w:webHidden/>
              </w:rPr>
              <w:fldChar w:fldCharType="separate"/>
            </w:r>
            <w:r w:rsidR="00AE5ED2">
              <w:rPr>
                <w:noProof/>
                <w:webHidden/>
              </w:rPr>
              <w:t>47</w:t>
            </w:r>
            <w:r>
              <w:rPr>
                <w:noProof/>
                <w:webHidden/>
              </w:rPr>
              <w:fldChar w:fldCharType="end"/>
            </w:r>
          </w:hyperlink>
        </w:p>
        <w:p w14:paraId="73467D87" w14:textId="5E253730"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06" w:history="1">
            <w:r w:rsidRPr="00A24687">
              <w:rPr>
                <w:rStyle w:val="Hyperlink"/>
                <w:bCs/>
                <w:noProof/>
              </w:rPr>
              <w:t>3.2</w:t>
            </w:r>
            <w:r>
              <w:rPr>
                <w:rFonts w:asciiTheme="minorHAnsi" w:eastAsiaTheme="minorEastAsia" w:hAnsiTheme="minorHAnsi" w:cs="Arial Unicode MS"/>
                <w:noProof/>
                <w:kern w:val="2"/>
                <w14:ligatures w14:val="standardContextual"/>
              </w:rPr>
              <w:tab/>
            </w:r>
            <w:r w:rsidRPr="00A24687">
              <w:rPr>
                <w:rStyle w:val="Hyperlink"/>
                <w:bCs/>
                <w:noProof/>
              </w:rPr>
              <w:t>Research Methodology  (Saunders' Research Onion in Table Form)</w:t>
            </w:r>
            <w:r>
              <w:rPr>
                <w:noProof/>
                <w:webHidden/>
              </w:rPr>
              <w:tab/>
            </w:r>
            <w:r>
              <w:rPr>
                <w:noProof/>
                <w:webHidden/>
              </w:rPr>
              <w:fldChar w:fldCharType="begin"/>
            </w:r>
            <w:r>
              <w:rPr>
                <w:noProof/>
                <w:webHidden/>
              </w:rPr>
              <w:instrText xml:space="preserve"> PAGEREF _Toc213870906 \h </w:instrText>
            </w:r>
            <w:r>
              <w:rPr>
                <w:noProof/>
                <w:webHidden/>
              </w:rPr>
            </w:r>
            <w:r>
              <w:rPr>
                <w:noProof/>
                <w:webHidden/>
              </w:rPr>
              <w:fldChar w:fldCharType="separate"/>
            </w:r>
            <w:r w:rsidR="00AE5ED2">
              <w:rPr>
                <w:noProof/>
                <w:webHidden/>
              </w:rPr>
              <w:t>47</w:t>
            </w:r>
            <w:r>
              <w:rPr>
                <w:noProof/>
                <w:webHidden/>
              </w:rPr>
              <w:fldChar w:fldCharType="end"/>
            </w:r>
          </w:hyperlink>
        </w:p>
        <w:p w14:paraId="724AA165" w14:textId="5AE58BA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07" w:history="1">
            <w:r w:rsidRPr="00A24687">
              <w:rPr>
                <w:rStyle w:val="Hyperlink"/>
                <w:noProof/>
              </w:rPr>
              <w:t>3.2.1</w:t>
            </w:r>
            <w:r>
              <w:rPr>
                <w:rFonts w:asciiTheme="minorHAnsi" w:eastAsiaTheme="minorEastAsia" w:hAnsiTheme="minorHAnsi" w:cs="Arial Unicode MS"/>
                <w:noProof/>
                <w:kern w:val="2"/>
                <w14:ligatures w14:val="standardContextual"/>
              </w:rPr>
              <w:tab/>
            </w:r>
            <w:r w:rsidRPr="00A24687">
              <w:rPr>
                <w:rStyle w:val="Hyperlink"/>
                <w:noProof/>
              </w:rPr>
              <w:t>Overview</w:t>
            </w:r>
            <w:r>
              <w:rPr>
                <w:noProof/>
                <w:webHidden/>
              </w:rPr>
              <w:tab/>
            </w:r>
            <w:r>
              <w:rPr>
                <w:noProof/>
                <w:webHidden/>
              </w:rPr>
              <w:fldChar w:fldCharType="begin"/>
            </w:r>
            <w:r>
              <w:rPr>
                <w:noProof/>
                <w:webHidden/>
              </w:rPr>
              <w:instrText xml:space="preserve"> PAGEREF _Toc213870907 \h </w:instrText>
            </w:r>
            <w:r>
              <w:rPr>
                <w:noProof/>
                <w:webHidden/>
              </w:rPr>
            </w:r>
            <w:r>
              <w:rPr>
                <w:noProof/>
                <w:webHidden/>
              </w:rPr>
              <w:fldChar w:fldCharType="separate"/>
            </w:r>
            <w:r w:rsidR="00AE5ED2">
              <w:rPr>
                <w:noProof/>
                <w:webHidden/>
              </w:rPr>
              <w:t>47</w:t>
            </w:r>
            <w:r>
              <w:rPr>
                <w:noProof/>
                <w:webHidden/>
              </w:rPr>
              <w:fldChar w:fldCharType="end"/>
            </w:r>
          </w:hyperlink>
        </w:p>
        <w:p w14:paraId="341E9B8D" w14:textId="3A42784C"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08" w:history="1">
            <w:r w:rsidRPr="00A24687">
              <w:rPr>
                <w:rStyle w:val="Hyperlink"/>
                <w:noProof/>
              </w:rPr>
              <w:t>3.3</w:t>
            </w:r>
            <w:r>
              <w:rPr>
                <w:rFonts w:asciiTheme="minorHAnsi" w:eastAsiaTheme="minorEastAsia" w:hAnsiTheme="minorHAnsi" w:cs="Arial Unicode MS"/>
                <w:noProof/>
                <w:kern w:val="2"/>
                <w14:ligatures w14:val="standardContextual"/>
              </w:rPr>
              <w:tab/>
            </w:r>
            <w:r w:rsidRPr="00A24687">
              <w:rPr>
                <w:rStyle w:val="Hyperlink"/>
                <w:noProof/>
              </w:rPr>
              <w:t>Development Methodology</w:t>
            </w:r>
            <w:r>
              <w:rPr>
                <w:noProof/>
                <w:webHidden/>
              </w:rPr>
              <w:tab/>
            </w:r>
            <w:r>
              <w:rPr>
                <w:noProof/>
                <w:webHidden/>
              </w:rPr>
              <w:fldChar w:fldCharType="begin"/>
            </w:r>
            <w:r>
              <w:rPr>
                <w:noProof/>
                <w:webHidden/>
              </w:rPr>
              <w:instrText xml:space="preserve"> PAGEREF _Toc213870908 \h </w:instrText>
            </w:r>
            <w:r>
              <w:rPr>
                <w:noProof/>
                <w:webHidden/>
              </w:rPr>
            </w:r>
            <w:r>
              <w:rPr>
                <w:noProof/>
                <w:webHidden/>
              </w:rPr>
              <w:fldChar w:fldCharType="separate"/>
            </w:r>
            <w:r w:rsidR="00AE5ED2">
              <w:rPr>
                <w:noProof/>
                <w:webHidden/>
              </w:rPr>
              <w:t>53</w:t>
            </w:r>
            <w:r>
              <w:rPr>
                <w:noProof/>
                <w:webHidden/>
              </w:rPr>
              <w:fldChar w:fldCharType="end"/>
            </w:r>
          </w:hyperlink>
        </w:p>
        <w:p w14:paraId="15422D71" w14:textId="6346FF85"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09" w:history="1">
            <w:r w:rsidRPr="00A24687">
              <w:rPr>
                <w:rStyle w:val="Hyperlink"/>
                <w:bCs/>
                <w:noProof/>
              </w:rPr>
              <w:t>3.4</w:t>
            </w:r>
            <w:r>
              <w:rPr>
                <w:rFonts w:asciiTheme="minorHAnsi" w:eastAsiaTheme="minorEastAsia" w:hAnsiTheme="minorHAnsi" w:cs="Arial Unicode MS"/>
                <w:noProof/>
                <w:kern w:val="2"/>
                <w14:ligatures w14:val="standardContextual"/>
              </w:rPr>
              <w:tab/>
            </w:r>
            <w:r w:rsidRPr="00A24687">
              <w:rPr>
                <w:rStyle w:val="Hyperlink"/>
                <w:bCs/>
                <w:noProof/>
              </w:rPr>
              <w:t>Requirement Elicitation Methodology</w:t>
            </w:r>
            <w:r>
              <w:rPr>
                <w:noProof/>
                <w:webHidden/>
              </w:rPr>
              <w:tab/>
            </w:r>
            <w:r>
              <w:rPr>
                <w:noProof/>
                <w:webHidden/>
              </w:rPr>
              <w:fldChar w:fldCharType="begin"/>
            </w:r>
            <w:r>
              <w:rPr>
                <w:noProof/>
                <w:webHidden/>
              </w:rPr>
              <w:instrText xml:space="preserve"> PAGEREF _Toc213870909 \h </w:instrText>
            </w:r>
            <w:r>
              <w:rPr>
                <w:noProof/>
                <w:webHidden/>
              </w:rPr>
            </w:r>
            <w:r>
              <w:rPr>
                <w:noProof/>
                <w:webHidden/>
              </w:rPr>
              <w:fldChar w:fldCharType="separate"/>
            </w:r>
            <w:r w:rsidR="00AE5ED2">
              <w:rPr>
                <w:noProof/>
                <w:webHidden/>
              </w:rPr>
              <w:t>54</w:t>
            </w:r>
            <w:r>
              <w:rPr>
                <w:noProof/>
                <w:webHidden/>
              </w:rPr>
              <w:fldChar w:fldCharType="end"/>
            </w:r>
          </w:hyperlink>
        </w:p>
        <w:p w14:paraId="26D60AE4" w14:textId="72A3E414"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0" w:history="1">
            <w:r w:rsidRPr="00A24687">
              <w:rPr>
                <w:rStyle w:val="Hyperlink"/>
                <w:noProof/>
              </w:rPr>
              <w:t>3.4.1</w:t>
            </w:r>
            <w:r>
              <w:rPr>
                <w:rFonts w:asciiTheme="minorHAnsi" w:eastAsiaTheme="minorEastAsia" w:hAnsiTheme="minorHAnsi" w:cs="Arial Unicode MS"/>
                <w:noProof/>
                <w:kern w:val="2"/>
                <w14:ligatures w14:val="standardContextual"/>
              </w:rPr>
              <w:tab/>
            </w:r>
            <w:r w:rsidRPr="00A24687">
              <w:rPr>
                <w:rStyle w:val="Hyperlink"/>
                <w:noProof/>
              </w:rPr>
              <w:t>Interviews</w:t>
            </w:r>
            <w:r>
              <w:rPr>
                <w:noProof/>
                <w:webHidden/>
              </w:rPr>
              <w:tab/>
            </w:r>
            <w:r>
              <w:rPr>
                <w:noProof/>
                <w:webHidden/>
              </w:rPr>
              <w:fldChar w:fldCharType="begin"/>
            </w:r>
            <w:r>
              <w:rPr>
                <w:noProof/>
                <w:webHidden/>
              </w:rPr>
              <w:instrText xml:space="preserve"> PAGEREF _Toc213870910 \h </w:instrText>
            </w:r>
            <w:r>
              <w:rPr>
                <w:noProof/>
                <w:webHidden/>
              </w:rPr>
            </w:r>
            <w:r>
              <w:rPr>
                <w:noProof/>
                <w:webHidden/>
              </w:rPr>
              <w:fldChar w:fldCharType="separate"/>
            </w:r>
            <w:r w:rsidR="00AE5ED2">
              <w:rPr>
                <w:noProof/>
                <w:webHidden/>
              </w:rPr>
              <w:t>54</w:t>
            </w:r>
            <w:r>
              <w:rPr>
                <w:noProof/>
                <w:webHidden/>
              </w:rPr>
              <w:fldChar w:fldCharType="end"/>
            </w:r>
          </w:hyperlink>
        </w:p>
        <w:p w14:paraId="7C6C8133" w14:textId="6C5A84E4"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1" w:history="1">
            <w:r w:rsidRPr="00A24687">
              <w:rPr>
                <w:rStyle w:val="Hyperlink"/>
                <w:noProof/>
              </w:rPr>
              <w:t>3.4.2</w:t>
            </w:r>
            <w:r>
              <w:rPr>
                <w:rFonts w:asciiTheme="minorHAnsi" w:eastAsiaTheme="minorEastAsia" w:hAnsiTheme="minorHAnsi" w:cs="Arial Unicode MS"/>
                <w:noProof/>
                <w:kern w:val="2"/>
                <w14:ligatures w14:val="standardContextual"/>
              </w:rPr>
              <w:tab/>
            </w:r>
            <w:r w:rsidRPr="00A24687">
              <w:rPr>
                <w:rStyle w:val="Hyperlink"/>
                <w:noProof/>
              </w:rPr>
              <w:t>Surveys</w:t>
            </w:r>
            <w:r>
              <w:rPr>
                <w:noProof/>
                <w:webHidden/>
              </w:rPr>
              <w:tab/>
            </w:r>
            <w:r>
              <w:rPr>
                <w:noProof/>
                <w:webHidden/>
              </w:rPr>
              <w:fldChar w:fldCharType="begin"/>
            </w:r>
            <w:r>
              <w:rPr>
                <w:noProof/>
                <w:webHidden/>
              </w:rPr>
              <w:instrText xml:space="preserve"> PAGEREF _Toc213870911 \h </w:instrText>
            </w:r>
            <w:r>
              <w:rPr>
                <w:noProof/>
                <w:webHidden/>
              </w:rPr>
            </w:r>
            <w:r>
              <w:rPr>
                <w:noProof/>
                <w:webHidden/>
              </w:rPr>
              <w:fldChar w:fldCharType="separate"/>
            </w:r>
            <w:r w:rsidR="00AE5ED2">
              <w:rPr>
                <w:noProof/>
                <w:webHidden/>
              </w:rPr>
              <w:t>54</w:t>
            </w:r>
            <w:r>
              <w:rPr>
                <w:noProof/>
                <w:webHidden/>
              </w:rPr>
              <w:fldChar w:fldCharType="end"/>
            </w:r>
          </w:hyperlink>
        </w:p>
        <w:p w14:paraId="69A58074" w14:textId="5DA26CE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2" w:history="1">
            <w:r w:rsidRPr="00A24687">
              <w:rPr>
                <w:rStyle w:val="Hyperlink"/>
                <w:noProof/>
              </w:rPr>
              <w:t>3.4.3</w:t>
            </w:r>
            <w:r>
              <w:rPr>
                <w:rFonts w:asciiTheme="minorHAnsi" w:eastAsiaTheme="minorEastAsia" w:hAnsiTheme="minorHAnsi" w:cs="Arial Unicode MS"/>
                <w:noProof/>
                <w:kern w:val="2"/>
                <w14:ligatures w14:val="standardContextual"/>
              </w:rPr>
              <w:tab/>
            </w:r>
            <w:r w:rsidRPr="00A24687">
              <w:rPr>
                <w:rStyle w:val="Hyperlink"/>
                <w:noProof/>
              </w:rPr>
              <w:t>Document Analysis</w:t>
            </w:r>
            <w:r>
              <w:rPr>
                <w:noProof/>
                <w:webHidden/>
              </w:rPr>
              <w:tab/>
            </w:r>
            <w:r>
              <w:rPr>
                <w:noProof/>
                <w:webHidden/>
              </w:rPr>
              <w:fldChar w:fldCharType="begin"/>
            </w:r>
            <w:r>
              <w:rPr>
                <w:noProof/>
                <w:webHidden/>
              </w:rPr>
              <w:instrText xml:space="preserve"> PAGEREF _Toc213870912 \h </w:instrText>
            </w:r>
            <w:r>
              <w:rPr>
                <w:noProof/>
                <w:webHidden/>
              </w:rPr>
            </w:r>
            <w:r>
              <w:rPr>
                <w:noProof/>
                <w:webHidden/>
              </w:rPr>
              <w:fldChar w:fldCharType="separate"/>
            </w:r>
            <w:r w:rsidR="00AE5ED2">
              <w:rPr>
                <w:noProof/>
                <w:webHidden/>
              </w:rPr>
              <w:t>54</w:t>
            </w:r>
            <w:r>
              <w:rPr>
                <w:noProof/>
                <w:webHidden/>
              </w:rPr>
              <w:fldChar w:fldCharType="end"/>
            </w:r>
          </w:hyperlink>
        </w:p>
        <w:p w14:paraId="0D3DD6CF" w14:textId="69183E7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3" w:history="1">
            <w:r w:rsidRPr="00A24687">
              <w:rPr>
                <w:rStyle w:val="Hyperlink"/>
                <w:noProof/>
              </w:rPr>
              <w:t>3.4.4</w:t>
            </w:r>
            <w:r>
              <w:rPr>
                <w:rFonts w:asciiTheme="minorHAnsi" w:eastAsiaTheme="minorEastAsia" w:hAnsiTheme="minorHAnsi" w:cs="Arial Unicode MS"/>
                <w:noProof/>
                <w:kern w:val="2"/>
                <w14:ligatures w14:val="standardContextual"/>
              </w:rPr>
              <w:tab/>
            </w:r>
            <w:r w:rsidRPr="00A24687">
              <w:rPr>
                <w:rStyle w:val="Hyperlink"/>
                <w:noProof/>
              </w:rPr>
              <w:t>Brainstorming</w:t>
            </w:r>
            <w:r>
              <w:rPr>
                <w:noProof/>
                <w:webHidden/>
              </w:rPr>
              <w:tab/>
            </w:r>
            <w:r>
              <w:rPr>
                <w:noProof/>
                <w:webHidden/>
              </w:rPr>
              <w:fldChar w:fldCharType="begin"/>
            </w:r>
            <w:r>
              <w:rPr>
                <w:noProof/>
                <w:webHidden/>
              </w:rPr>
              <w:instrText xml:space="preserve"> PAGEREF _Toc213870913 \h </w:instrText>
            </w:r>
            <w:r>
              <w:rPr>
                <w:noProof/>
                <w:webHidden/>
              </w:rPr>
            </w:r>
            <w:r>
              <w:rPr>
                <w:noProof/>
                <w:webHidden/>
              </w:rPr>
              <w:fldChar w:fldCharType="separate"/>
            </w:r>
            <w:r w:rsidR="00AE5ED2">
              <w:rPr>
                <w:noProof/>
                <w:webHidden/>
              </w:rPr>
              <w:t>55</w:t>
            </w:r>
            <w:r>
              <w:rPr>
                <w:noProof/>
                <w:webHidden/>
              </w:rPr>
              <w:fldChar w:fldCharType="end"/>
            </w:r>
          </w:hyperlink>
        </w:p>
        <w:p w14:paraId="18666F8F" w14:textId="0EC6D840"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4" w:history="1">
            <w:r w:rsidRPr="00A24687">
              <w:rPr>
                <w:rStyle w:val="Hyperlink"/>
                <w:noProof/>
              </w:rPr>
              <w:t>3.4.5</w:t>
            </w:r>
            <w:r>
              <w:rPr>
                <w:rFonts w:asciiTheme="minorHAnsi" w:eastAsiaTheme="minorEastAsia" w:hAnsiTheme="minorHAnsi" w:cs="Arial Unicode MS"/>
                <w:noProof/>
                <w:kern w:val="2"/>
                <w14:ligatures w14:val="standardContextual"/>
              </w:rPr>
              <w:tab/>
            </w:r>
            <w:r w:rsidRPr="00A24687">
              <w:rPr>
                <w:rStyle w:val="Hyperlink"/>
                <w:noProof/>
              </w:rPr>
              <w:t>Observation</w:t>
            </w:r>
            <w:r>
              <w:rPr>
                <w:noProof/>
                <w:webHidden/>
              </w:rPr>
              <w:tab/>
            </w:r>
            <w:r>
              <w:rPr>
                <w:noProof/>
                <w:webHidden/>
              </w:rPr>
              <w:fldChar w:fldCharType="begin"/>
            </w:r>
            <w:r>
              <w:rPr>
                <w:noProof/>
                <w:webHidden/>
              </w:rPr>
              <w:instrText xml:space="preserve"> PAGEREF _Toc213870914 \h </w:instrText>
            </w:r>
            <w:r>
              <w:rPr>
                <w:noProof/>
                <w:webHidden/>
              </w:rPr>
            </w:r>
            <w:r>
              <w:rPr>
                <w:noProof/>
                <w:webHidden/>
              </w:rPr>
              <w:fldChar w:fldCharType="separate"/>
            </w:r>
            <w:r w:rsidR="00AE5ED2">
              <w:rPr>
                <w:noProof/>
                <w:webHidden/>
              </w:rPr>
              <w:t>55</w:t>
            </w:r>
            <w:r>
              <w:rPr>
                <w:noProof/>
                <w:webHidden/>
              </w:rPr>
              <w:fldChar w:fldCharType="end"/>
            </w:r>
          </w:hyperlink>
        </w:p>
        <w:p w14:paraId="2CD288CF" w14:textId="51E07F37"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5" w:history="1">
            <w:r w:rsidRPr="00A24687">
              <w:rPr>
                <w:rStyle w:val="Hyperlink"/>
                <w:noProof/>
              </w:rPr>
              <w:t>3.4.6</w:t>
            </w:r>
            <w:r>
              <w:rPr>
                <w:rFonts w:asciiTheme="minorHAnsi" w:eastAsiaTheme="minorEastAsia" w:hAnsiTheme="minorHAnsi" w:cs="Arial Unicode MS"/>
                <w:noProof/>
                <w:kern w:val="2"/>
                <w14:ligatures w14:val="standardContextual"/>
              </w:rPr>
              <w:tab/>
            </w:r>
            <w:r w:rsidRPr="00A24687">
              <w:rPr>
                <w:rStyle w:val="Hyperlink"/>
                <w:noProof/>
              </w:rPr>
              <w:t>Prototyping</w:t>
            </w:r>
            <w:r>
              <w:rPr>
                <w:noProof/>
                <w:webHidden/>
              </w:rPr>
              <w:tab/>
            </w:r>
            <w:r>
              <w:rPr>
                <w:noProof/>
                <w:webHidden/>
              </w:rPr>
              <w:fldChar w:fldCharType="begin"/>
            </w:r>
            <w:r>
              <w:rPr>
                <w:noProof/>
                <w:webHidden/>
              </w:rPr>
              <w:instrText xml:space="preserve"> PAGEREF _Toc213870915 \h </w:instrText>
            </w:r>
            <w:r>
              <w:rPr>
                <w:noProof/>
                <w:webHidden/>
              </w:rPr>
            </w:r>
            <w:r>
              <w:rPr>
                <w:noProof/>
                <w:webHidden/>
              </w:rPr>
              <w:fldChar w:fldCharType="separate"/>
            </w:r>
            <w:r w:rsidR="00AE5ED2">
              <w:rPr>
                <w:noProof/>
                <w:webHidden/>
              </w:rPr>
              <w:t>55</w:t>
            </w:r>
            <w:r>
              <w:rPr>
                <w:noProof/>
                <w:webHidden/>
              </w:rPr>
              <w:fldChar w:fldCharType="end"/>
            </w:r>
          </w:hyperlink>
        </w:p>
        <w:p w14:paraId="23D72818" w14:textId="5B465BF6"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6" w:history="1">
            <w:r w:rsidRPr="00A24687">
              <w:rPr>
                <w:rStyle w:val="Hyperlink"/>
                <w:noProof/>
              </w:rPr>
              <w:t>3.4.7</w:t>
            </w:r>
            <w:r>
              <w:rPr>
                <w:rFonts w:asciiTheme="minorHAnsi" w:eastAsiaTheme="minorEastAsia" w:hAnsiTheme="minorHAnsi" w:cs="Arial Unicode MS"/>
                <w:noProof/>
                <w:kern w:val="2"/>
                <w14:ligatures w14:val="standardContextual"/>
              </w:rPr>
              <w:tab/>
            </w:r>
            <w:r w:rsidRPr="00A24687">
              <w:rPr>
                <w:rStyle w:val="Hyperlink"/>
                <w:noProof/>
              </w:rPr>
              <w:t>Self-Evaluation</w:t>
            </w:r>
            <w:r>
              <w:rPr>
                <w:noProof/>
                <w:webHidden/>
              </w:rPr>
              <w:tab/>
            </w:r>
            <w:r>
              <w:rPr>
                <w:noProof/>
                <w:webHidden/>
              </w:rPr>
              <w:fldChar w:fldCharType="begin"/>
            </w:r>
            <w:r>
              <w:rPr>
                <w:noProof/>
                <w:webHidden/>
              </w:rPr>
              <w:instrText xml:space="preserve"> PAGEREF _Toc213870916 \h </w:instrText>
            </w:r>
            <w:r>
              <w:rPr>
                <w:noProof/>
                <w:webHidden/>
              </w:rPr>
            </w:r>
            <w:r>
              <w:rPr>
                <w:noProof/>
                <w:webHidden/>
              </w:rPr>
              <w:fldChar w:fldCharType="separate"/>
            </w:r>
            <w:r w:rsidR="00AE5ED2">
              <w:rPr>
                <w:noProof/>
                <w:webHidden/>
              </w:rPr>
              <w:t>55</w:t>
            </w:r>
            <w:r>
              <w:rPr>
                <w:noProof/>
                <w:webHidden/>
              </w:rPr>
              <w:fldChar w:fldCharType="end"/>
            </w:r>
          </w:hyperlink>
        </w:p>
        <w:p w14:paraId="1029F1B8" w14:textId="5DA971B3"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17" w:history="1">
            <w:r w:rsidRPr="00A24687">
              <w:rPr>
                <w:rStyle w:val="Hyperlink"/>
                <w:noProof/>
              </w:rPr>
              <w:t>3.5</w:t>
            </w:r>
            <w:r>
              <w:rPr>
                <w:rFonts w:asciiTheme="minorHAnsi" w:eastAsiaTheme="minorEastAsia" w:hAnsiTheme="minorHAnsi" w:cs="Arial Unicode MS"/>
                <w:noProof/>
                <w:kern w:val="2"/>
                <w14:ligatures w14:val="standardContextual"/>
              </w:rPr>
              <w:tab/>
            </w:r>
            <w:r w:rsidRPr="00A24687">
              <w:rPr>
                <w:rStyle w:val="Hyperlink"/>
                <w:noProof/>
              </w:rPr>
              <w:t>Design Methodology</w:t>
            </w:r>
            <w:r>
              <w:rPr>
                <w:noProof/>
                <w:webHidden/>
              </w:rPr>
              <w:tab/>
            </w:r>
            <w:r>
              <w:rPr>
                <w:noProof/>
                <w:webHidden/>
              </w:rPr>
              <w:fldChar w:fldCharType="begin"/>
            </w:r>
            <w:r>
              <w:rPr>
                <w:noProof/>
                <w:webHidden/>
              </w:rPr>
              <w:instrText xml:space="preserve"> PAGEREF _Toc213870917 \h </w:instrText>
            </w:r>
            <w:r>
              <w:rPr>
                <w:noProof/>
                <w:webHidden/>
              </w:rPr>
            </w:r>
            <w:r>
              <w:rPr>
                <w:noProof/>
                <w:webHidden/>
              </w:rPr>
              <w:fldChar w:fldCharType="separate"/>
            </w:r>
            <w:r w:rsidR="00AE5ED2">
              <w:rPr>
                <w:noProof/>
                <w:webHidden/>
              </w:rPr>
              <w:t>56</w:t>
            </w:r>
            <w:r>
              <w:rPr>
                <w:noProof/>
                <w:webHidden/>
              </w:rPr>
              <w:fldChar w:fldCharType="end"/>
            </w:r>
          </w:hyperlink>
        </w:p>
        <w:p w14:paraId="342AE0E2" w14:textId="5139A16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8" w:history="1">
            <w:r w:rsidRPr="00A24687">
              <w:rPr>
                <w:rStyle w:val="Hyperlink"/>
                <w:noProof/>
              </w:rPr>
              <w:t>3.5.1</w:t>
            </w:r>
            <w:r>
              <w:rPr>
                <w:rFonts w:asciiTheme="minorHAnsi" w:eastAsiaTheme="minorEastAsia" w:hAnsiTheme="minorHAnsi" w:cs="Arial Unicode MS"/>
                <w:noProof/>
                <w:kern w:val="2"/>
                <w14:ligatures w14:val="standardContextual"/>
              </w:rPr>
              <w:tab/>
            </w:r>
            <w:r w:rsidRPr="00A24687">
              <w:rPr>
                <w:rStyle w:val="Hyperlink"/>
                <w:bCs/>
                <w:noProof/>
              </w:rPr>
              <w:t>OO Analysis - What the App Must Do</w:t>
            </w:r>
            <w:r>
              <w:rPr>
                <w:noProof/>
                <w:webHidden/>
              </w:rPr>
              <w:tab/>
            </w:r>
            <w:r>
              <w:rPr>
                <w:noProof/>
                <w:webHidden/>
              </w:rPr>
              <w:fldChar w:fldCharType="begin"/>
            </w:r>
            <w:r>
              <w:rPr>
                <w:noProof/>
                <w:webHidden/>
              </w:rPr>
              <w:instrText xml:space="preserve"> PAGEREF _Toc213870918 \h </w:instrText>
            </w:r>
            <w:r>
              <w:rPr>
                <w:noProof/>
                <w:webHidden/>
              </w:rPr>
            </w:r>
            <w:r>
              <w:rPr>
                <w:noProof/>
                <w:webHidden/>
              </w:rPr>
              <w:fldChar w:fldCharType="separate"/>
            </w:r>
            <w:r w:rsidR="00AE5ED2">
              <w:rPr>
                <w:noProof/>
                <w:webHidden/>
              </w:rPr>
              <w:t>56</w:t>
            </w:r>
            <w:r>
              <w:rPr>
                <w:noProof/>
                <w:webHidden/>
              </w:rPr>
              <w:fldChar w:fldCharType="end"/>
            </w:r>
          </w:hyperlink>
        </w:p>
        <w:p w14:paraId="6C020B0D" w14:textId="305CCEA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19" w:history="1">
            <w:r w:rsidRPr="00A24687">
              <w:rPr>
                <w:rStyle w:val="Hyperlink"/>
                <w:bCs/>
                <w:noProof/>
              </w:rPr>
              <w:t>3.5.2</w:t>
            </w:r>
            <w:r>
              <w:rPr>
                <w:rFonts w:asciiTheme="minorHAnsi" w:eastAsiaTheme="minorEastAsia" w:hAnsiTheme="minorHAnsi" w:cs="Arial Unicode MS"/>
                <w:noProof/>
                <w:kern w:val="2"/>
                <w14:ligatures w14:val="standardContextual"/>
              </w:rPr>
              <w:tab/>
            </w:r>
            <w:r w:rsidRPr="00A24687">
              <w:rPr>
                <w:rStyle w:val="Hyperlink"/>
                <w:bCs/>
                <w:noProof/>
              </w:rPr>
              <w:t>OO Design - How the App Will Do It</w:t>
            </w:r>
            <w:r>
              <w:rPr>
                <w:noProof/>
                <w:webHidden/>
              </w:rPr>
              <w:tab/>
            </w:r>
            <w:r>
              <w:rPr>
                <w:noProof/>
                <w:webHidden/>
              </w:rPr>
              <w:fldChar w:fldCharType="begin"/>
            </w:r>
            <w:r>
              <w:rPr>
                <w:noProof/>
                <w:webHidden/>
              </w:rPr>
              <w:instrText xml:space="preserve"> PAGEREF _Toc213870919 \h </w:instrText>
            </w:r>
            <w:r>
              <w:rPr>
                <w:noProof/>
                <w:webHidden/>
              </w:rPr>
            </w:r>
            <w:r>
              <w:rPr>
                <w:noProof/>
                <w:webHidden/>
              </w:rPr>
              <w:fldChar w:fldCharType="separate"/>
            </w:r>
            <w:r w:rsidR="00AE5ED2">
              <w:rPr>
                <w:noProof/>
                <w:webHidden/>
              </w:rPr>
              <w:t>57</w:t>
            </w:r>
            <w:r>
              <w:rPr>
                <w:noProof/>
                <w:webHidden/>
              </w:rPr>
              <w:fldChar w:fldCharType="end"/>
            </w:r>
          </w:hyperlink>
        </w:p>
        <w:p w14:paraId="256EE078" w14:textId="28B6BD37"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0" w:history="1">
            <w:r w:rsidRPr="00A24687">
              <w:rPr>
                <w:rStyle w:val="Hyperlink"/>
                <w:noProof/>
              </w:rPr>
              <w:t>3.5.3</w:t>
            </w:r>
            <w:r>
              <w:rPr>
                <w:rFonts w:asciiTheme="minorHAnsi" w:eastAsiaTheme="minorEastAsia" w:hAnsiTheme="minorHAnsi" w:cs="Arial Unicode MS"/>
                <w:noProof/>
                <w:kern w:val="2"/>
                <w14:ligatures w14:val="standardContextual"/>
              </w:rPr>
              <w:tab/>
            </w:r>
            <w:r w:rsidRPr="00A24687">
              <w:rPr>
                <w:rStyle w:val="Hyperlink"/>
                <w:noProof/>
              </w:rPr>
              <w:t>Data &amp; Storage (SSADM-Style Clarity)</w:t>
            </w:r>
            <w:r>
              <w:rPr>
                <w:noProof/>
                <w:webHidden/>
              </w:rPr>
              <w:tab/>
            </w:r>
            <w:r>
              <w:rPr>
                <w:noProof/>
                <w:webHidden/>
              </w:rPr>
              <w:fldChar w:fldCharType="begin"/>
            </w:r>
            <w:r>
              <w:rPr>
                <w:noProof/>
                <w:webHidden/>
              </w:rPr>
              <w:instrText xml:space="preserve"> PAGEREF _Toc213870920 \h </w:instrText>
            </w:r>
            <w:r>
              <w:rPr>
                <w:noProof/>
                <w:webHidden/>
              </w:rPr>
            </w:r>
            <w:r>
              <w:rPr>
                <w:noProof/>
                <w:webHidden/>
              </w:rPr>
              <w:fldChar w:fldCharType="separate"/>
            </w:r>
            <w:r w:rsidR="00AE5ED2">
              <w:rPr>
                <w:noProof/>
                <w:webHidden/>
              </w:rPr>
              <w:t>58</w:t>
            </w:r>
            <w:r>
              <w:rPr>
                <w:noProof/>
                <w:webHidden/>
              </w:rPr>
              <w:fldChar w:fldCharType="end"/>
            </w:r>
          </w:hyperlink>
        </w:p>
        <w:p w14:paraId="29A620E7" w14:textId="7748C9B3"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1" w:history="1">
            <w:r w:rsidRPr="00A24687">
              <w:rPr>
                <w:rStyle w:val="Hyperlink"/>
                <w:noProof/>
              </w:rPr>
              <w:t>3.5.4</w:t>
            </w:r>
            <w:r>
              <w:rPr>
                <w:rFonts w:asciiTheme="minorHAnsi" w:eastAsiaTheme="minorEastAsia" w:hAnsiTheme="minorHAnsi" w:cs="Arial Unicode MS"/>
                <w:noProof/>
                <w:kern w:val="2"/>
                <w14:ligatures w14:val="standardContextual"/>
              </w:rPr>
              <w:tab/>
            </w:r>
            <w:r w:rsidRPr="00A24687">
              <w:rPr>
                <w:rStyle w:val="Hyperlink"/>
                <w:bCs/>
                <w:noProof/>
              </w:rPr>
              <w:t>API Design (Clean and Small)</w:t>
            </w:r>
            <w:r>
              <w:rPr>
                <w:noProof/>
                <w:webHidden/>
              </w:rPr>
              <w:tab/>
            </w:r>
            <w:r>
              <w:rPr>
                <w:noProof/>
                <w:webHidden/>
              </w:rPr>
              <w:fldChar w:fldCharType="begin"/>
            </w:r>
            <w:r>
              <w:rPr>
                <w:noProof/>
                <w:webHidden/>
              </w:rPr>
              <w:instrText xml:space="preserve"> PAGEREF _Toc213870921 \h </w:instrText>
            </w:r>
            <w:r>
              <w:rPr>
                <w:noProof/>
                <w:webHidden/>
              </w:rPr>
            </w:r>
            <w:r>
              <w:rPr>
                <w:noProof/>
                <w:webHidden/>
              </w:rPr>
              <w:fldChar w:fldCharType="separate"/>
            </w:r>
            <w:r w:rsidR="00AE5ED2">
              <w:rPr>
                <w:noProof/>
                <w:webHidden/>
              </w:rPr>
              <w:t>58</w:t>
            </w:r>
            <w:r>
              <w:rPr>
                <w:noProof/>
                <w:webHidden/>
              </w:rPr>
              <w:fldChar w:fldCharType="end"/>
            </w:r>
          </w:hyperlink>
        </w:p>
        <w:p w14:paraId="6549186E" w14:textId="3C1CB02F"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2" w:history="1">
            <w:r w:rsidRPr="00A24687">
              <w:rPr>
                <w:rStyle w:val="Hyperlink"/>
                <w:noProof/>
              </w:rPr>
              <w:t>3.5.5</w:t>
            </w:r>
            <w:r>
              <w:rPr>
                <w:rFonts w:asciiTheme="minorHAnsi" w:eastAsiaTheme="minorEastAsia" w:hAnsiTheme="minorHAnsi" w:cs="Arial Unicode MS"/>
                <w:noProof/>
                <w:kern w:val="2"/>
                <w14:ligatures w14:val="standardContextual"/>
              </w:rPr>
              <w:tab/>
            </w:r>
            <w:r w:rsidRPr="00A24687">
              <w:rPr>
                <w:rStyle w:val="Hyperlink"/>
                <w:noProof/>
              </w:rPr>
              <w:t>Non-Functional Design (Built-in)</w:t>
            </w:r>
            <w:r>
              <w:rPr>
                <w:noProof/>
                <w:webHidden/>
              </w:rPr>
              <w:tab/>
            </w:r>
            <w:r>
              <w:rPr>
                <w:noProof/>
                <w:webHidden/>
              </w:rPr>
              <w:fldChar w:fldCharType="begin"/>
            </w:r>
            <w:r>
              <w:rPr>
                <w:noProof/>
                <w:webHidden/>
              </w:rPr>
              <w:instrText xml:space="preserve"> PAGEREF _Toc213870922 \h </w:instrText>
            </w:r>
            <w:r>
              <w:rPr>
                <w:noProof/>
                <w:webHidden/>
              </w:rPr>
            </w:r>
            <w:r>
              <w:rPr>
                <w:noProof/>
                <w:webHidden/>
              </w:rPr>
              <w:fldChar w:fldCharType="separate"/>
            </w:r>
            <w:r w:rsidR="00AE5ED2">
              <w:rPr>
                <w:noProof/>
                <w:webHidden/>
              </w:rPr>
              <w:t>59</w:t>
            </w:r>
            <w:r>
              <w:rPr>
                <w:noProof/>
                <w:webHidden/>
              </w:rPr>
              <w:fldChar w:fldCharType="end"/>
            </w:r>
          </w:hyperlink>
        </w:p>
        <w:p w14:paraId="403B1DFC" w14:textId="13989F20"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3" w:history="1">
            <w:r w:rsidRPr="00A24687">
              <w:rPr>
                <w:rStyle w:val="Hyperlink"/>
                <w:noProof/>
              </w:rPr>
              <w:t>3.5.6</w:t>
            </w:r>
            <w:r>
              <w:rPr>
                <w:rFonts w:asciiTheme="minorHAnsi" w:eastAsiaTheme="minorEastAsia" w:hAnsiTheme="minorHAnsi" w:cs="Arial Unicode MS"/>
                <w:noProof/>
                <w:kern w:val="2"/>
                <w14:ligatures w14:val="standardContextual"/>
              </w:rPr>
              <w:tab/>
            </w:r>
            <w:r w:rsidRPr="00A24687">
              <w:rPr>
                <w:rStyle w:val="Hyperlink"/>
                <w:noProof/>
              </w:rPr>
              <w:t>Traceability and Validation</w:t>
            </w:r>
            <w:r>
              <w:rPr>
                <w:noProof/>
                <w:webHidden/>
              </w:rPr>
              <w:tab/>
            </w:r>
            <w:r>
              <w:rPr>
                <w:noProof/>
                <w:webHidden/>
              </w:rPr>
              <w:fldChar w:fldCharType="begin"/>
            </w:r>
            <w:r>
              <w:rPr>
                <w:noProof/>
                <w:webHidden/>
              </w:rPr>
              <w:instrText xml:space="preserve"> PAGEREF _Toc213870923 \h </w:instrText>
            </w:r>
            <w:r>
              <w:rPr>
                <w:noProof/>
                <w:webHidden/>
              </w:rPr>
            </w:r>
            <w:r>
              <w:rPr>
                <w:noProof/>
                <w:webHidden/>
              </w:rPr>
              <w:fldChar w:fldCharType="separate"/>
            </w:r>
            <w:r w:rsidR="00AE5ED2">
              <w:rPr>
                <w:noProof/>
                <w:webHidden/>
              </w:rPr>
              <w:t>59</w:t>
            </w:r>
            <w:r>
              <w:rPr>
                <w:noProof/>
                <w:webHidden/>
              </w:rPr>
              <w:fldChar w:fldCharType="end"/>
            </w:r>
          </w:hyperlink>
        </w:p>
        <w:p w14:paraId="36FA2736" w14:textId="3C29FDD9"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24" w:history="1">
            <w:r w:rsidRPr="00A24687">
              <w:rPr>
                <w:rStyle w:val="Hyperlink"/>
                <w:bCs/>
                <w:noProof/>
              </w:rPr>
              <w:t>3.6</w:t>
            </w:r>
            <w:r>
              <w:rPr>
                <w:rFonts w:asciiTheme="minorHAnsi" w:eastAsiaTheme="minorEastAsia" w:hAnsiTheme="minorHAnsi" w:cs="Arial Unicode MS"/>
                <w:noProof/>
                <w:kern w:val="2"/>
                <w14:ligatures w14:val="standardContextual"/>
              </w:rPr>
              <w:tab/>
            </w:r>
            <w:r w:rsidRPr="00A24687">
              <w:rPr>
                <w:rStyle w:val="Hyperlink"/>
                <w:bCs/>
                <w:noProof/>
              </w:rPr>
              <w:t>Programming Paradigm</w:t>
            </w:r>
            <w:r>
              <w:rPr>
                <w:noProof/>
                <w:webHidden/>
              </w:rPr>
              <w:tab/>
            </w:r>
            <w:r>
              <w:rPr>
                <w:noProof/>
                <w:webHidden/>
              </w:rPr>
              <w:fldChar w:fldCharType="begin"/>
            </w:r>
            <w:r>
              <w:rPr>
                <w:noProof/>
                <w:webHidden/>
              </w:rPr>
              <w:instrText xml:space="preserve"> PAGEREF _Toc213870924 \h </w:instrText>
            </w:r>
            <w:r>
              <w:rPr>
                <w:noProof/>
                <w:webHidden/>
              </w:rPr>
            </w:r>
            <w:r>
              <w:rPr>
                <w:noProof/>
                <w:webHidden/>
              </w:rPr>
              <w:fldChar w:fldCharType="separate"/>
            </w:r>
            <w:r w:rsidR="00AE5ED2">
              <w:rPr>
                <w:noProof/>
                <w:webHidden/>
              </w:rPr>
              <w:t>59</w:t>
            </w:r>
            <w:r>
              <w:rPr>
                <w:noProof/>
                <w:webHidden/>
              </w:rPr>
              <w:fldChar w:fldCharType="end"/>
            </w:r>
          </w:hyperlink>
        </w:p>
        <w:p w14:paraId="35BF1437" w14:textId="363C845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5" w:history="1">
            <w:r w:rsidRPr="00A24687">
              <w:rPr>
                <w:rStyle w:val="Hyperlink"/>
                <w:noProof/>
              </w:rPr>
              <w:t>3.6.1</w:t>
            </w:r>
            <w:r>
              <w:rPr>
                <w:rFonts w:asciiTheme="minorHAnsi" w:eastAsiaTheme="minorEastAsia" w:hAnsiTheme="minorHAnsi" w:cs="Arial Unicode MS"/>
                <w:noProof/>
                <w:kern w:val="2"/>
                <w14:ligatures w14:val="standardContextual"/>
              </w:rPr>
              <w:tab/>
            </w:r>
            <w:r w:rsidRPr="00A24687">
              <w:rPr>
                <w:rStyle w:val="Hyperlink"/>
                <w:noProof/>
              </w:rPr>
              <w:t>Object-Oriented Programming (OOP) - primary paradigm</w:t>
            </w:r>
            <w:r>
              <w:rPr>
                <w:noProof/>
                <w:webHidden/>
              </w:rPr>
              <w:tab/>
            </w:r>
            <w:r>
              <w:rPr>
                <w:noProof/>
                <w:webHidden/>
              </w:rPr>
              <w:fldChar w:fldCharType="begin"/>
            </w:r>
            <w:r>
              <w:rPr>
                <w:noProof/>
                <w:webHidden/>
              </w:rPr>
              <w:instrText xml:space="preserve"> PAGEREF _Toc213870925 \h </w:instrText>
            </w:r>
            <w:r>
              <w:rPr>
                <w:noProof/>
                <w:webHidden/>
              </w:rPr>
            </w:r>
            <w:r>
              <w:rPr>
                <w:noProof/>
                <w:webHidden/>
              </w:rPr>
              <w:fldChar w:fldCharType="separate"/>
            </w:r>
            <w:r w:rsidR="00AE5ED2">
              <w:rPr>
                <w:noProof/>
                <w:webHidden/>
              </w:rPr>
              <w:t>60</w:t>
            </w:r>
            <w:r>
              <w:rPr>
                <w:noProof/>
                <w:webHidden/>
              </w:rPr>
              <w:fldChar w:fldCharType="end"/>
            </w:r>
          </w:hyperlink>
        </w:p>
        <w:p w14:paraId="7E775466" w14:textId="6D2E302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6" w:history="1">
            <w:r w:rsidRPr="00A24687">
              <w:rPr>
                <w:rStyle w:val="Hyperlink"/>
                <w:noProof/>
              </w:rPr>
              <w:t>3.6.2</w:t>
            </w:r>
            <w:r>
              <w:rPr>
                <w:rFonts w:asciiTheme="minorHAnsi" w:eastAsiaTheme="minorEastAsia" w:hAnsiTheme="minorHAnsi" w:cs="Arial Unicode MS"/>
                <w:noProof/>
                <w:kern w:val="2"/>
                <w14:ligatures w14:val="standardContextual"/>
              </w:rPr>
              <w:tab/>
            </w:r>
            <w:r w:rsidRPr="00A24687">
              <w:rPr>
                <w:rStyle w:val="Hyperlink"/>
                <w:noProof/>
              </w:rPr>
              <w:t>Structured/ procedural programming - scripts and pipelines.</w:t>
            </w:r>
            <w:r>
              <w:rPr>
                <w:noProof/>
                <w:webHidden/>
              </w:rPr>
              <w:tab/>
            </w:r>
            <w:r>
              <w:rPr>
                <w:noProof/>
                <w:webHidden/>
              </w:rPr>
              <w:fldChar w:fldCharType="begin"/>
            </w:r>
            <w:r>
              <w:rPr>
                <w:noProof/>
                <w:webHidden/>
              </w:rPr>
              <w:instrText xml:space="preserve"> PAGEREF _Toc213870926 \h </w:instrText>
            </w:r>
            <w:r>
              <w:rPr>
                <w:noProof/>
                <w:webHidden/>
              </w:rPr>
            </w:r>
            <w:r>
              <w:rPr>
                <w:noProof/>
                <w:webHidden/>
              </w:rPr>
              <w:fldChar w:fldCharType="separate"/>
            </w:r>
            <w:r w:rsidR="00AE5ED2">
              <w:rPr>
                <w:noProof/>
                <w:webHidden/>
              </w:rPr>
              <w:t>60</w:t>
            </w:r>
            <w:r>
              <w:rPr>
                <w:noProof/>
                <w:webHidden/>
              </w:rPr>
              <w:fldChar w:fldCharType="end"/>
            </w:r>
          </w:hyperlink>
        </w:p>
        <w:p w14:paraId="42EDC5C4" w14:textId="3FDC4515"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7" w:history="1">
            <w:r w:rsidRPr="00A24687">
              <w:rPr>
                <w:rStyle w:val="Hyperlink"/>
                <w:noProof/>
              </w:rPr>
              <w:t>3.6.3</w:t>
            </w:r>
            <w:r>
              <w:rPr>
                <w:rFonts w:asciiTheme="minorHAnsi" w:eastAsiaTheme="minorEastAsia" w:hAnsiTheme="minorHAnsi" w:cs="Arial Unicode MS"/>
                <w:noProof/>
                <w:kern w:val="2"/>
                <w14:ligatures w14:val="standardContextual"/>
              </w:rPr>
              <w:tab/>
            </w:r>
            <w:r w:rsidRPr="00A24687">
              <w:rPr>
                <w:rStyle w:val="Hyperlink"/>
                <w:bCs/>
                <w:noProof/>
              </w:rPr>
              <w:t>Functional Programming - transforms, ranking and UI states</w:t>
            </w:r>
            <w:r>
              <w:rPr>
                <w:noProof/>
                <w:webHidden/>
              </w:rPr>
              <w:tab/>
            </w:r>
            <w:r>
              <w:rPr>
                <w:noProof/>
                <w:webHidden/>
              </w:rPr>
              <w:fldChar w:fldCharType="begin"/>
            </w:r>
            <w:r>
              <w:rPr>
                <w:noProof/>
                <w:webHidden/>
              </w:rPr>
              <w:instrText xml:space="preserve"> PAGEREF _Toc213870927 \h </w:instrText>
            </w:r>
            <w:r>
              <w:rPr>
                <w:noProof/>
                <w:webHidden/>
              </w:rPr>
            </w:r>
            <w:r>
              <w:rPr>
                <w:noProof/>
                <w:webHidden/>
              </w:rPr>
              <w:fldChar w:fldCharType="separate"/>
            </w:r>
            <w:r w:rsidR="00AE5ED2">
              <w:rPr>
                <w:noProof/>
                <w:webHidden/>
              </w:rPr>
              <w:t>60</w:t>
            </w:r>
            <w:r>
              <w:rPr>
                <w:noProof/>
                <w:webHidden/>
              </w:rPr>
              <w:fldChar w:fldCharType="end"/>
            </w:r>
          </w:hyperlink>
        </w:p>
        <w:p w14:paraId="36C8BBA8" w14:textId="0C330E36"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8" w:history="1">
            <w:r w:rsidRPr="00A24687">
              <w:rPr>
                <w:rStyle w:val="Hyperlink"/>
                <w:noProof/>
              </w:rPr>
              <w:t>3.6.4</w:t>
            </w:r>
            <w:r>
              <w:rPr>
                <w:rFonts w:asciiTheme="minorHAnsi" w:eastAsiaTheme="minorEastAsia" w:hAnsiTheme="minorHAnsi" w:cs="Arial Unicode MS"/>
                <w:noProof/>
                <w:kern w:val="2"/>
                <w14:ligatures w14:val="standardContextual"/>
              </w:rPr>
              <w:tab/>
            </w:r>
            <w:r w:rsidRPr="00A24687">
              <w:rPr>
                <w:rStyle w:val="Hyperlink"/>
                <w:noProof/>
              </w:rPr>
              <w:t>Programming Languages and Fit</w:t>
            </w:r>
            <w:r>
              <w:rPr>
                <w:noProof/>
                <w:webHidden/>
              </w:rPr>
              <w:tab/>
            </w:r>
            <w:r>
              <w:rPr>
                <w:noProof/>
                <w:webHidden/>
              </w:rPr>
              <w:fldChar w:fldCharType="begin"/>
            </w:r>
            <w:r>
              <w:rPr>
                <w:noProof/>
                <w:webHidden/>
              </w:rPr>
              <w:instrText xml:space="preserve"> PAGEREF _Toc213870928 \h </w:instrText>
            </w:r>
            <w:r>
              <w:rPr>
                <w:noProof/>
                <w:webHidden/>
              </w:rPr>
            </w:r>
            <w:r>
              <w:rPr>
                <w:noProof/>
                <w:webHidden/>
              </w:rPr>
              <w:fldChar w:fldCharType="separate"/>
            </w:r>
            <w:r w:rsidR="00AE5ED2">
              <w:rPr>
                <w:noProof/>
                <w:webHidden/>
              </w:rPr>
              <w:t>61</w:t>
            </w:r>
            <w:r>
              <w:rPr>
                <w:noProof/>
                <w:webHidden/>
              </w:rPr>
              <w:fldChar w:fldCharType="end"/>
            </w:r>
          </w:hyperlink>
        </w:p>
        <w:p w14:paraId="4DD3F27F" w14:textId="3F8551C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29" w:history="1">
            <w:r w:rsidRPr="00A24687">
              <w:rPr>
                <w:rStyle w:val="Hyperlink"/>
                <w:noProof/>
              </w:rPr>
              <w:t>3.6.5</w:t>
            </w:r>
            <w:r>
              <w:rPr>
                <w:rFonts w:asciiTheme="minorHAnsi" w:eastAsiaTheme="minorEastAsia" w:hAnsiTheme="minorHAnsi" w:cs="Arial Unicode MS"/>
                <w:noProof/>
                <w:kern w:val="2"/>
                <w14:ligatures w14:val="standardContextual"/>
              </w:rPr>
              <w:tab/>
            </w:r>
            <w:r w:rsidRPr="00A24687">
              <w:rPr>
                <w:rStyle w:val="Hyperlink"/>
                <w:noProof/>
              </w:rPr>
              <w:t>Summary checklist</w:t>
            </w:r>
            <w:r>
              <w:rPr>
                <w:noProof/>
                <w:webHidden/>
              </w:rPr>
              <w:tab/>
            </w:r>
            <w:r>
              <w:rPr>
                <w:noProof/>
                <w:webHidden/>
              </w:rPr>
              <w:fldChar w:fldCharType="begin"/>
            </w:r>
            <w:r>
              <w:rPr>
                <w:noProof/>
                <w:webHidden/>
              </w:rPr>
              <w:instrText xml:space="preserve"> PAGEREF _Toc213870929 \h </w:instrText>
            </w:r>
            <w:r>
              <w:rPr>
                <w:noProof/>
                <w:webHidden/>
              </w:rPr>
            </w:r>
            <w:r>
              <w:rPr>
                <w:noProof/>
                <w:webHidden/>
              </w:rPr>
              <w:fldChar w:fldCharType="separate"/>
            </w:r>
            <w:r w:rsidR="00AE5ED2">
              <w:rPr>
                <w:noProof/>
                <w:webHidden/>
              </w:rPr>
              <w:t>61</w:t>
            </w:r>
            <w:r>
              <w:rPr>
                <w:noProof/>
                <w:webHidden/>
              </w:rPr>
              <w:fldChar w:fldCharType="end"/>
            </w:r>
          </w:hyperlink>
        </w:p>
        <w:p w14:paraId="570AE381" w14:textId="6E9D1125"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30" w:history="1">
            <w:r w:rsidRPr="00A24687">
              <w:rPr>
                <w:rStyle w:val="Hyperlink"/>
                <w:noProof/>
              </w:rPr>
              <w:t>3.7</w:t>
            </w:r>
            <w:r>
              <w:rPr>
                <w:rFonts w:asciiTheme="minorHAnsi" w:eastAsiaTheme="minorEastAsia" w:hAnsiTheme="minorHAnsi" w:cs="Arial Unicode MS"/>
                <w:noProof/>
                <w:kern w:val="2"/>
                <w14:ligatures w14:val="standardContextual"/>
              </w:rPr>
              <w:tab/>
            </w:r>
            <w:r w:rsidRPr="00A24687">
              <w:rPr>
                <w:rStyle w:val="Hyperlink"/>
                <w:noProof/>
              </w:rPr>
              <w:t>Testing Methodology</w:t>
            </w:r>
            <w:r>
              <w:rPr>
                <w:noProof/>
                <w:webHidden/>
              </w:rPr>
              <w:tab/>
            </w:r>
            <w:r>
              <w:rPr>
                <w:noProof/>
                <w:webHidden/>
              </w:rPr>
              <w:fldChar w:fldCharType="begin"/>
            </w:r>
            <w:r>
              <w:rPr>
                <w:noProof/>
                <w:webHidden/>
              </w:rPr>
              <w:instrText xml:space="preserve"> PAGEREF _Toc213870930 \h </w:instrText>
            </w:r>
            <w:r>
              <w:rPr>
                <w:noProof/>
                <w:webHidden/>
              </w:rPr>
            </w:r>
            <w:r>
              <w:rPr>
                <w:noProof/>
                <w:webHidden/>
              </w:rPr>
              <w:fldChar w:fldCharType="separate"/>
            </w:r>
            <w:r w:rsidR="00AE5ED2">
              <w:rPr>
                <w:noProof/>
                <w:webHidden/>
              </w:rPr>
              <w:t>61</w:t>
            </w:r>
            <w:r>
              <w:rPr>
                <w:noProof/>
                <w:webHidden/>
              </w:rPr>
              <w:fldChar w:fldCharType="end"/>
            </w:r>
          </w:hyperlink>
        </w:p>
        <w:p w14:paraId="57C69EE2" w14:textId="2D2A3D4C"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1" w:history="1">
            <w:r w:rsidRPr="00A24687">
              <w:rPr>
                <w:rStyle w:val="Hyperlink"/>
                <w:noProof/>
              </w:rPr>
              <w:t>3.7.1</w:t>
            </w:r>
            <w:r>
              <w:rPr>
                <w:rFonts w:asciiTheme="minorHAnsi" w:eastAsiaTheme="minorEastAsia" w:hAnsiTheme="minorHAnsi" w:cs="Arial Unicode MS"/>
                <w:noProof/>
                <w:kern w:val="2"/>
                <w14:ligatures w14:val="standardContextual"/>
              </w:rPr>
              <w:tab/>
            </w:r>
            <w:r w:rsidRPr="00A24687">
              <w:rPr>
                <w:rStyle w:val="Hyperlink"/>
                <w:noProof/>
              </w:rPr>
              <w:t>Model testing</w:t>
            </w:r>
            <w:r>
              <w:rPr>
                <w:noProof/>
                <w:webHidden/>
              </w:rPr>
              <w:tab/>
            </w:r>
            <w:r>
              <w:rPr>
                <w:noProof/>
                <w:webHidden/>
              </w:rPr>
              <w:fldChar w:fldCharType="begin"/>
            </w:r>
            <w:r>
              <w:rPr>
                <w:noProof/>
                <w:webHidden/>
              </w:rPr>
              <w:instrText xml:space="preserve"> PAGEREF _Toc213870931 \h </w:instrText>
            </w:r>
            <w:r>
              <w:rPr>
                <w:noProof/>
                <w:webHidden/>
              </w:rPr>
            </w:r>
            <w:r>
              <w:rPr>
                <w:noProof/>
                <w:webHidden/>
              </w:rPr>
              <w:fldChar w:fldCharType="separate"/>
            </w:r>
            <w:r w:rsidR="00AE5ED2">
              <w:rPr>
                <w:noProof/>
                <w:webHidden/>
              </w:rPr>
              <w:t>61</w:t>
            </w:r>
            <w:r>
              <w:rPr>
                <w:noProof/>
                <w:webHidden/>
              </w:rPr>
              <w:fldChar w:fldCharType="end"/>
            </w:r>
          </w:hyperlink>
        </w:p>
        <w:p w14:paraId="79CA27D4" w14:textId="30F4209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2" w:history="1">
            <w:r w:rsidRPr="00A24687">
              <w:rPr>
                <w:rStyle w:val="Hyperlink"/>
                <w:noProof/>
              </w:rPr>
              <w:t>3.7.2</w:t>
            </w:r>
            <w:r>
              <w:rPr>
                <w:rFonts w:asciiTheme="minorHAnsi" w:eastAsiaTheme="minorEastAsia" w:hAnsiTheme="minorHAnsi" w:cs="Arial Unicode MS"/>
                <w:noProof/>
                <w:kern w:val="2"/>
                <w14:ligatures w14:val="standardContextual"/>
              </w:rPr>
              <w:tab/>
            </w:r>
            <w:r w:rsidRPr="00A24687">
              <w:rPr>
                <w:rStyle w:val="Hyperlink"/>
                <w:noProof/>
              </w:rPr>
              <w:t>Prototype Testing</w:t>
            </w:r>
            <w:r>
              <w:rPr>
                <w:noProof/>
                <w:webHidden/>
              </w:rPr>
              <w:tab/>
            </w:r>
            <w:r>
              <w:rPr>
                <w:noProof/>
                <w:webHidden/>
              </w:rPr>
              <w:fldChar w:fldCharType="begin"/>
            </w:r>
            <w:r>
              <w:rPr>
                <w:noProof/>
                <w:webHidden/>
              </w:rPr>
              <w:instrText xml:space="preserve"> PAGEREF _Toc213870932 \h </w:instrText>
            </w:r>
            <w:r>
              <w:rPr>
                <w:noProof/>
                <w:webHidden/>
              </w:rPr>
            </w:r>
            <w:r>
              <w:rPr>
                <w:noProof/>
                <w:webHidden/>
              </w:rPr>
              <w:fldChar w:fldCharType="separate"/>
            </w:r>
            <w:r w:rsidR="00AE5ED2">
              <w:rPr>
                <w:noProof/>
                <w:webHidden/>
              </w:rPr>
              <w:t>62</w:t>
            </w:r>
            <w:r>
              <w:rPr>
                <w:noProof/>
                <w:webHidden/>
              </w:rPr>
              <w:fldChar w:fldCharType="end"/>
            </w:r>
          </w:hyperlink>
        </w:p>
        <w:p w14:paraId="5B66E726" w14:textId="22EA29A8"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3" w:history="1">
            <w:r w:rsidRPr="00A24687">
              <w:rPr>
                <w:rStyle w:val="Hyperlink"/>
                <w:noProof/>
              </w:rPr>
              <w:t>3.7.3</w:t>
            </w:r>
            <w:r>
              <w:rPr>
                <w:rFonts w:asciiTheme="minorHAnsi" w:eastAsiaTheme="minorEastAsia" w:hAnsiTheme="minorHAnsi" w:cs="Arial Unicode MS"/>
                <w:noProof/>
                <w:kern w:val="2"/>
                <w14:ligatures w14:val="standardContextual"/>
              </w:rPr>
              <w:tab/>
            </w:r>
            <w:r w:rsidRPr="00A24687">
              <w:rPr>
                <w:rStyle w:val="Hyperlink"/>
                <w:noProof/>
              </w:rPr>
              <w:t>Unit Testing</w:t>
            </w:r>
            <w:r>
              <w:rPr>
                <w:noProof/>
                <w:webHidden/>
              </w:rPr>
              <w:tab/>
            </w:r>
            <w:r>
              <w:rPr>
                <w:noProof/>
                <w:webHidden/>
              </w:rPr>
              <w:fldChar w:fldCharType="begin"/>
            </w:r>
            <w:r>
              <w:rPr>
                <w:noProof/>
                <w:webHidden/>
              </w:rPr>
              <w:instrText xml:space="preserve"> PAGEREF _Toc213870933 \h </w:instrText>
            </w:r>
            <w:r>
              <w:rPr>
                <w:noProof/>
                <w:webHidden/>
              </w:rPr>
            </w:r>
            <w:r>
              <w:rPr>
                <w:noProof/>
                <w:webHidden/>
              </w:rPr>
              <w:fldChar w:fldCharType="separate"/>
            </w:r>
            <w:r w:rsidR="00AE5ED2">
              <w:rPr>
                <w:noProof/>
                <w:webHidden/>
              </w:rPr>
              <w:t>62</w:t>
            </w:r>
            <w:r>
              <w:rPr>
                <w:noProof/>
                <w:webHidden/>
              </w:rPr>
              <w:fldChar w:fldCharType="end"/>
            </w:r>
          </w:hyperlink>
        </w:p>
        <w:p w14:paraId="15BE95AB" w14:textId="78223F51"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4" w:history="1">
            <w:r w:rsidRPr="00A24687">
              <w:rPr>
                <w:rStyle w:val="Hyperlink"/>
                <w:noProof/>
              </w:rPr>
              <w:t>3.7.4</w:t>
            </w:r>
            <w:r>
              <w:rPr>
                <w:rFonts w:asciiTheme="minorHAnsi" w:eastAsiaTheme="minorEastAsia" w:hAnsiTheme="minorHAnsi" w:cs="Arial Unicode MS"/>
                <w:noProof/>
                <w:kern w:val="2"/>
                <w14:ligatures w14:val="standardContextual"/>
              </w:rPr>
              <w:tab/>
            </w:r>
            <w:r w:rsidRPr="00A24687">
              <w:rPr>
                <w:rStyle w:val="Hyperlink"/>
                <w:noProof/>
              </w:rPr>
              <w:t>System Integration Testing</w:t>
            </w:r>
            <w:r>
              <w:rPr>
                <w:noProof/>
                <w:webHidden/>
              </w:rPr>
              <w:tab/>
            </w:r>
            <w:r>
              <w:rPr>
                <w:noProof/>
                <w:webHidden/>
              </w:rPr>
              <w:fldChar w:fldCharType="begin"/>
            </w:r>
            <w:r>
              <w:rPr>
                <w:noProof/>
                <w:webHidden/>
              </w:rPr>
              <w:instrText xml:space="preserve"> PAGEREF _Toc213870934 \h </w:instrText>
            </w:r>
            <w:r>
              <w:rPr>
                <w:noProof/>
                <w:webHidden/>
              </w:rPr>
            </w:r>
            <w:r>
              <w:rPr>
                <w:noProof/>
                <w:webHidden/>
              </w:rPr>
              <w:fldChar w:fldCharType="separate"/>
            </w:r>
            <w:r w:rsidR="00AE5ED2">
              <w:rPr>
                <w:noProof/>
                <w:webHidden/>
              </w:rPr>
              <w:t>63</w:t>
            </w:r>
            <w:r>
              <w:rPr>
                <w:noProof/>
                <w:webHidden/>
              </w:rPr>
              <w:fldChar w:fldCharType="end"/>
            </w:r>
          </w:hyperlink>
        </w:p>
        <w:p w14:paraId="4B807412" w14:textId="4BD934E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5" w:history="1">
            <w:r w:rsidRPr="00A24687">
              <w:rPr>
                <w:rStyle w:val="Hyperlink"/>
                <w:noProof/>
              </w:rPr>
              <w:t>3.7.5</w:t>
            </w:r>
            <w:r>
              <w:rPr>
                <w:rFonts w:asciiTheme="minorHAnsi" w:eastAsiaTheme="minorEastAsia" w:hAnsiTheme="minorHAnsi" w:cs="Arial Unicode MS"/>
                <w:noProof/>
                <w:kern w:val="2"/>
                <w14:ligatures w14:val="standardContextual"/>
              </w:rPr>
              <w:tab/>
            </w:r>
            <w:r w:rsidRPr="00A24687">
              <w:rPr>
                <w:rStyle w:val="Hyperlink"/>
                <w:noProof/>
              </w:rPr>
              <w:t>User Acceptance Testing (UAT)</w:t>
            </w:r>
            <w:r>
              <w:rPr>
                <w:noProof/>
                <w:webHidden/>
              </w:rPr>
              <w:tab/>
            </w:r>
            <w:r>
              <w:rPr>
                <w:noProof/>
                <w:webHidden/>
              </w:rPr>
              <w:fldChar w:fldCharType="begin"/>
            </w:r>
            <w:r>
              <w:rPr>
                <w:noProof/>
                <w:webHidden/>
              </w:rPr>
              <w:instrText xml:space="preserve"> PAGEREF _Toc213870935 \h </w:instrText>
            </w:r>
            <w:r>
              <w:rPr>
                <w:noProof/>
                <w:webHidden/>
              </w:rPr>
            </w:r>
            <w:r>
              <w:rPr>
                <w:noProof/>
                <w:webHidden/>
              </w:rPr>
              <w:fldChar w:fldCharType="separate"/>
            </w:r>
            <w:r w:rsidR="00AE5ED2">
              <w:rPr>
                <w:noProof/>
                <w:webHidden/>
              </w:rPr>
              <w:t>63</w:t>
            </w:r>
            <w:r>
              <w:rPr>
                <w:noProof/>
                <w:webHidden/>
              </w:rPr>
              <w:fldChar w:fldCharType="end"/>
            </w:r>
          </w:hyperlink>
        </w:p>
        <w:p w14:paraId="19F1C429" w14:textId="45716663"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36" w:history="1">
            <w:r w:rsidRPr="00A24687">
              <w:rPr>
                <w:rStyle w:val="Hyperlink"/>
                <w:bCs/>
                <w:noProof/>
              </w:rPr>
              <w:t>3.8</w:t>
            </w:r>
            <w:r>
              <w:rPr>
                <w:rFonts w:asciiTheme="minorHAnsi" w:eastAsiaTheme="minorEastAsia" w:hAnsiTheme="minorHAnsi" w:cs="Arial Unicode MS"/>
                <w:noProof/>
                <w:kern w:val="2"/>
                <w14:ligatures w14:val="standardContextual"/>
              </w:rPr>
              <w:tab/>
            </w:r>
            <w:r w:rsidRPr="00A24687">
              <w:rPr>
                <w:rStyle w:val="Hyperlink"/>
                <w:bCs/>
                <w:noProof/>
              </w:rPr>
              <w:t>Solution Methodology</w:t>
            </w:r>
            <w:r>
              <w:rPr>
                <w:noProof/>
                <w:webHidden/>
              </w:rPr>
              <w:tab/>
            </w:r>
            <w:r>
              <w:rPr>
                <w:noProof/>
                <w:webHidden/>
              </w:rPr>
              <w:fldChar w:fldCharType="begin"/>
            </w:r>
            <w:r>
              <w:rPr>
                <w:noProof/>
                <w:webHidden/>
              </w:rPr>
              <w:instrText xml:space="preserve"> PAGEREF _Toc213870936 \h </w:instrText>
            </w:r>
            <w:r>
              <w:rPr>
                <w:noProof/>
                <w:webHidden/>
              </w:rPr>
            </w:r>
            <w:r>
              <w:rPr>
                <w:noProof/>
                <w:webHidden/>
              </w:rPr>
              <w:fldChar w:fldCharType="separate"/>
            </w:r>
            <w:r w:rsidR="00AE5ED2">
              <w:rPr>
                <w:noProof/>
                <w:webHidden/>
              </w:rPr>
              <w:t>63</w:t>
            </w:r>
            <w:r>
              <w:rPr>
                <w:noProof/>
                <w:webHidden/>
              </w:rPr>
              <w:fldChar w:fldCharType="end"/>
            </w:r>
          </w:hyperlink>
        </w:p>
        <w:p w14:paraId="6AFF28C4" w14:textId="668310E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7" w:history="1">
            <w:r w:rsidRPr="00A24687">
              <w:rPr>
                <w:rStyle w:val="Hyperlink"/>
                <w:noProof/>
              </w:rPr>
              <w:t>3.8.1</w:t>
            </w:r>
            <w:r>
              <w:rPr>
                <w:rFonts w:asciiTheme="minorHAnsi" w:eastAsiaTheme="minorEastAsia" w:hAnsiTheme="minorHAnsi" w:cs="Arial Unicode MS"/>
                <w:noProof/>
                <w:kern w:val="2"/>
                <w14:ligatures w14:val="standardContextual"/>
              </w:rPr>
              <w:tab/>
            </w:r>
            <w:r w:rsidRPr="00A24687">
              <w:rPr>
                <w:rStyle w:val="Hyperlink"/>
                <w:noProof/>
              </w:rPr>
              <w:t>Data collection process</w:t>
            </w:r>
            <w:r>
              <w:rPr>
                <w:noProof/>
                <w:webHidden/>
              </w:rPr>
              <w:tab/>
            </w:r>
            <w:r>
              <w:rPr>
                <w:noProof/>
                <w:webHidden/>
              </w:rPr>
              <w:fldChar w:fldCharType="begin"/>
            </w:r>
            <w:r>
              <w:rPr>
                <w:noProof/>
                <w:webHidden/>
              </w:rPr>
              <w:instrText xml:space="preserve"> PAGEREF _Toc213870937 \h </w:instrText>
            </w:r>
            <w:r>
              <w:rPr>
                <w:noProof/>
                <w:webHidden/>
              </w:rPr>
            </w:r>
            <w:r>
              <w:rPr>
                <w:noProof/>
                <w:webHidden/>
              </w:rPr>
              <w:fldChar w:fldCharType="separate"/>
            </w:r>
            <w:r w:rsidR="00AE5ED2">
              <w:rPr>
                <w:noProof/>
                <w:webHidden/>
              </w:rPr>
              <w:t>63</w:t>
            </w:r>
            <w:r>
              <w:rPr>
                <w:noProof/>
                <w:webHidden/>
              </w:rPr>
              <w:fldChar w:fldCharType="end"/>
            </w:r>
          </w:hyperlink>
        </w:p>
        <w:p w14:paraId="59CBD92B" w14:textId="4A842BEC"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8" w:history="1">
            <w:r w:rsidRPr="00A24687">
              <w:rPr>
                <w:rStyle w:val="Hyperlink"/>
                <w:noProof/>
              </w:rPr>
              <w:t>3.8.2</w:t>
            </w:r>
            <w:r>
              <w:rPr>
                <w:rFonts w:asciiTheme="minorHAnsi" w:eastAsiaTheme="minorEastAsia" w:hAnsiTheme="minorHAnsi" w:cs="Arial Unicode MS"/>
                <w:noProof/>
                <w:kern w:val="2"/>
                <w14:ligatures w14:val="standardContextual"/>
              </w:rPr>
              <w:tab/>
            </w:r>
            <w:r w:rsidRPr="00A24687">
              <w:rPr>
                <w:rStyle w:val="Hyperlink"/>
                <w:noProof/>
              </w:rPr>
              <w:t>Data Processing</w:t>
            </w:r>
            <w:r>
              <w:rPr>
                <w:noProof/>
                <w:webHidden/>
              </w:rPr>
              <w:tab/>
            </w:r>
            <w:r>
              <w:rPr>
                <w:noProof/>
                <w:webHidden/>
              </w:rPr>
              <w:fldChar w:fldCharType="begin"/>
            </w:r>
            <w:r>
              <w:rPr>
                <w:noProof/>
                <w:webHidden/>
              </w:rPr>
              <w:instrText xml:space="preserve"> PAGEREF _Toc213870938 \h </w:instrText>
            </w:r>
            <w:r>
              <w:rPr>
                <w:noProof/>
                <w:webHidden/>
              </w:rPr>
            </w:r>
            <w:r>
              <w:rPr>
                <w:noProof/>
                <w:webHidden/>
              </w:rPr>
              <w:fldChar w:fldCharType="separate"/>
            </w:r>
            <w:r w:rsidR="00AE5ED2">
              <w:rPr>
                <w:noProof/>
                <w:webHidden/>
              </w:rPr>
              <w:t>64</w:t>
            </w:r>
            <w:r>
              <w:rPr>
                <w:noProof/>
                <w:webHidden/>
              </w:rPr>
              <w:fldChar w:fldCharType="end"/>
            </w:r>
          </w:hyperlink>
        </w:p>
        <w:p w14:paraId="7C572B19" w14:textId="4FC2A6A6"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39" w:history="1">
            <w:r w:rsidRPr="00A24687">
              <w:rPr>
                <w:rStyle w:val="Hyperlink"/>
                <w:noProof/>
              </w:rPr>
              <w:t>3.8.3</w:t>
            </w:r>
            <w:r>
              <w:rPr>
                <w:rFonts w:asciiTheme="minorHAnsi" w:eastAsiaTheme="minorEastAsia" w:hAnsiTheme="minorHAnsi" w:cs="Arial Unicode MS"/>
                <w:noProof/>
                <w:kern w:val="2"/>
                <w14:ligatures w14:val="standardContextual"/>
              </w:rPr>
              <w:tab/>
            </w:r>
            <w:r w:rsidRPr="00A24687">
              <w:rPr>
                <w:rStyle w:val="Hyperlink"/>
                <w:bCs/>
                <w:noProof/>
              </w:rPr>
              <w:t>Selecting and engineering features</w:t>
            </w:r>
            <w:r>
              <w:rPr>
                <w:noProof/>
                <w:webHidden/>
              </w:rPr>
              <w:tab/>
            </w:r>
            <w:r>
              <w:rPr>
                <w:noProof/>
                <w:webHidden/>
              </w:rPr>
              <w:fldChar w:fldCharType="begin"/>
            </w:r>
            <w:r>
              <w:rPr>
                <w:noProof/>
                <w:webHidden/>
              </w:rPr>
              <w:instrText xml:space="preserve"> PAGEREF _Toc213870939 \h </w:instrText>
            </w:r>
            <w:r>
              <w:rPr>
                <w:noProof/>
                <w:webHidden/>
              </w:rPr>
            </w:r>
            <w:r>
              <w:rPr>
                <w:noProof/>
                <w:webHidden/>
              </w:rPr>
              <w:fldChar w:fldCharType="separate"/>
            </w:r>
            <w:r w:rsidR="00AE5ED2">
              <w:rPr>
                <w:noProof/>
                <w:webHidden/>
              </w:rPr>
              <w:t>64</w:t>
            </w:r>
            <w:r>
              <w:rPr>
                <w:noProof/>
                <w:webHidden/>
              </w:rPr>
              <w:fldChar w:fldCharType="end"/>
            </w:r>
          </w:hyperlink>
        </w:p>
        <w:p w14:paraId="371D4E2D" w14:textId="41C20E3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0" w:history="1">
            <w:r w:rsidRPr="00A24687">
              <w:rPr>
                <w:rStyle w:val="Hyperlink"/>
                <w:noProof/>
              </w:rPr>
              <w:t>3.8.4</w:t>
            </w:r>
            <w:r>
              <w:rPr>
                <w:rFonts w:asciiTheme="minorHAnsi" w:eastAsiaTheme="minorEastAsia" w:hAnsiTheme="minorHAnsi" w:cs="Arial Unicode MS"/>
                <w:noProof/>
                <w:kern w:val="2"/>
                <w14:ligatures w14:val="standardContextual"/>
              </w:rPr>
              <w:tab/>
            </w:r>
            <w:r w:rsidRPr="00A24687">
              <w:rPr>
                <w:rStyle w:val="Hyperlink"/>
                <w:noProof/>
              </w:rPr>
              <w:t>Modeling selection</w:t>
            </w:r>
            <w:r>
              <w:rPr>
                <w:noProof/>
                <w:webHidden/>
              </w:rPr>
              <w:tab/>
            </w:r>
            <w:r>
              <w:rPr>
                <w:noProof/>
                <w:webHidden/>
              </w:rPr>
              <w:fldChar w:fldCharType="begin"/>
            </w:r>
            <w:r>
              <w:rPr>
                <w:noProof/>
                <w:webHidden/>
              </w:rPr>
              <w:instrText xml:space="preserve"> PAGEREF _Toc213870940 \h </w:instrText>
            </w:r>
            <w:r>
              <w:rPr>
                <w:noProof/>
                <w:webHidden/>
              </w:rPr>
            </w:r>
            <w:r>
              <w:rPr>
                <w:noProof/>
                <w:webHidden/>
              </w:rPr>
              <w:fldChar w:fldCharType="separate"/>
            </w:r>
            <w:r w:rsidR="00AE5ED2">
              <w:rPr>
                <w:noProof/>
                <w:webHidden/>
              </w:rPr>
              <w:t>64</w:t>
            </w:r>
            <w:r>
              <w:rPr>
                <w:noProof/>
                <w:webHidden/>
              </w:rPr>
              <w:fldChar w:fldCharType="end"/>
            </w:r>
          </w:hyperlink>
        </w:p>
        <w:p w14:paraId="7A4CE3FE" w14:textId="764FA015"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1" w:history="1">
            <w:r w:rsidRPr="00A24687">
              <w:rPr>
                <w:rStyle w:val="Hyperlink"/>
                <w:noProof/>
              </w:rPr>
              <w:t>3.8.5</w:t>
            </w:r>
            <w:r>
              <w:rPr>
                <w:rFonts w:asciiTheme="minorHAnsi" w:eastAsiaTheme="minorEastAsia" w:hAnsiTheme="minorHAnsi" w:cs="Arial Unicode MS"/>
                <w:noProof/>
                <w:kern w:val="2"/>
                <w14:ligatures w14:val="standardContextual"/>
              </w:rPr>
              <w:tab/>
            </w:r>
            <w:r w:rsidRPr="00A24687">
              <w:rPr>
                <w:rStyle w:val="Hyperlink"/>
                <w:noProof/>
              </w:rPr>
              <w:t>Training the Model</w:t>
            </w:r>
            <w:r>
              <w:rPr>
                <w:noProof/>
                <w:webHidden/>
              </w:rPr>
              <w:tab/>
            </w:r>
            <w:r>
              <w:rPr>
                <w:noProof/>
                <w:webHidden/>
              </w:rPr>
              <w:fldChar w:fldCharType="begin"/>
            </w:r>
            <w:r>
              <w:rPr>
                <w:noProof/>
                <w:webHidden/>
              </w:rPr>
              <w:instrText xml:space="preserve"> PAGEREF _Toc213870941 \h </w:instrText>
            </w:r>
            <w:r>
              <w:rPr>
                <w:noProof/>
                <w:webHidden/>
              </w:rPr>
            </w:r>
            <w:r>
              <w:rPr>
                <w:noProof/>
                <w:webHidden/>
              </w:rPr>
              <w:fldChar w:fldCharType="separate"/>
            </w:r>
            <w:r w:rsidR="00AE5ED2">
              <w:rPr>
                <w:noProof/>
                <w:webHidden/>
              </w:rPr>
              <w:t>64</w:t>
            </w:r>
            <w:r>
              <w:rPr>
                <w:noProof/>
                <w:webHidden/>
              </w:rPr>
              <w:fldChar w:fldCharType="end"/>
            </w:r>
          </w:hyperlink>
        </w:p>
        <w:p w14:paraId="72D38AB2" w14:textId="5F053DF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2" w:history="1">
            <w:r w:rsidRPr="00A24687">
              <w:rPr>
                <w:rStyle w:val="Hyperlink"/>
                <w:noProof/>
              </w:rPr>
              <w:t>3.8.6</w:t>
            </w:r>
            <w:r>
              <w:rPr>
                <w:rFonts w:asciiTheme="minorHAnsi" w:eastAsiaTheme="minorEastAsia" w:hAnsiTheme="minorHAnsi" w:cs="Arial Unicode MS"/>
                <w:noProof/>
                <w:kern w:val="2"/>
                <w14:ligatures w14:val="standardContextual"/>
              </w:rPr>
              <w:tab/>
            </w:r>
            <w:r w:rsidRPr="00A24687">
              <w:rPr>
                <w:rStyle w:val="Hyperlink"/>
                <w:noProof/>
              </w:rPr>
              <w:t>Testing the Model</w:t>
            </w:r>
            <w:r>
              <w:rPr>
                <w:noProof/>
                <w:webHidden/>
              </w:rPr>
              <w:tab/>
            </w:r>
            <w:r>
              <w:rPr>
                <w:noProof/>
                <w:webHidden/>
              </w:rPr>
              <w:fldChar w:fldCharType="begin"/>
            </w:r>
            <w:r>
              <w:rPr>
                <w:noProof/>
                <w:webHidden/>
              </w:rPr>
              <w:instrText xml:space="preserve"> PAGEREF _Toc213870942 \h </w:instrText>
            </w:r>
            <w:r>
              <w:rPr>
                <w:noProof/>
                <w:webHidden/>
              </w:rPr>
            </w:r>
            <w:r>
              <w:rPr>
                <w:noProof/>
                <w:webHidden/>
              </w:rPr>
              <w:fldChar w:fldCharType="separate"/>
            </w:r>
            <w:r w:rsidR="00AE5ED2">
              <w:rPr>
                <w:noProof/>
                <w:webHidden/>
              </w:rPr>
              <w:t>65</w:t>
            </w:r>
            <w:r>
              <w:rPr>
                <w:noProof/>
                <w:webHidden/>
              </w:rPr>
              <w:fldChar w:fldCharType="end"/>
            </w:r>
          </w:hyperlink>
        </w:p>
        <w:p w14:paraId="387CBF6F" w14:textId="6FF77FA0"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3" w:history="1">
            <w:r w:rsidRPr="00A24687">
              <w:rPr>
                <w:rStyle w:val="Hyperlink"/>
                <w:noProof/>
              </w:rPr>
              <w:t>3.8.7</w:t>
            </w:r>
            <w:r>
              <w:rPr>
                <w:rFonts w:asciiTheme="minorHAnsi" w:eastAsiaTheme="minorEastAsia" w:hAnsiTheme="minorHAnsi" w:cs="Arial Unicode MS"/>
                <w:noProof/>
                <w:kern w:val="2"/>
                <w14:ligatures w14:val="standardContextual"/>
              </w:rPr>
              <w:tab/>
            </w:r>
            <w:r w:rsidRPr="00A24687">
              <w:rPr>
                <w:rStyle w:val="Hyperlink"/>
                <w:noProof/>
              </w:rPr>
              <w:t>Feedback loop</w:t>
            </w:r>
            <w:r>
              <w:rPr>
                <w:noProof/>
                <w:webHidden/>
              </w:rPr>
              <w:tab/>
            </w:r>
            <w:r>
              <w:rPr>
                <w:noProof/>
                <w:webHidden/>
              </w:rPr>
              <w:fldChar w:fldCharType="begin"/>
            </w:r>
            <w:r>
              <w:rPr>
                <w:noProof/>
                <w:webHidden/>
              </w:rPr>
              <w:instrText xml:space="preserve"> PAGEREF _Toc213870943 \h </w:instrText>
            </w:r>
            <w:r>
              <w:rPr>
                <w:noProof/>
                <w:webHidden/>
              </w:rPr>
            </w:r>
            <w:r>
              <w:rPr>
                <w:noProof/>
                <w:webHidden/>
              </w:rPr>
              <w:fldChar w:fldCharType="separate"/>
            </w:r>
            <w:r w:rsidR="00AE5ED2">
              <w:rPr>
                <w:noProof/>
                <w:webHidden/>
              </w:rPr>
              <w:t>65</w:t>
            </w:r>
            <w:r>
              <w:rPr>
                <w:noProof/>
                <w:webHidden/>
              </w:rPr>
              <w:fldChar w:fldCharType="end"/>
            </w:r>
          </w:hyperlink>
        </w:p>
        <w:p w14:paraId="24C8C70A" w14:textId="55782B2E"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44" w:history="1">
            <w:r w:rsidRPr="00A24687">
              <w:rPr>
                <w:rStyle w:val="Hyperlink"/>
                <w:noProof/>
              </w:rPr>
              <w:t>3.9</w:t>
            </w:r>
            <w:r>
              <w:rPr>
                <w:rFonts w:asciiTheme="minorHAnsi" w:eastAsiaTheme="minorEastAsia" w:hAnsiTheme="minorHAnsi" w:cs="Arial Unicode MS"/>
                <w:noProof/>
                <w:kern w:val="2"/>
                <w14:ligatures w14:val="standardContextual"/>
              </w:rPr>
              <w:tab/>
            </w:r>
            <w:r w:rsidRPr="00A24687">
              <w:rPr>
                <w:rStyle w:val="Hyperlink"/>
                <w:noProof/>
              </w:rPr>
              <w:t>Project Management Methodology</w:t>
            </w:r>
            <w:r>
              <w:rPr>
                <w:noProof/>
                <w:webHidden/>
              </w:rPr>
              <w:tab/>
            </w:r>
            <w:r>
              <w:rPr>
                <w:noProof/>
                <w:webHidden/>
              </w:rPr>
              <w:fldChar w:fldCharType="begin"/>
            </w:r>
            <w:r>
              <w:rPr>
                <w:noProof/>
                <w:webHidden/>
              </w:rPr>
              <w:instrText xml:space="preserve"> PAGEREF _Toc213870944 \h </w:instrText>
            </w:r>
            <w:r>
              <w:rPr>
                <w:noProof/>
                <w:webHidden/>
              </w:rPr>
            </w:r>
            <w:r>
              <w:rPr>
                <w:noProof/>
                <w:webHidden/>
              </w:rPr>
              <w:fldChar w:fldCharType="separate"/>
            </w:r>
            <w:r w:rsidR="00AE5ED2">
              <w:rPr>
                <w:noProof/>
                <w:webHidden/>
              </w:rPr>
              <w:t>65</w:t>
            </w:r>
            <w:r>
              <w:rPr>
                <w:noProof/>
                <w:webHidden/>
              </w:rPr>
              <w:fldChar w:fldCharType="end"/>
            </w:r>
          </w:hyperlink>
        </w:p>
        <w:p w14:paraId="45888993" w14:textId="4AF0757C"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5" w:history="1">
            <w:r w:rsidRPr="00A24687">
              <w:rPr>
                <w:rStyle w:val="Hyperlink"/>
                <w:noProof/>
              </w:rPr>
              <w:t>3.9.1</w:t>
            </w:r>
            <w:r>
              <w:rPr>
                <w:rFonts w:asciiTheme="minorHAnsi" w:eastAsiaTheme="minorEastAsia" w:hAnsiTheme="minorHAnsi" w:cs="Arial Unicode MS"/>
                <w:noProof/>
                <w:kern w:val="2"/>
                <w14:ligatures w14:val="standardContextual"/>
              </w:rPr>
              <w:tab/>
            </w:r>
            <w:r w:rsidRPr="00A24687">
              <w:rPr>
                <w:rStyle w:val="Hyperlink"/>
                <w:noProof/>
              </w:rPr>
              <w:t>Approach</w:t>
            </w:r>
            <w:r>
              <w:rPr>
                <w:noProof/>
                <w:webHidden/>
              </w:rPr>
              <w:tab/>
            </w:r>
            <w:r>
              <w:rPr>
                <w:noProof/>
                <w:webHidden/>
              </w:rPr>
              <w:fldChar w:fldCharType="begin"/>
            </w:r>
            <w:r>
              <w:rPr>
                <w:noProof/>
                <w:webHidden/>
              </w:rPr>
              <w:instrText xml:space="preserve"> PAGEREF _Toc213870945 \h </w:instrText>
            </w:r>
            <w:r>
              <w:rPr>
                <w:noProof/>
                <w:webHidden/>
              </w:rPr>
            </w:r>
            <w:r>
              <w:rPr>
                <w:noProof/>
                <w:webHidden/>
              </w:rPr>
              <w:fldChar w:fldCharType="separate"/>
            </w:r>
            <w:r w:rsidR="00AE5ED2">
              <w:rPr>
                <w:noProof/>
                <w:webHidden/>
              </w:rPr>
              <w:t>65</w:t>
            </w:r>
            <w:r>
              <w:rPr>
                <w:noProof/>
                <w:webHidden/>
              </w:rPr>
              <w:fldChar w:fldCharType="end"/>
            </w:r>
          </w:hyperlink>
        </w:p>
        <w:p w14:paraId="2212960F" w14:textId="48992372"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6" w:history="1">
            <w:r w:rsidRPr="00A24687">
              <w:rPr>
                <w:rStyle w:val="Hyperlink"/>
                <w:noProof/>
              </w:rPr>
              <w:t>3.9.2</w:t>
            </w:r>
            <w:r>
              <w:rPr>
                <w:rFonts w:asciiTheme="minorHAnsi" w:eastAsiaTheme="minorEastAsia" w:hAnsiTheme="minorHAnsi" w:cs="Arial Unicode MS"/>
                <w:noProof/>
                <w:kern w:val="2"/>
                <w14:ligatures w14:val="standardContextual"/>
              </w:rPr>
              <w:tab/>
            </w:r>
            <w:r w:rsidRPr="00A24687">
              <w:rPr>
                <w:rStyle w:val="Hyperlink"/>
                <w:noProof/>
              </w:rPr>
              <w:t>Team roles</w:t>
            </w:r>
            <w:r>
              <w:rPr>
                <w:noProof/>
                <w:webHidden/>
              </w:rPr>
              <w:tab/>
            </w:r>
            <w:r>
              <w:rPr>
                <w:noProof/>
                <w:webHidden/>
              </w:rPr>
              <w:fldChar w:fldCharType="begin"/>
            </w:r>
            <w:r>
              <w:rPr>
                <w:noProof/>
                <w:webHidden/>
              </w:rPr>
              <w:instrText xml:space="preserve"> PAGEREF _Toc213870946 \h </w:instrText>
            </w:r>
            <w:r>
              <w:rPr>
                <w:noProof/>
                <w:webHidden/>
              </w:rPr>
            </w:r>
            <w:r>
              <w:rPr>
                <w:noProof/>
                <w:webHidden/>
              </w:rPr>
              <w:fldChar w:fldCharType="separate"/>
            </w:r>
            <w:r w:rsidR="00AE5ED2">
              <w:rPr>
                <w:noProof/>
                <w:webHidden/>
              </w:rPr>
              <w:t>65</w:t>
            </w:r>
            <w:r>
              <w:rPr>
                <w:noProof/>
                <w:webHidden/>
              </w:rPr>
              <w:fldChar w:fldCharType="end"/>
            </w:r>
          </w:hyperlink>
        </w:p>
        <w:p w14:paraId="3E138621" w14:textId="14050BF5"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7" w:history="1">
            <w:r w:rsidRPr="00A24687">
              <w:rPr>
                <w:rStyle w:val="Hyperlink"/>
                <w:noProof/>
              </w:rPr>
              <w:t>3.9.3</w:t>
            </w:r>
            <w:r>
              <w:rPr>
                <w:rFonts w:asciiTheme="minorHAnsi" w:eastAsiaTheme="minorEastAsia" w:hAnsiTheme="minorHAnsi" w:cs="Arial Unicode MS"/>
                <w:noProof/>
                <w:kern w:val="2"/>
                <w14:ligatures w14:val="standardContextual"/>
              </w:rPr>
              <w:tab/>
            </w:r>
            <w:r w:rsidRPr="00A24687">
              <w:rPr>
                <w:rStyle w:val="Hyperlink"/>
                <w:noProof/>
              </w:rPr>
              <w:t>Rhythm of work</w:t>
            </w:r>
            <w:r>
              <w:rPr>
                <w:noProof/>
                <w:webHidden/>
              </w:rPr>
              <w:tab/>
            </w:r>
            <w:r>
              <w:rPr>
                <w:noProof/>
                <w:webHidden/>
              </w:rPr>
              <w:fldChar w:fldCharType="begin"/>
            </w:r>
            <w:r>
              <w:rPr>
                <w:noProof/>
                <w:webHidden/>
              </w:rPr>
              <w:instrText xml:space="preserve"> PAGEREF _Toc213870947 \h </w:instrText>
            </w:r>
            <w:r>
              <w:rPr>
                <w:noProof/>
                <w:webHidden/>
              </w:rPr>
            </w:r>
            <w:r>
              <w:rPr>
                <w:noProof/>
                <w:webHidden/>
              </w:rPr>
              <w:fldChar w:fldCharType="separate"/>
            </w:r>
            <w:r w:rsidR="00AE5ED2">
              <w:rPr>
                <w:noProof/>
                <w:webHidden/>
              </w:rPr>
              <w:t>66</w:t>
            </w:r>
            <w:r>
              <w:rPr>
                <w:noProof/>
                <w:webHidden/>
              </w:rPr>
              <w:fldChar w:fldCharType="end"/>
            </w:r>
          </w:hyperlink>
        </w:p>
        <w:p w14:paraId="0E0D812C" w14:textId="7B4D3E09"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8" w:history="1">
            <w:r w:rsidRPr="00A24687">
              <w:rPr>
                <w:rStyle w:val="Hyperlink"/>
                <w:noProof/>
              </w:rPr>
              <w:t>3.9.4</w:t>
            </w:r>
            <w:r>
              <w:rPr>
                <w:rFonts w:asciiTheme="minorHAnsi" w:eastAsiaTheme="minorEastAsia" w:hAnsiTheme="minorHAnsi" w:cs="Arial Unicode MS"/>
                <w:noProof/>
                <w:kern w:val="2"/>
                <w14:ligatures w14:val="standardContextual"/>
              </w:rPr>
              <w:tab/>
            </w:r>
            <w:r w:rsidRPr="00A24687">
              <w:rPr>
                <w:rStyle w:val="Hyperlink"/>
                <w:noProof/>
              </w:rPr>
              <w:t>Tools</w:t>
            </w:r>
            <w:r>
              <w:rPr>
                <w:noProof/>
                <w:webHidden/>
              </w:rPr>
              <w:tab/>
            </w:r>
            <w:r>
              <w:rPr>
                <w:noProof/>
                <w:webHidden/>
              </w:rPr>
              <w:fldChar w:fldCharType="begin"/>
            </w:r>
            <w:r>
              <w:rPr>
                <w:noProof/>
                <w:webHidden/>
              </w:rPr>
              <w:instrText xml:space="preserve"> PAGEREF _Toc213870948 \h </w:instrText>
            </w:r>
            <w:r>
              <w:rPr>
                <w:noProof/>
                <w:webHidden/>
              </w:rPr>
            </w:r>
            <w:r>
              <w:rPr>
                <w:noProof/>
                <w:webHidden/>
              </w:rPr>
              <w:fldChar w:fldCharType="separate"/>
            </w:r>
            <w:r w:rsidR="00AE5ED2">
              <w:rPr>
                <w:noProof/>
                <w:webHidden/>
              </w:rPr>
              <w:t>66</w:t>
            </w:r>
            <w:r>
              <w:rPr>
                <w:noProof/>
                <w:webHidden/>
              </w:rPr>
              <w:fldChar w:fldCharType="end"/>
            </w:r>
          </w:hyperlink>
        </w:p>
        <w:p w14:paraId="37213F04" w14:textId="2ADFA0B8"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49" w:history="1">
            <w:r w:rsidRPr="00A24687">
              <w:rPr>
                <w:rStyle w:val="Hyperlink"/>
                <w:noProof/>
              </w:rPr>
              <w:t>3.9.5</w:t>
            </w:r>
            <w:r>
              <w:rPr>
                <w:rFonts w:asciiTheme="minorHAnsi" w:eastAsiaTheme="minorEastAsia" w:hAnsiTheme="minorHAnsi" w:cs="Arial Unicode MS"/>
                <w:noProof/>
                <w:kern w:val="2"/>
                <w14:ligatures w14:val="standardContextual"/>
              </w:rPr>
              <w:tab/>
            </w:r>
            <w:r w:rsidRPr="00A24687">
              <w:rPr>
                <w:rStyle w:val="Hyperlink"/>
                <w:noProof/>
              </w:rPr>
              <w:t>Risk and change control</w:t>
            </w:r>
            <w:r>
              <w:rPr>
                <w:noProof/>
                <w:webHidden/>
              </w:rPr>
              <w:tab/>
            </w:r>
            <w:r>
              <w:rPr>
                <w:noProof/>
                <w:webHidden/>
              </w:rPr>
              <w:fldChar w:fldCharType="begin"/>
            </w:r>
            <w:r>
              <w:rPr>
                <w:noProof/>
                <w:webHidden/>
              </w:rPr>
              <w:instrText xml:space="preserve"> PAGEREF _Toc213870949 \h </w:instrText>
            </w:r>
            <w:r>
              <w:rPr>
                <w:noProof/>
                <w:webHidden/>
              </w:rPr>
            </w:r>
            <w:r>
              <w:rPr>
                <w:noProof/>
                <w:webHidden/>
              </w:rPr>
              <w:fldChar w:fldCharType="separate"/>
            </w:r>
            <w:r w:rsidR="00AE5ED2">
              <w:rPr>
                <w:noProof/>
                <w:webHidden/>
              </w:rPr>
              <w:t>66</w:t>
            </w:r>
            <w:r>
              <w:rPr>
                <w:noProof/>
                <w:webHidden/>
              </w:rPr>
              <w:fldChar w:fldCharType="end"/>
            </w:r>
          </w:hyperlink>
        </w:p>
        <w:p w14:paraId="117B419D" w14:textId="1B0BCD54"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50" w:history="1">
            <w:r w:rsidRPr="00A24687">
              <w:rPr>
                <w:rStyle w:val="Hyperlink"/>
                <w:bCs/>
                <w:noProof/>
              </w:rPr>
              <w:t>3.10</w:t>
            </w:r>
            <w:r>
              <w:rPr>
                <w:rFonts w:asciiTheme="minorHAnsi" w:eastAsiaTheme="minorEastAsia" w:hAnsiTheme="minorHAnsi" w:cs="Arial Unicode MS"/>
                <w:noProof/>
                <w:kern w:val="2"/>
                <w14:ligatures w14:val="standardContextual"/>
              </w:rPr>
              <w:tab/>
            </w:r>
            <w:r w:rsidRPr="00A24687">
              <w:rPr>
                <w:rStyle w:val="Hyperlink"/>
                <w:bCs/>
                <w:noProof/>
              </w:rPr>
              <w:t>Scope</w:t>
            </w:r>
            <w:r>
              <w:rPr>
                <w:noProof/>
                <w:webHidden/>
              </w:rPr>
              <w:tab/>
            </w:r>
            <w:r>
              <w:rPr>
                <w:noProof/>
                <w:webHidden/>
              </w:rPr>
              <w:fldChar w:fldCharType="begin"/>
            </w:r>
            <w:r>
              <w:rPr>
                <w:noProof/>
                <w:webHidden/>
              </w:rPr>
              <w:instrText xml:space="preserve"> PAGEREF _Toc213870950 \h </w:instrText>
            </w:r>
            <w:r>
              <w:rPr>
                <w:noProof/>
                <w:webHidden/>
              </w:rPr>
            </w:r>
            <w:r>
              <w:rPr>
                <w:noProof/>
                <w:webHidden/>
              </w:rPr>
              <w:fldChar w:fldCharType="separate"/>
            </w:r>
            <w:r w:rsidR="00AE5ED2">
              <w:rPr>
                <w:noProof/>
                <w:webHidden/>
              </w:rPr>
              <w:t>66</w:t>
            </w:r>
            <w:r>
              <w:rPr>
                <w:noProof/>
                <w:webHidden/>
              </w:rPr>
              <w:fldChar w:fldCharType="end"/>
            </w:r>
          </w:hyperlink>
        </w:p>
        <w:p w14:paraId="4090F09D" w14:textId="1A0BF97E"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1" w:history="1">
            <w:r w:rsidRPr="00A24687">
              <w:rPr>
                <w:rStyle w:val="Hyperlink"/>
                <w:noProof/>
              </w:rPr>
              <w:t>3.10.1</w:t>
            </w:r>
            <w:r>
              <w:rPr>
                <w:rFonts w:asciiTheme="minorHAnsi" w:eastAsiaTheme="minorEastAsia" w:hAnsiTheme="minorHAnsi" w:cs="Arial Unicode MS"/>
                <w:noProof/>
                <w:kern w:val="2"/>
                <w14:ligatures w14:val="standardContextual"/>
              </w:rPr>
              <w:tab/>
            </w:r>
            <w:r w:rsidRPr="00A24687">
              <w:rPr>
                <w:rStyle w:val="Hyperlink"/>
                <w:noProof/>
              </w:rPr>
              <w:t>In-scope</w:t>
            </w:r>
            <w:r>
              <w:rPr>
                <w:noProof/>
                <w:webHidden/>
              </w:rPr>
              <w:tab/>
            </w:r>
            <w:r>
              <w:rPr>
                <w:noProof/>
                <w:webHidden/>
              </w:rPr>
              <w:fldChar w:fldCharType="begin"/>
            </w:r>
            <w:r>
              <w:rPr>
                <w:noProof/>
                <w:webHidden/>
              </w:rPr>
              <w:instrText xml:space="preserve"> PAGEREF _Toc213870951 \h </w:instrText>
            </w:r>
            <w:r>
              <w:rPr>
                <w:noProof/>
                <w:webHidden/>
              </w:rPr>
            </w:r>
            <w:r>
              <w:rPr>
                <w:noProof/>
                <w:webHidden/>
              </w:rPr>
              <w:fldChar w:fldCharType="separate"/>
            </w:r>
            <w:r w:rsidR="00AE5ED2">
              <w:rPr>
                <w:noProof/>
                <w:webHidden/>
              </w:rPr>
              <w:t>66</w:t>
            </w:r>
            <w:r>
              <w:rPr>
                <w:noProof/>
                <w:webHidden/>
              </w:rPr>
              <w:fldChar w:fldCharType="end"/>
            </w:r>
          </w:hyperlink>
        </w:p>
        <w:p w14:paraId="136B82F1" w14:textId="369B6E6A"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2" w:history="1">
            <w:r w:rsidRPr="00A24687">
              <w:rPr>
                <w:rStyle w:val="Hyperlink"/>
                <w:noProof/>
              </w:rPr>
              <w:t>3.10.2</w:t>
            </w:r>
            <w:r>
              <w:rPr>
                <w:rFonts w:asciiTheme="minorHAnsi" w:eastAsiaTheme="minorEastAsia" w:hAnsiTheme="minorHAnsi" w:cs="Arial Unicode MS"/>
                <w:noProof/>
                <w:kern w:val="2"/>
                <w14:ligatures w14:val="standardContextual"/>
              </w:rPr>
              <w:tab/>
            </w:r>
            <w:r w:rsidRPr="00A24687">
              <w:rPr>
                <w:rStyle w:val="Hyperlink"/>
                <w:noProof/>
              </w:rPr>
              <w:t>Out-scope</w:t>
            </w:r>
            <w:r>
              <w:rPr>
                <w:noProof/>
                <w:webHidden/>
              </w:rPr>
              <w:tab/>
            </w:r>
            <w:r>
              <w:rPr>
                <w:noProof/>
                <w:webHidden/>
              </w:rPr>
              <w:fldChar w:fldCharType="begin"/>
            </w:r>
            <w:r>
              <w:rPr>
                <w:noProof/>
                <w:webHidden/>
              </w:rPr>
              <w:instrText xml:space="preserve"> PAGEREF _Toc213870952 \h </w:instrText>
            </w:r>
            <w:r>
              <w:rPr>
                <w:noProof/>
                <w:webHidden/>
              </w:rPr>
            </w:r>
            <w:r>
              <w:rPr>
                <w:noProof/>
                <w:webHidden/>
              </w:rPr>
              <w:fldChar w:fldCharType="separate"/>
            </w:r>
            <w:r w:rsidR="00AE5ED2">
              <w:rPr>
                <w:noProof/>
                <w:webHidden/>
              </w:rPr>
              <w:t>67</w:t>
            </w:r>
            <w:r>
              <w:rPr>
                <w:noProof/>
                <w:webHidden/>
              </w:rPr>
              <w:fldChar w:fldCharType="end"/>
            </w:r>
          </w:hyperlink>
        </w:p>
        <w:p w14:paraId="1E8B0B1B" w14:textId="6A0DF960"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53" w:history="1">
            <w:r w:rsidRPr="00A24687">
              <w:rPr>
                <w:rStyle w:val="Hyperlink"/>
                <w:noProof/>
              </w:rPr>
              <w:t>3.11</w:t>
            </w:r>
            <w:r>
              <w:rPr>
                <w:rFonts w:asciiTheme="minorHAnsi" w:eastAsiaTheme="minorEastAsia" w:hAnsiTheme="minorHAnsi" w:cs="Arial Unicode MS"/>
                <w:noProof/>
                <w:kern w:val="2"/>
                <w14:ligatures w14:val="standardContextual"/>
              </w:rPr>
              <w:tab/>
            </w:r>
            <w:r w:rsidRPr="00A24687">
              <w:rPr>
                <w:rStyle w:val="Hyperlink"/>
                <w:noProof/>
              </w:rPr>
              <w:t>Schedule</w:t>
            </w:r>
            <w:r>
              <w:rPr>
                <w:noProof/>
                <w:webHidden/>
              </w:rPr>
              <w:tab/>
            </w:r>
            <w:r>
              <w:rPr>
                <w:noProof/>
                <w:webHidden/>
              </w:rPr>
              <w:fldChar w:fldCharType="begin"/>
            </w:r>
            <w:r>
              <w:rPr>
                <w:noProof/>
                <w:webHidden/>
              </w:rPr>
              <w:instrText xml:space="preserve"> PAGEREF _Toc213870953 \h </w:instrText>
            </w:r>
            <w:r>
              <w:rPr>
                <w:noProof/>
                <w:webHidden/>
              </w:rPr>
            </w:r>
            <w:r>
              <w:rPr>
                <w:noProof/>
                <w:webHidden/>
              </w:rPr>
              <w:fldChar w:fldCharType="separate"/>
            </w:r>
            <w:r w:rsidR="00AE5ED2">
              <w:rPr>
                <w:noProof/>
                <w:webHidden/>
              </w:rPr>
              <w:t>68</w:t>
            </w:r>
            <w:r>
              <w:rPr>
                <w:noProof/>
                <w:webHidden/>
              </w:rPr>
              <w:fldChar w:fldCharType="end"/>
            </w:r>
          </w:hyperlink>
        </w:p>
        <w:p w14:paraId="5735BD16" w14:textId="5C6663C8"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4" w:history="1">
            <w:r w:rsidRPr="00A24687">
              <w:rPr>
                <w:rStyle w:val="Hyperlink"/>
                <w:noProof/>
              </w:rPr>
              <w:t>3.11.1</w:t>
            </w:r>
            <w:r>
              <w:rPr>
                <w:rFonts w:asciiTheme="minorHAnsi" w:eastAsiaTheme="minorEastAsia" w:hAnsiTheme="minorHAnsi" w:cs="Arial Unicode MS"/>
                <w:noProof/>
                <w:kern w:val="2"/>
                <w14:ligatures w14:val="standardContextual"/>
              </w:rPr>
              <w:tab/>
            </w:r>
            <w:r w:rsidRPr="00A24687">
              <w:rPr>
                <w:rStyle w:val="Hyperlink"/>
                <w:noProof/>
              </w:rPr>
              <w:t>Gantt Chart (key milestones and phases)</w:t>
            </w:r>
            <w:r>
              <w:rPr>
                <w:noProof/>
                <w:webHidden/>
              </w:rPr>
              <w:tab/>
            </w:r>
            <w:r>
              <w:rPr>
                <w:noProof/>
                <w:webHidden/>
              </w:rPr>
              <w:fldChar w:fldCharType="begin"/>
            </w:r>
            <w:r>
              <w:rPr>
                <w:noProof/>
                <w:webHidden/>
              </w:rPr>
              <w:instrText xml:space="preserve"> PAGEREF _Toc213870954 \h </w:instrText>
            </w:r>
            <w:r>
              <w:rPr>
                <w:noProof/>
                <w:webHidden/>
              </w:rPr>
            </w:r>
            <w:r>
              <w:rPr>
                <w:noProof/>
                <w:webHidden/>
              </w:rPr>
              <w:fldChar w:fldCharType="separate"/>
            </w:r>
            <w:r w:rsidR="00AE5ED2">
              <w:rPr>
                <w:noProof/>
                <w:webHidden/>
              </w:rPr>
              <w:t>68</w:t>
            </w:r>
            <w:r>
              <w:rPr>
                <w:noProof/>
                <w:webHidden/>
              </w:rPr>
              <w:fldChar w:fldCharType="end"/>
            </w:r>
          </w:hyperlink>
        </w:p>
        <w:p w14:paraId="43A3CA43" w14:textId="548E87B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5" w:history="1">
            <w:r w:rsidRPr="00A24687">
              <w:rPr>
                <w:rStyle w:val="Hyperlink"/>
                <w:noProof/>
              </w:rPr>
              <w:t>3.11.2</w:t>
            </w:r>
            <w:r>
              <w:rPr>
                <w:rFonts w:asciiTheme="minorHAnsi" w:eastAsiaTheme="minorEastAsia" w:hAnsiTheme="minorHAnsi" w:cs="Arial Unicode MS"/>
                <w:noProof/>
                <w:kern w:val="2"/>
                <w14:ligatures w14:val="standardContextual"/>
              </w:rPr>
              <w:tab/>
            </w:r>
            <w:r w:rsidRPr="00A24687">
              <w:rPr>
                <w:rStyle w:val="Hyperlink"/>
                <w:noProof/>
              </w:rPr>
              <w:t>Deliverables (milestones &amp; hand-ins)</w:t>
            </w:r>
            <w:r>
              <w:rPr>
                <w:noProof/>
                <w:webHidden/>
              </w:rPr>
              <w:tab/>
            </w:r>
            <w:r>
              <w:rPr>
                <w:noProof/>
                <w:webHidden/>
              </w:rPr>
              <w:fldChar w:fldCharType="begin"/>
            </w:r>
            <w:r>
              <w:rPr>
                <w:noProof/>
                <w:webHidden/>
              </w:rPr>
              <w:instrText xml:space="preserve"> PAGEREF _Toc213870955 \h </w:instrText>
            </w:r>
            <w:r>
              <w:rPr>
                <w:noProof/>
                <w:webHidden/>
              </w:rPr>
            </w:r>
            <w:r>
              <w:rPr>
                <w:noProof/>
                <w:webHidden/>
              </w:rPr>
              <w:fldChar w:fldCharType="separate"/>
            </w:r>
            <w:r w:rsidR="00AE5ED2">
              <w:rPr>
                <w:noProof/>
                <w:webHidden/>
              </w:rPr>
              <w:t>68</w:t>
            </w:r>
            <w:r>
              <w:rPr>
                <w:noProof/>
                <w:webHidden/>
              </w:rPr>
              <w:fldChar w:fldCharType="end"/>
            </w:r>
          </w:hyperlink>
        </w:p>
        <w:p w14:paraId="7D933AF0" w14:textId="62FDC517"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56" w:history="1">
            <w:r w:rsidRPr="00A24687">
              <w:rPr>
                <w:rStyle w:val="Hyperlink"/>
                <w:noProof/>
              </w:rPr>
              <w:t>3.12</w:t>
            </w:r>
            <w:r>
              <w:rPr>
                <w:rFonts w:asciiTheme="minorHAnsi" w:eastAsiaTheme="minorEastAsia" w:hAnsiTheme="minorHAnsi" w:cs="Arial Unicode MS"/>
                <w:noProof/>
                <w:kern w:val="2"/>
                <w14:ligatures w14:val="standardContextual"/>
              </w:rPr>
              <w:tab/>
            </w:r>
            <w:r w:rsidRPr="00A24687">
              <w:rPr>
                <w:rStyle w:val="Hyperlink"/>
                <w:noProof/>
              </w:rPr>
              <w:t>Resource Requirements</w:t>
            </w:r>
            <w:r>
              <w:rPr>
                <w:noProof/>
                <w:webHidden/>
              </w:rPr>
              <w:tab/>
            </w:r>
            <w:r>
              <w:rPr>
                <w:noProof/>
                <w:webHidden/>
              </w:rPr>
              <w:fldChar w:fldCharType="begin"/>
            </w:r>
            <w:r>
              <w:rPr>
                <w:noProof/>
                <w:webHidden/>
              </w:rPr>
              <w:instrText xml:space="preserve"> PAGEREF _Toc213870956 \h </w:instrText>
            </w:r>
            <w:r>
              <w:rPr>
                <w:noProof/>
                <w:webHidden/>
              </w:rPr>
            </w:r>
            <w:r>
              <w:rPr>
                <w:noProof/>
                <w:webHidden/>
              </w:rPr>
              <w:fldChar w:fldCharType="separate"/>
            </w:r>
            <w:r w:rsidR="00AE5ED2">
              <w:rPr>
                <w:noProof/>
                <w:webHidden/>
              </w:rPr>
              <w:t>69</w:t>
            </w:r>
            <w:r>
              <w:rPr>
                <w:noProof/>
                <w:webHidden/>
              </w:rPr>
              <w:fldChar w:fldCharType="end"/>
            </w:r>
          </w:hyperlink>
        </w:p>
        <w:p w14:paraId="1448F7C9" w14:textId="69CA9AE7"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7" w:history="1">
            <w:r w:rsidRPr="00A24687">
              <w:rPr>
                <w:rStyle w:val="Hyperlink"/>
                <w:noProof/>
              </w:rPr>
              <w:t>3.12.1</w:t>
            </w:r>
            <w:r>
              <w:rPr>
                <w:rFonts w:asciiTheme="minorHAnsi" w:eastAsiaTheme="minorEastAsia" w:hAnsiTheme="minorHAnsi" w:cs="Arial Unicode MS"/>
                <w:noProof/>
                <w:kern w:val="2"/>
                <w14:ligatures w14:val="standardContextual"/>
              </w:rPr>
              <w:tab/>
            </w:r>
            <w:r w:rsidRPr="00A24687">
              <w:rPr>
                <w:rStyle w:val="Hyperlink"/>
                <w:noProof/>
              </w:rPr>
              <w:t>Hardware Requirements</w:t>
            </w:r>
            <w:r>
              <w:rPr>
                <w:noProof/>
                <w:webHidden/>
              </w:rPr>
              <w:tab/>
            </w:r>
            <w:r>
              <w:rPr>
                <w:noProof/>
                <w:webHidden/>
              </w:rPr>
              <w:fldChar w:fldCharType="begin"/>
            </w:r>
            <w:r>
              <w:rPr>
                <w:noProof/>
                <w:webHidden/>
              </w:rPr>
              <w:instrText xml:space="preserve"> PAGEREF _Toc213870957 \h </w:instrText>
            </w:r>
            <w:r>
              <w:rPr>
                <w:noProof/>
                <w:webHidden/>
              </w:rPr>
            </w:r>
            <w:r>
              <w:rPr>
                <w:noProof/>
                <w:webHidden/>
              </w:rPr>
              <w:fldChar w:fldCharType="separate"/>
            </w:r>
            <w:r w:rsidR="00AE5ED2">
              <w:rPr>
                <w:noProof/>
                <w:webHidden/>
              </w:rPr>
              <w:t>69</w:t>
            </w:r>
            <w:r>
              <w:rPr>
                <w:noProof/>
                <w:webHidden/>
              </w:rPr>
              <w:fldChar w:fldCharType="end"/>
            </w:r>
          </w:hyperlink>
        </w:p>
        <w:p w14:paraId="4E569164" w14:textId="14E79A56"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8" w:history="1">
            <w:r w:rsidRPr="00A24687">
              <w:rPr>
                <w:rStyle w:val="Hyperlink"/>
                <w:noProof/>
              </w:rPr>
              <w:t>3.12.2</w:t>
            </w:r>
            <w:r>
              <w:rPr>
                <w:rFonts w:asciiTheme="minorHAnsi" w:eastAsiaTheme="minorEastAsia" w:hAnsiTheme="minorHAnsi" w:cs="Arial Unicode MS"/>
                <w:noProof/>
                <w:kern w:val="2"/>
                <w14:ligatures w14:val="standardContextual"/>
              </w:rPr>
              <w:tab/>
            </w:r>
            <w:r w:rsidRPr="00A24687">
              <w:rPr>
                <w:rStyle w:val="Hyperlink"/>
                <w:noProof/>
              </w:rPr>
              <w:t>Software Requirements</w:t>
            </w:r>
            <w:r>
              <w:rPr>
                <w:noProof/>
                <w:webHidden/>
              </w:rPr>
              <w:tab/>
            </w:r>
            <w:r>
              <w:rPr>
                <w:noProof/>
                <w:webHidden/>
              </w:rPr>
              <w:fldChar w:fldCharType="begin"/>
            </w:r>
            <w:r>
              <w:rPr>
                <w:noProof/>
                <w:webHidden/>
              </w:rPr>
              <w:instrText xml:space="preserve"> PAGEREF _Toc213870958 \h </w:instrText>
            </w:r>
            <w:r>
              <w:rPr>
                <w:noProof/>
                <w:webHidden/>
              </w:rPr>
            </w:r>
            <w:r>
              <w:rPr>
                <w:noProof/>
                <w:webHidden/>
              </w:rPr>
              <w:fldChar w:fldCharType="separate"/>
            </w:r>
            <w:r w:rsidR="00AE5ED2">
              <w:rPr>
                <w:noProof/>
                <w:webHidden/>
              </w:rPr>
              <w:t>69</w:t>
            </w:r>
            <w:r>
              <w:rPr>
                <w:noProof/>
                <w:webHidden/>
              </w:rPr>
              <w:fldChar w:fldCharType="end"/>
            </w:r>
          </w:hyperlink>
        </w:p>
        <w:p w14:paraId="6A148C15" w14:textId="0CD745CB"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59" w:history="1">
            <w:r w:rsidRPr="00A24687">
              <w:rPr>
                <w:rStyle w:val="Hyperlink"/>
                <w:noProof/>
              </w:rPr>
              <w:t>3.12.3</w:t>
            </w:r>
            <w:r>
              <w:rPr>
                <w:rFonts w:asciiTheme="minorHAnsi" w:eastAsiaTheme="minorEastAsia" w:hAnsiTheme="minorHAnsi" w:cs="Arial Unicode MS"/>
                <w:noProof/>
                <w:kern w:val="2"/>
                <w14:ligatures w14:val="standardContextual"/>
              </w:rPr>
              <w:tab/>
            </w:r>
            <w:r w:rsidRPr="00A24687">
              <w:rPr>
                <w:rStyle w:val="Hyperlink"/>
                <w:noProof/>
              </w:rPr>
              <w:t>Data Requirements</w:t>
            </w:r>
            <w:r>
              <w:rPr>
                <w:noProof/>
                <w:webHidden/>
              </w:rPr>
              <w:tab/>
            </w:r>
            <w:r>
              <w:rPr>
                <w:noProof/>
                <w:webHidden/>
              </w:rPr>
              <w:fldChar w:fldCharType="begin"/>
            </w:r>
            <w:r>
              <w:rPr>
                <w:noProof/>
                <w:webHidden/>
              </w:rPr>
              <w:instrText xml:space="preserve"> PAGEREF _Toc213870959 \h </w:instrText>
            </w:r>
            <w:r>
              <w:rPr>
                <w:noProof/>
                <w:webHidden/>
              </w:rPr>
            </w:r>
            <w:r>
              <w:rPr>
                <w:noProof/>
                <w:webHidden/>
              </w:rPr>
              <w:fldChar w:fldCharType="separate"/>
            </w:r>
            <w:r w:rsidR="00AE5ED2">
              <w:rPr>
                <w:noProof/>
                <w:webHidden/>
              </w:rPr>
              <w:t>70</w:t>
            </w:r>
            <w:r>
              <w:rPr>
                <w:noProof/>
                <w:webHidden/>
              </w:rPr>
              <w:fldChar w:fldCharType="end"/>
            </w:r>
          </w:hyperlink>
        </w:p>
        <w:p w14:paraId="314EEAE8" w14:textId="609FF1BC" w:rsidR="00981798" w:rsidRDefault="00981798">
          <w:pPr>
            <w:pStyle w:val="TOC3"/>
            <w:tabs>
              <w:tab w:val="left" w:pos="1440"/>
              <w:tab w:val="right" w:leader="dot" w:pos="9016"/>
            </w:tabs>
            <w:rPr>
              <w:rFonts w:asciiTheme="minorHAnsi" w:eastAsiaTheme="minorEastAsia" w:hAnsiTheme="minorHAnsi" w:cs="Arial Unicode MS"/>
              <w:noProof/>
              <w:kern w:val="2"/>
              <w14:ligatures w14:val="standardContextual"/>
            </w:rPr>
          </w:pPr>
          <w:hyperlink w:anchor="_Toc213870960" w:history="1">
            <w:r w:rsidRPr="00A24687">
              <w:rPr>
                <w:rStyle w:val="Hyperlink"/>
                <w:noProof/>
              </w:rPr>
              <w:t>3.12.4</w:t>
            </w:r>
            <w:r>
              <w:rPr>
                <w:rFonts w:asciiTheme="minorHAnsi" w:eastAsiaTheme="minorEastAsia" w:hAnsiTheme="minorHAnsi" w:cs="Arial Unicode MS"/>
                <w:noProof/>
                <w:kern w:val="2"/>
                <w14:ligatures w14:val="standardContextual"/>
              </w:rPr>
              <w:tab/>
            </w:r>
            <w:r w:rsidRPr="00A24687">
              <w:rPr>
                <w:rStyle w:val="Hyperlink"/>
                <w:noProof/>
              </w:rPr>
              <w:t>Skill Requirements</w:t>
            </w:r>
            <w:r>
              <w:rPr>
                <w:noProof/>
                <w:webHidden/>
              </w:rPr>
              <w:tab/>
            </w:r>
            <w:r>
              <w:rPr>
                <w:noProof/>
                <w:webHidden/>
              </w:rPr>
              <w:fldChar w:fldCharType="begin"/>
            </w:r>
            <w:r>
              <w:rPr>
                <w:noProof/>
                <w:webHidden/>
              </w:rPr>
              <w:instrText xml:space="preserve"> PAGEREF _Toc213870960 \h </w:instrText>
            </w:r>
            <w:r>
              <w:rPr>
                <w:noProof/>
                <w:webHidden/>
              </w:rPr>
            </w:r>
            <w:r>
              <w:rPr>
                <w:noProof/>
                <w:webHidden/>
              </w:rPr>
              <w:fldChar w:fldCharType="separate"/>
            </w:r>
            <w:r w:rsidR="00AE5ED2">
              <w:rPr>
                <w:noProof/>
                <w:webHidden/>
              </w:rPr>
              <w:t>71</w:t>
            </w:r>
            <w:r>
              <w:rPr>
                <w:noProof/>
                <w:webHidden/>
              </w:rPr>
              <w:fldChar w:fldCharType="end"/>
            </w:r>
          </w:hyperlink>
        </w:p>
        <w:p w14:paraId="3B9681A0" w14:textId="564F3E7B"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61" w:history="1">
            <w:r w:rsidRPr="00A24687">
              <w:rPr>
                <w:rStyle w:val="Hyperlink"/>
                <w:noProof/>
              </w:rPr>
              <w:t>3.13</w:t>
            </w:r>
            <w:r>
              <w:rPr>
                <w:rFonts w:asciiTheme="minorHAnsi" w:eastAsiaTheme="minorEastAsia" w:hAnsiTheme="minorHAnsi" w:cs="Arial Unicode MS"/>
                <w:noProof/>
                <w:kern w:val="2"/>
                <w14:ligatures w14:val="standardContextual"/>
              </w:rPr>
              <w:tab/>
            </w:r>
            <w:r w:rsidRPr="00A24687">
              <w:rPr>
                <w:rStyle w:val="Hyperlink"/>
                <w:noProof/>
              </w:rPr>
              <w:t>Risks and Mitigation</w:t>
            </w:r>
            <w:r>
              <w:rPr>
                <w:noProof/>
                <w:webHidden/>
              </w:rPr>
              <w:tab/>
            </w:r>
            <w:r>
              <w:rPr>
                <w:noProof/>
                <w:webHidden/>
              </w:rPr>
              <w:fldChar w:fldCharType="begin"/>
            </w:r>
            <w:r>
              <w:rPr>
                <w:noProof/>
                <w:webHidden/>
              </w:rPr>
              <w:instrText xml:space="preserve"> PAGEREF _Toc213870961 \h </w:instrText>
            </w:r>
            <w:r>
              <w:rPr>
                <w:noProof/>
                <w:webHidden/>
              </w:rPr>
            </w:r>
            <w:r>
              <w:rPr>
                <w:noProof/>
                <w:webHidden/>
              </w:rPr>
              <w:fldChar w:fldCharType="separate"/>
            </w:r>
            <w:r w:rsidR="00AE5ED2">
              <w:rPr>
                <w:noProof/>
                <w:webHidden/>
              </w:rPr>
              <w:t>71</w:t>
            </w:r>
            <w:r>
              <w:rPr>
                <w:noProof/>
                <w:webHidden/>
              </w:rPr>
              <w:fldChar w:fldCharType="end"/>
            </w:r>
          </w:hyperlink>
        </w:p>
        <w:p w14:paraId="17F7AB92" w14:textId="25534C81" w:rsidR="00981798" w:rsidRDefault="00981798">
          <w:pPr>
            <w:pStyle w:val="TOC2"/>
            <w:tabs>
              <w:tab w:val="left" w:pos="960"/>
              <w:tab w:val="right" w:leader="dot" w:pos="9016"/>
            </w:tabs>
            <w:rPr>
              <w:rFonts w:asciiTheme="minorHAnsi" w:eastAsiaTheme="minorEastAsia" w:hAnsiTheme="minorHAnsi" w:cs="Arial Unicode MS"/>
              <w:noProof/>
              <w:kern w:val="2"/>
              <w14:ligatures w14:val="standardContextual"/>
            </w:rPr>
          </w:pPr>
          <w:hyperlink w:anchor="_Toc213870962" w:history="1">
            <w:r w:rsidRPr="00A24687">
              <w:rPr>
                <w:rStyle w:val="Hyperlink"/>
                <w:bCs/>
                <w:noProof/>
              </w:rPr>
              <w:t>3.14</w:t>
            </w:r>
            <w:r>
              <w:rPr>
                <w:rFonts w:asciiTheme="minorHAnsi" w:eastAsiaTheme="minorEastAsia" w:hAnsiTheme="minorHAnsi" w:cs="Arial Unicode MS"/>
                <w:noProof/>
                <w:kern w:val="2"/>
                <w14:ligatures w14:val="standardContextual"/>
              </w:rPr>
              <w:tab/>
            </w:r>
            <w:r w:rsidRPr="00A24687">
              <w:rPr>
                <w:rStyle w:val="Hyperlink"/>
                <w:bCs/>
                <w:noProof/>
              </w:rPr>
              <w:t>Chapter Summary</w:t>
            </w:r>
            <w:r>
              <w:rPr>
                <w:noProof/>
                <w:webHidden/>
              </w:rPr>
              <w:tab/>
            </w:r>
            <w:r>
              <w:rPr>
                <w:noProof/>
                <w:webHidden/>
              </w:rPr>
              <w:fldChar w:fldCharType="begin"/>
            </w:r>
            <w:r>
              <w:rPr>
                <w:noProof/>
                <w:webHidden/>
              </w:rPr>
              <w:instrText xml:space="preserve"> PAGEREF _Toc213870962 \h </w:instrText>
            </w:r>
            <w:r>
              <w:rPr>
                <w:noProof/>
                <w:webHidden/>
              </w:rPr>
            </w:r>
            <w:r>
              <w:rPr>
                <w:noProof/>
                <w:webHidden/>
              </w:rPr>
              <w:fldChar w:fldCharType="separate"/>
            </w:r>
            <w:r w:rsidR="00AE5ED2">
              <w:rPr>
                <w:noProof/>
                <w:webHidden/>
              </w:rPr>
              <w:t>72</w:t>
            </w:r>
            <w:r>
              <w:rPr>
                <w:noProof/>
                <w:webHidden/>
              </w:rPr>
              <w:fldChar w:fldCharType="end"/>
            </w:r>
          </w:hyperlink>
        </w:p>
        <w:p w14:paraId="137DCEB8" w14:textId="39D3DF3E" w:rsidR="00981798" w:rsidRDefault="00981798">
          <w:pPr>
            <w:pStyle w:val="TOC1"/>
            <w:tabs>
              <w:tab w:val="right" w:leader="dot" w:pos="9016"/>
            </w:tabs>
            <w:rPr>
              <w:rFonts w:asciiTheme="minorHAnsi" w:eastAsiaTheme="minorEastAsia" w:hAnsiTheme="minorHAnsi" w:cs="Arial Unicode MS"/>
              <w:noProof/>
              <w:kern w:val="2"/>
              <w14:ligatures w14:val="standardContextual"/>
            </w:rPr>
          </w:pPr>
          <w:hyperlink w:anchor="_Toc213870963" w:history="1">
            <w:r w:rsidRPr="00A24687">
              <w:rPr>
                <w:rStyle w:val="Hyperlink"/>
                <w:noProof/>
              </w:rPr>
              <w:t>Chapter 04: Software Requirement Specification (SRS)</w:t>
            </w:r>
            <w:r>
              <w:rPr>
                <w:noProof/>
                <w:webHidden/>
              </w:rPr>
              <w:tab/>
            </w:r>
            <w:r>
              <w:rPr>
                <w:noProof/>
                <w:webHidden/>
              </w:rPr>
              <w:fldChar w:fldCharType="begin"/>
            </w:r>
            <w:r>
              <w:rPr>
                <w:noProof/>
                <w:webHidden/>
              </w:rPr>
              <w:instrText xml:space="preserve"> PAGEREF _Toc213870963 \h </w:instrText>
            </w:r>
            <w:r>
              <w:rPr>
                <w:noProof/>
                <w:webHidden/>
              </w:rPr>
            </w:r>
            <w:r>
              <w:rPr>
                <w:noProof/>
                <w:webHidden/>
              </w:rPr>
              <w:fldChar w:fldCharType="separate"/>
            </w:r>
            <w:r w:rsidR="00AE5ED2">
              <w:rPr>
                <w:noProof/>
                <w:webHidden/>
              </w:rPr>
              <w:t>73</w:t>
            </w:r>
            <w:r>
              <w:rPr>
                <w:noProof/>
                <w:webHidden/>
              </w:rPr>
              <w:fldChar w:fldCharType="end"/>
            </w:r>
          </w:hyperlink>
        </w:p>
        <w:p w14:paraId="5C7011AE" w14:textId="6D924271"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64" w:history="1">
            <w:r w:rsidRPr="00A24687">
              <w:rPr>
                <w:rStyle w:val="Hyperlink"/>
                <w:noProof/>
              </w:rPr>
              <w:t>4.1 Chapter Overview</w:t>
            </w:r>
            <w:r>
              <w:rPr>
                <w:noProof/>
                <w:webHidden/>
              </w:rPr>
              <w:tab/>
            </w:r>
            <w:r>
              <w:rPr>
                <w:noProof/>
                <w:webHidden/>
              </w:rPr>
              <w:fldChar w:fldCharType="begin"/>
            </w:r>
            <w:r>
              <w:rPr>
                <w:noProof/>
                <w:webHidden/>
              </w:rPr>
              <w:instrText xml:space="preserve"> PAGEREF _Toc213870964 \h </w:instrText>
            </w:r>
            <w:r>
              <w:rPr>
                <w:noProof/>
                <w:webHidden/>
              </w:rPr>
            </w:r>
            <w:r>
              <w:rPr>
                <w:noProof/>
                <w:webHidden/>
              </w:rPr>
              <w:fldChar w:fldCharType="separate"/>
            </w:r>
            <w:r w:rsidR="00AE5ED2">
              <w:rPr>
                <w:noProof/>
                <w:webHidden/>
              </w:rPr>
              <w:t>73</w:t>
            </w:r>
            <w:r>
              <w:rPr>
                <w:noProof/>
                <w:webHidden/>
              </w:rPr>
              <w:fldChar w:fldCharType="end"/>
            </w:r>
          </w:hyperlink>
        </w:p>
        <w:p w14:paraId="526319D3" w14:textId="22B06606"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65" w:history="1">
            <w:r w:rsidRPr="00A24687">
              <w:rPr>
                <w:rStyle w:val="Hyperlink"/>
                <w:noProof/>
              </w:rPr>
              <w:t>4.2 Rich Picture Diagram</w:t>
            </w:r>
            <w:r>
              <w:rPr>
                <w:noProof/>
                <w:webHidden/>
              </w:rPr>
              <w:tab/>
            </w:r>
            <w:r>
              <w:rPr>
                <w:noProof/>
                <w:webHidden/>
              </w:rPr>
              <w:fldChar w:fldCharType="begin"/>
            </w:r>
            <w:r>
              <w:rPr>
                <w:noProof/>
                <w:webHidden/>
              </w:rPr>
              <w:instrText xml:space="preserve"> PAGEREF _Toc213870965 \h </w:instrText>
            </w:r>
            <w:r>
              <w:rPr>
                <w:noProof/>
                <w:webHidden/>
              </w:rPr>
            </w:r>
            <w:r>
              <w:rPr>
                <w:noProof/>
                <w:webHidden/>
              </w:rPr>
              <w:fldChar w:fldCharType="separate"/>
            </w:r>
            <w:r w:rsidR="00AE5ED2">
              <w:rPr>
                <w:noProof/>
                <w:webHidden/>
              </w:rPr>
              <w:t>73</w:t>
            </w:r>
            <w:r>
              <w:rPr>
                <w:noProof/>
                <w:webHidden/>
              </w:rPr>
              <w:fldChar w:fldCharType="end"/>
            </w:r>
          </w:hyperlink>
        </w:p>
        <w:p w14:paraId="15BF5C69" w14:textId="0804ADE7"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67" w:history="1">
            <w:r w:rsidRPr="00A24687">
              <w:rPr>
                <w:rStyle w:val="Hyperlink"/>
                <w:noProof/>
              </w:rPr>
              <w:t>4.3 Stakeholder Analysis</w:t>
            </w:r>
            <w:r>
              <w:rPr>
                <w:noProof/>
                <w:webHidden/>
              </w:rPr>
              <w:tab/>
            </w:r>
            <w:r>
              <w:rPr>
                <w:noProof/>
                <w:webHidden/>
              </w:rPr>
              <w:fldChar w:fldCharType="begin"/>
            </w:r>
            <w:r>
              <w:rPr>
                <w:noProof/>
                <w:webHidden/>
              </w:rPr>
              <w:instrText xml:space="preserve"> PAGEREF _Toc213870967 \h </w:instrText>
            </w:r>
            <w:r>
              <w:rPr>
                <w:noProof/>
                <w:webHidden/>
              </w:rPr>
            </w:r>
            <w:r>
              <w:rPr>
                <w:noProof/>
                <w:webHidden/>
              </w:rPr>
              <w:fldChar w:fldCharType="separate"/>
            </w:r>
            <w:r w:rsidR="00AE5ED2">
              <w:rPr>
                <w:noProof/>
                <w:webHidden/>
              </w:rPr>
              <w:t>74</w:t>
            </w:r>
            <w:r>
              <w:rPr>
                <w:noProof/>
                <w:webHidden/>
              </w:rPr>
              <w:fldChar w:fldCharType="end"/>
            </w:r>
          </w:hyperlink>
        </w:p>
        <w:p w14:paraId="6948F53E" w14:textId="53191D7A"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68" w:history="1">
            <w:r w:rsidRPr="00A24687">
              <w:rPr>
                <w:rStyle w:val="Hyperlink"/>
                <w:noProof/>
              </w:rPr>
              <w:t>4.3.1 Stakeholder Onion Model</w:t>
            </w:r>
            <w:r>
              <w:rPr>
                <w:noProof/>
                <w:webHidden/>
              </w:rPr>
              <w:tab/>
            </w:r>
            <w:r>
              <w:rPr>
                <w:noProof/>
                <w:webHidden/>
              </w:rPr>
              <w:fldChar w:fldCharType="begin"/>
            </w:r>
            <w:r>
              <w:rPr>
                <w:noProof/>
                <w:webHidden/>
              </w:rPr>
              <w:instrText xml:space="preserve"> PAGEREF _Toc213870968 \h </w:instrText>
            </w:r>
            <w:r>
              <w:rPr>
                <w:noProof/>
                <w:webHidden/>
              </w:rPr>
            </w:r>
            <w:r>
              <w:rPr>
                <w:noProof/>
                <w:webHidden/>
              </w:rPr>
              <w:fldChar w:fldCharType="separate"/>
            </w:r>
            <w:r w:rsidR="00AE5ED2">
              <w:rPr>
                <w:noProof/>
                <w:webHidden/>
              </w:rPr>
              <w:t>74</w:t>
            </w:r>
            <w:r>
              <w:rPr>
                <w:noProof/>
                <w:webHidden/>
              </w:rPr>
              <w:fldChar w:fldCharType="end"/>
            </w:r>
          </w:hyperlink>
        </w:p>
        <w:p w14:paraId="2EF54835" w14:textId="7FF6BC6B"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69" w:history="1">
            <w:r w:rsidRPr="00A24687">
              <w:rPr>
                <w:rStyle w:val="Hyperlink"/>
                <w:noProof/>
              </w:rPr>
              <w:t>4.3.2 Stakeholder Viewpoints</w:t>
            </w:r>
            <w:r>
              <w:rPr>
                <w:noProof/>
                <w:webHidden/>
              </w:rPr>
              <w:tab/>
            </w:r>
            <w:r>
              <w:rPr>
                <w:noProof/>
                <w:webHidden/>
              </w:rPr>
              <w:fldChar w:fldCharType="begin"/>
            </w:r>
            <w:r>
              <w:rPr>
                <w:noProof/>
                <w:webHidden/>
              </w:rPr>
              <w:instrText xml:space="preserve"> PAGEREF _Toc213870969 \h </w:instrText>
            </w:r>
            <w:r>
              <w:rPr>
                <w:noProof/>
                <w:webHidden/>
              </w:rPr>
            </w:r>
            <w:r>
              <w:rPr>
                <w:noProof/>
                <w:webHidden/>
              </w:rPr>
              <w:fldChar w:fldCharType="separate"/>
            </w:r>
            <w:r w:rsidR="00AE5ED2">
              <w:rPr>
                <w:noProof/>
                <w:webHidden/>
              </w:rPr>
              <w:t>75</w:t>
            </w:r>
            <w:r>
              <w:rPr>
                <w:noProof/>
                <w:webHidden/>
              </w:rPr>
              <w:fldChar w:fldCharType="end"/>
            </w:r>
          </w:hyperlink>
        </w:p>
        <w:p w14:paraId="12DFD653" w14:textId="27A300A8"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0" w:history="1">
            <w:r w:rsidRPr="00A24687">
              <w:rPr>
                <w:rStyle w:val="Hyperlink"/>
                <w:noProof/>
              </w:rPr>
              <w:t>4.4 Selection of Requirement Elicitation Methodologies</w:t>
            </w:r>
            <w:r>
              <w:rPr>
                <w:noProof/>
                <w:webHidden/>
              </w:rPr>
              <w:tab/>
            </w:r>
            <w:r>
              <w:rPr>
                <w:noProof/>
                <w:webHidden/>
              </w:rPr>
              <w:fldChar w:fldCharType="begin"/>
            </w:r>
            <w:r>
              <w:rPr>
                <w:noProof/>
                <w:webHidden/>
              </w:rPr>
              <w:instrText xml:space="preserve"> PAGEREF _Toc213870970 \h </w:instrText>
            </w:r>
            <w:r>
              <w:rPr>
                <w:noProof/>
                <w:webHidden/>
              </w:rPr>
            </w:r>
            <w:r>
              <w:rPr>
                <w:noProof/>
                <w:webHidden/>
              </w:rPr>
              <w:fldChar w:fldCharType="separate"/>
            </w:r>
            <w:r w:rsidR="00AE5ED2">
              <w:rPr>
                <w:noProof/>
                <w:webHidden/>
              </w:rPr>
              <w:t>77</w:t>
            </w:r>
            <w:r>
              <w:rPr>
                <w:noProof/>
                <w:webHidden/>
              </w:rPr>
              <w:fldChar w:fldCharType="end"/>
            </w:r>
          </w:hyperlink>
        </w:p>
        <w:p w14:paraId="302DE30E" w14:textId="0FFAABEC"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1" w:history="1">
            <w:r w:rsidRPr="00A24687">
              <w:rPr>
                <w:rStyle w:val="Hyperlink"/>
                <w:noProof/>
              </w:rPr>
              <w:t>4.5 Discussion of Findings</w:t>
            </w:r>
            <w:r>
              <w:rPr>
                <w:noProof/>
                <w:webHidden/>
              </w:rPr>
              <w:tab/>
            </w:r>
            <w:r>
              <w:rPr>
                <w:noProof/>
                <w:webHidden/>
              </w:rPr>
              <w:fldChar w:fldCharType="begin"/>
            </w:r>
            <w:r>
              <w:rPr>
                <w:noProof/>
                <w:webHidden/>
              </w:rPr>
              <w:instrText xml:space="preserve"> PAGEREF _Toc213870971 \h </w:instrText>
            </w:r>
            <w:r>
              <w:rPr>
                <w:noProof/>
                <w:webHidden/>
              </w:rPr>
            </w:r>
            <w:r>
              <w:rPr>
                <w:noProof/>
                <w:webHidden/>
              </w:rPr>
              <w:fldChar w:fldCharType="separate"/>
            </w:r>
            <w:r w:rsidR="00AE5ED2">
              <w:rPr>
                <w:noProof/>
                <w:webHidden/>
              </w:rPr>
              <w:t>78</w:t>
            </w:r>
            <w:r>
              <w:rPr>
                <w:noProof/>
                <w:webHidden/>
              </w:rPr>
              <w:fldChar w:fldCharType="end"/>
            </w:r>
          </w:hyperlink>
        </w:p>
        <w:p w14:paraId="6B6C4CB3" w14:textId="528D11D8"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72" w:history="1">
            <w:r w:rsidRPr="00A24687">
              <w:rPr>
                <w:rStyle w:val="Hyperlink"/>
                <w:noProof/>
              </w:rPr>
              <w:t>4.5.1 Literature Review Findings</w:t>
            </w:r>
            <w:r>
              <w:rPr>
                <w:noProof/>
                <w:webHidden/>
              </w:rPr>
              <w:tab/>
            </w:r>
            <w:r>
              <w:rPr>
                <w:noProof/>
                <w:webHidden/>
              </w:rPr>
              <w:fldChar w:fldCharType="begin"/>
            </w:r>
            <w:r>
              <w:rPr>
                <w:noProof/>
                <w:webHidden/>
              </w:rPr>
              <w:instrText xml:space="preserve"> PAGEREF _Toc213870972 \h </w:instrText>
            </w:r>
            <w:r>
              <w:rPr>
                <w:noProof/>
                <w:webHidden/>
              </w:rPr>
            </w:r>
            <w:r>
              <w:rPr>
                <w:noProof/>
                <w:webHidden/>
              </w:rPr>
              <w:fldChar w:fldCharType="separate"/>
            </w:r>
            <w:r w:rsidR="00AE5ED2">
              <w:rPr>
                <w:noProof/>
                <w:webHidden/>
              </w:rPr>
              <w:t>78</w:t>
            </w:r>
            <w:r>
              <w:rPr>
                <w:noProof/>
                <w:webHidden/>
              </w:rPr>
              <w:fldChar w:fldCharType="end"/>
            </w:r>
          </w:hyperlink>
        </w:p>
        <w:p w14:paraId="34C76D35" w14:textId="576FEA7F"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73" w:history="1">
            <w:r w:rsidRPr="00A24687">
              <w:rPr>
                <w:rStyle w:val="Hyperlink"/>
                <w:noProof/>
              </w:rPr>
              <w:t>4.5.2 Survey Findings</w:t>
            </w:r>
            <w:r>
              <w:rPr>
                <w:noProof/>
                <w:webHidden/>
              </w:rPr>
              <w:tab/>
            </w:r>
            <w:r>
              <w:rPr>
                <w:noProof/>
                <w:webHidden/>
              </w:rPr>
              <w:fldChar w:fldCharType="begin"/>
            </w:r>
            <w:r>
              <w:rPr>
                <w:noProof/>
                <w:webHidden/>
              </w:rPr>
              <w:instrText xml:space="preserve"> PAGEREF _Toc213870973 \h </w:instrText>
            </w:r>
            <w:r>
              <w:rPr>
                <w:noProof/>
                <w:webHidden/>
              </w:rPr>
            </w:r>
            <w:r>
              <w:rPr>
                <w:noProof/>
                <w:webHidden/>
              </w:rPr>
              <w:fldChar w:fldCharType="separate"/>
            </w:r>
            <w:r w:rsidR="00AE5ED2">
              <w:rPr>
                <w:noProof/>
                <w:webHidden/>
              </w:rPr>
              <w:t>79</w:t>
            </w:r>
            <w:r>
              <w:rPr>
                <w:noProof/>
                <w:webHidden/>
              </w:rPr>
              <w:fldChar w:fldCharType="end"/>
            </w:r>
          </w:hyperlink>
        </w:p>
        <w:p w14:paraId="61B55F98" w14:textId="1173F577"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74" w:history="1">
            <w:r w:rsidRPr="00A24687">
              <w:rPr>
                <w:rStyle w:val="Hyperlink"/>
                <w:noProof/>
              </w:rPr>
              <w:t>4.5.3 Brainstorming Findings</w:t>
            </w:r>
            <w:r>
              <w:rPr>
                <w:noProof/>
                <w:webHidden/>
              </w:rPr>
              <w:tab/>
            </w:r>
            <w:r>
              <w:rPr>
                <w:noProof/>
                <w:webHidden/>
              </w:rPr>
              <w:fldChar w:fldCharType="begin"/>
            </w:r>
            <w:r>
              <w:rPr>
                <w:noProof/>
                <w:webHidden/>
              </w:rPr>
              <w:instrText xml:space="preserve"> PAGEREF _Toc213870974 \h </w:instrText>
            </w:r>
            <w:r>
              <w:rPr>
                <w:noProof/>
                <w:webHidden/>
              </w:rPr>
            </w:r>
            <w:r>
              <w:rPr>
                <w:noProof/>
                <w:webHidden/>
              </w:rPr>
              <w:fldChar w:fldCharType="separate"/>
            </w:r>
            <w:r w:rsidR="00AE5ED2">
              <w:rPr>
                <w:noProof/>
                <w:webHidden/>
              </w:rPr>
              <w:t>85</w:t>
            </w:r>
            <w:r>
              <w:rPr>
                <w:noProof/>
                <w:webHidden/>
              </w:rPr>
              <w:fldChar w:fldCharType="end"/>
            </w:r>
          </w:hyperlink>
        </w:p>
        <w:p w14:paraId="06214627" w14:textId="18CEB141"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5" w:history="1">
            <w:r w:rsidRPr="00A24687">
              <w:rPr>
                <w:rStyle w:val="Hyperlink"/>
                <w:noProof/>
              </w:rPr>
              <w:t>4.6 Summary of Findings</w:t>
            </w:r>
            <w:r>
              <w:rPr>
                <w:noProof/>
                <w:webHidden/>
              </w:rPr>
              <w:tab/>
            </w:r>
            <w:r>
              <w:rPr>
                <w:noProof/>
                <w:webHidden/>
              </w:rPr>
              <w:fldChar w:fldCharType="begin"/>
            </w:r>
            <w:r>
              <w:rPr>
                <w:noProof/>
                <w:webHidden/>
              </w:rPr>
              <w:instrText xml:space="preserve"> PAGEREF _Toc213870975 \h </w:instrText>
            </w:r>
            <w:r>
              <w:rPr>
                <w:noProof/>
                <w:webHidden/>
              </w:rPr>
            </w:r>
            <w:r>
              <w:rPr>
                <w:noProof/>
                <w:webHidden/>
              </w:rPr>
              <w:fldChar w:fldCharType="separate"/>
            </w:r>
            <w:r w:rsidR="00AE5ED2">
              <w:rPr>
                <w:noProof/>
                <w:webHidden/>
              </w:rPr>
              <w:t>86</w:t>
            </w:r>
            <w:r>
              <w:rPr>
                <w:noProof/>
                <w:webHidden/>
              </w:rPr>
              <w:fldChar w:fldCharType="end"/>
            </w:r>
          </w:hyperlink>
        </w:p>
        <w:p w14:paraId="458D0A47" w14:textId="6CECDC3E"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6" w:history="1">
            <w:r w:rsidRPr="00A24687">
              <w:rPr>
                <w:rStyle w:val="Hyperlink"/>
                <w:noProof/>
              </w:rPr>
              <w:t>4.7 Context Diagram</w:t>
            </w:r>
            <w:r>
              <w:rPr>
                <w:noProof/>
                <w:webHidden/>
              </w:rPr>
              <w:tab/>
            </w:r>
            <w:r>
              <w:rPr>
                <w:noProof/>
                <w:webHidden/>
              </w:rPr>
              <w:fldChar w:fldCharType="begin"/>
            </w:r>
            <w:r>
              <w:rPr>
                <w:noProof/>
                <w:webHidden/>
              </w:rPr>
              <w:instrText xml:space="preserve"> PAGEREF _Toc213870976 \h </w:instrText>
            </w:r>
            <w:r>
              <w:rPr>
                <w:noProof/>
                <w:webHidden/>
              </w:rPr>
            </w:r>
            <w:r>
              <w:rPr>
                <w:noProof/>
                <w:webHidden/>
              </w:rPr>
              <w:fldChar w:fldCharType="separate"/>
            </w:r>
            <w:r w:rsidR="00AE5ED2">
              <w:rPr>
                <w:noProof/>
                <w:webHidden/>
              </w:rPr>
              <w:t>86</w:t>
            </w:r>
            <w:r>
              <w:rPr>
                <w:noProof/>
                <w:webHidden/>
              </w:rPr>
              <w:fldChar w:fldCharType="end"/>
            </w:r>
          </w:hyperlink>
        </w:p>
        <w:p w14:paraId="4ED023E7" w14:textId="4968D1E7"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7" w:history="1">
            <w:r w:rsidRPr="00A24687">
              <w:rPr>
                <w:rStyle w:val="Hyperlink"/>
                <w:noProof/>
              </w:rPr>
              <w:t>4.8 Use Case Diagram</w:t>
            </w:r>
            <w:r>
              <w:rPr>
                <w:noProof/>
                <w:webHidden/>
              </w:rPr>
              <w:tab/>
            </w:r>
            <w:r>
              <w:rPr>
                <w:noProof/>
                <w:webHidden/>
              </w:rPr>
              <w:fldChar w:fldCharType="begin"/>
            </w:r>
            <w:r>
              <w:rPr>
                <w:noProof/>
                <w:webHidden/>
              </w:rPr>
              <w:instrText xml:space="preserve"> PAGEREF _Toc213870977 \h </w:instrText>
            </w:r>
            <w:r>
              <w:rPr>
                <w:noProof/>
                <w:webHidden/>
              </w:rPr>
            </w:r>
            <w:r>
              <w:rPr>
                <w:noProof/>
                <w:webHidden/>
              </w:rPr>
              <w:fldChar w:fldCharType="separate"/>
            </w:r>
            <w:r w:rsidR="00AE5ED2">
              <w:rPr>
                <w:noProof/>
                <w:webHidden/>
              </w:rPr>
              <w:t>88</w:t>
            </w:r>
            <w:r>
              <w:rPr>
                <w:noProof/>
                <w:webHidden/>
              </w:rPr>
              <w:fldChar w:fldCharType="end"/>
            </w:r>
          </w:hyperlink>
        </w:p>
        <w:p w14:paraId="21FE3427" w14:textId="7D7FC311"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8" w:history="1">
            <w:r w:rsidRPr="00A24687">
              <w:rPr>
                <w:rStyle w:val="Hyperlink"/>
                <w:noProof/>
              </w:rPr>
              <w:t>4.9 Use Case Descriptions</w:t>
            </w:r>
            <w:r>
              <w:rPr>
                <w:noProof/>
                <w:webHidden/>
              </w:rPr>
              <w:tab/>
            </w:r>
            <w:r>
              <w:rPr>
                <w:noProof/>
                <w:webHidden/>
              </w:rPr>
              <w:fldChar w:fldCharType="begin"/>
            </w:r>
            <w:r>
              <w:rPr>
                <w:noProof/>
                <w:webHidden/>
              </w:rPr>
              <w:instrText xml:space="preserve"> PAGEREF _Toc213870978 \h </w:instrText>
            </w:r>
            <w:r>
              <w:rPr>
                <w:noProof/>
                <w:webHidden/>
              </w:rPr>
            </w:r>
            <w:r>
              <w:rPr>
                <w:noProof/>
                <w:webHidden/>
              </w:rPr>
              <w:fldChar w:fldCharType="separate"/>
            </w:r>
            <w:r w:rsidR="00AE5ED2">
              <w:rPr>
                <w:noProof/>
                <w:webHidden/>
              </w:rPr>
              <w:t>88</w:t>
            </w:r>
            <w:r>
              <w:rPr>
                <w:noProof/>
                <w:webHidden/>
              </w:rPr>
              <w:fldChar w:fldCharType="end"/>
            </w:r>
          </w:hyperlink>
        </w:p>
        <w:p w14:paraId="302390D7" w14:textId="14D0D471"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79" w:history="1">
            <w:r w:rsidRPr="00A24687">
              <w:rPr>
                <w:rStyle w:val="Hyperlink"/>
                <w:noProof/>
              </w:rPr>
              <w:t>4.10 Requirements</w:t>
            </w:r>
            <w:r>
              <w:rPr>
                <w:noProof/>
                <w:webHidden/>
              </w:rPr>
              <w:tab/>
            </w:r>
            <w:r>
              <w:rPr>
                <w:noProof/>
                <w:webHidden/>
              </w:rPr>
              <w:fldChar w:fldCharType="begin"/>
            </w:r>
            <w:r>
              <w:rPr>
                <w:noProof/>
                <w:webHidden/>
              </w:rPr>
              <w:instrText xml:space="preserve"> PAGEREF _Toc213870979 \h </w:instrText>
            </w:r>
            <w:r>
              <w:rPr>
                <w:noProof/>
                <w:webHidden/>
              </w:rPr>
            </w:r>
            <w:r>
              <w:rPr>
                <w:noProof/>
                <w:webHidden/>
              </w:rPr>
              <w:fldChar w:fldCharType="separate"/>
            </w:r>
            <w:r w:rsidR="00AE5ED2">
              <w:rPr>
                <w:noProof/>
                <w:webHidden/>
              </w:rPr>
              <w:t>94</w:t>
            </w:r>
            <w:r>
              <w:rPr>
                <w:noProof/>
                <w:webHidden/>
              </w:rPr>
              <w:fldChar w:fldCharType="end"/>
            </w:r>
          </w:hyperlink>
        </w:p>
        <w:p w14:paraId="5F784552" w14:textId="0F454E5C"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80" w:history="1">
            <w:r w:rsidRPr="00A24687">
              <w:rPr>
                <w:rStyle w:val="Hyperlink"/>
                <w:noProof/>
              </w:rPr>
              <w:t>4.10.1 Functional Requirements</w:t>
            </w:r>
            <w:r>
              <w:rPr>
                <w:noProof/>
                <w:webHidden/>
              </w:rPr>
              <w:tab/>
            </w:r>
            <w:r>
              <w:rPr>
                <w:noProof/>
                <w:webHidden/>
              </w:rPr>
              <w:fldChar w:fldCharType="begin"/>
            </w:r>
            <w:r>
              <w:rPr>
                <w:noProof/>
                <w:webHidden/>
              </w:rPr>
              <w:instrText xml:space="preserve"> PAGEREF _Toc213870980 \h </w:instrText>
            </w:r>
            <w:r>
              <w:rPr>
                <w:noProof/>
                <w:webHidden/>
              </w:rPr>
            </w:r>
            <w:r>
              <w:rPr>
                <w:noProof/>
                <w:webHidden/>
              </w:rPr>
              <w:fldChar w:fldCharType="separate"/>
            </w:r>
            <w:r w:rsidR="00AE5ED2">
              <w:rPr>
                <w:noProof/>
                <w:webHidden/>
              </w:rPr>
              <w:t>95</w:t>
            </w:r>
            <w:r>
              <w:rPr>
                <w:noProof/>
                <w:webHidden/>
              </w:rPr>
              <w:fldChar w:fldCharType="end"/>
            </w:r>
          </w:hyperlink>
        </w:p>
        <w:p w14:paraId="240843FE" w14:textId="3D0869C9" w:rsidR="00981798" w:rsidRDefault="00981798">
          <w:pPr>
            <w:pStyle w:val="TOC3"/>
            <w:tabs>
              <w:tab w:val="right" w:leader="dot" w:pos="9016"/>
            </w:tabs>
            <w:rPr>
              <w:rFonts w:asciiTheme="minorHAnsi" w:eastAsiaTheme="minorEastAsia" w:hAnsiTheme="minorHAnsi" w:cs="Arial Unicode MS"/>
              <w:noProof/>
              <w:kern w:val="2"/>
              <w14:ligatures w14:val="standardContextual"/>
            </w:rPr>
          </w:pPr>
          <w:hyperlink w:anchor="_Toc213870981" w:history="1">
            <w:r w:rsidRPr="00A24687">
              <w:rPr>
                <w:rStyle w:val="Hyperlink"/>
                <w:noProof/>
              </w:rPr>
              <w:t>4.10.2 Non-Functional Requirements</w:t>
            </w:r>
            <w:r>
              <w:rPr>
                <w:noProof/>
                <w:webHidden/>
              </w:rPr>
              <w:tab/>
            </w:r>
            <w:r>
              <w:rPr>
                <w:noProof/>
                <w:webHidden/>
              </w:rPr>
              <w:fldChar w:fldCharType="begin"/>
            </w:r>
            <w:r>
              <w:rPr>
                <w:noProof/>
                <w:webHidden/>
              </w:rPr>
              <w:instrText xml:space="preserve"> PAGEREF _Toc213870981 \h </w:instrText>
            </w:r>
            <w:r>
              <w:rPr>
                <w:noProof/>
                <w:webHidden/>
              </w:rPr>
            </w:r>
            <w:r>
              <w:rPr>
                <w:noProof/>
                <w:webHidden/>
              </w:rPr>
              <w:fldChar w:fldCharType="separate"/>
            </w:r>
            <w:r w:rsidR="00AE5ED2">
              <w:rPr>
                <w:noProof/>
                <w:webHidden/>
              </w:rPr>
              <w:t>96</w:t>
            </w:r>
            <w:r>
              <w:rPr>
                <w:noProof/>
                <w:webHidden/>
              </w:rPr>
              <w:fldChar w:fldCharType="end"/>
            </w:r>
          </w:hyperlink>
        </w:p>
        <w:p w14:paraId="6C251BA5" w14:textId="5393C8C4"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82" w:history="1">
            <w:r w:rsidRPr="00A24687">
              <w:rPr>
                <w:rStyle w:val="Hyperlink"/>
                <w:noProof/>
              </w:rPr>
              <w:t>4.11 Chapter Summary</w:t>
            </w:r>
            <w:r>
              <w:rPr>
                <w:noProof/>
                <w:webHidden/>
              </w:rPr>
              <w:tab/>
            </w:r>
            <w:r>
              <w:rPr>
                <w:noProof/>
                <w:webHidden/>
              </w:rPr>
              <w:fldChar w:fldCharType="begin"/>
            </w:r>
            <w:r>
              <w:rPr>
                <w:noProof/>
                <w:webHidden/>
              </w:rPr>
              <w:instrText xml:space="preserve"> PAGEREF _Toc213870982 \h </w:instrText>
            </w:r>
            <w:r>
              <w:rPr>
                <w:noProof/>
                <w:webHidden/>
              </w:rPr>
            </w:r>
            <w:r>
              <w:rPr>
                <w:noProof/>
                <w:webHidden/>
              </w:rPr>
              <w:fldChar w:fldCharType="separate"/>
            </w:r>
            <w:r w:rsidR="00AE5ED2">
              <w:rPr>
                <w:noProof/>
                <w:webHidden/>
              </w:rPr>
              <w:t>97</w:t>
            </w:r>
            <w:r>
              <w:rPr>
                <w:noProof/>
                <w:webHidden/>
              </w:rPr>
              <w:fldChar w:fldCharType="end"/>
            </w:r>
          </w:hyperlink>
        </w:p>
        <w:p w14:paraId="66A287DE" w14:textId="2E88804F" w:rsidR="00981798" w:rsidRDefault="00981798">
          <w:pPr>
            <w:pStyle w:val="TOC2"/>
            <w:tabs>
              <w:tab w:val="right" w:leader="dot" w:pos="9016"/>
            </w:tabs>
            <w:rPr>
              <w:rFonts w:asciiTheme="minorHAnsi" w:eastAsiaTheme="minorEastAsia" w:hAnsiTheme="minorHAnsi" w:cs="Arial Unicode MS"/>
              <w:noProof/>
              <w:kern w:val="2"/>
              <w14:ligatures w14:val="standardContextual"/>
            </w:rPr>
          </w:pPr>
          <w:hyperlink w:anchor="_Toc213870983" w:history="1">
            <w:r w:rsidRPr="00A24687">
              <w:rPr>
                <w:rStyle w:val="Hyperlink"/>
                <w:noProof/>
              </w:rPr>
              <w:t>References</w:t>
            </w:r>
            <w:r>
              <w:rPr>
                <w:noProof/>
                <w:webHidden/>
              </w:rPr>
              <w:tab/>
            </w:r>
            <w:r>
              <w:rPr>
                <w:noProof/>
                <w:webHidden/>
              </w:rPr>
              <w:fldChar w:fldCharType="begin"/>
            </w:r>
            <w:r>
              <w:rPr>
                <w:noProof/>
                <w:webHidden/>
              </w:rPr>
              <w:instrText xml:space="preserve"> PAGEREF _Toc213870983 \h </w:instrText>
            </w:r>
            <w:r>
              <w:rPr>
                <w:noProof/>
                <w:webHidden/>
              </w:rPr>
            </w:r>
            <w:r>
              <w:rPr>
                <w:noProof/>
                <w:webHidden/>
              </w:rPr>
              <w:fldChar w:fldCharType="separate"/>
            </w:r>
            <w:r w:rsidR="00AE5ED2">
              <w:rPr>
                <w:noProof/>
                <w:webHidden/>
              </w:rPr>
              <w:t>97</w:t>
            </w:r>
            <w:r>
              <w:rPr>
                <w:noProof/>
                <w:webHidden/>
              </w:rPr>
              <w:fldChar w:fldCharType="end"/>
            </w:r>
          </w:hyperlink>
        </w:p>
        <w:p w14:paraId="24D0B911" w14:textId="04434451" w:rsidR="0050657B" w:rsidRPr="007B6FD5" w:rsidRDefault="0050657B">
          <w:r w:rsidRPr="007B6FD5">
            <w:rPr>
              <w:b/>
              <w:bCs/>
              <w:noProof/>
            </w:rPr>
            <w:fldChar w:fldCharType="end"/>
          </w:r>
        </w:p>
      </w:sdtContent>
    </w:sdt>
    <w:p w14:paraId="225BEB45" w14:textId="77777777" w:rsidR="0050657B" w:rsidRPr="00066C53" w:rsidRDefault="0050657B" w:rsidP="00066C53">
      <w:pPr>
        <w:rPr>
          <w:b/>
          <w:bCs/>
          <w:sz w:val="32"/>
          <w:szCs w:val="32"/>
          <w:lang w:val="en-US"/>
        </w:rPr>
      </w:pPr>
    </w:p>
    <w:p w14:paraId="05FF1380" w14:textId="77777777" w:rsidR="0050657B" w:rsidRDefault="0050657B" w:rsidP="00066C53">
      <w:pPr>
        <w:rPr>
          <w:b/>
          <w:bCs/>
          <w:sz w:val="32"/>
          <w:szCs w:val="32"/>
        </w:rPr>
      </w:pPr>
    </w:p>
    <w:p w14:paraId="505D899D" w14:textId="6C9A31BD" w:rsidR="00066C53" w:rsidRPr="003555E5" w:rsidRDefault="0050657B" w:rsidP="003555E5">
      <w:pPr>
        <w:spacing w:after="160" w:line="360" w:lineRule="auto"/>
        <w:rPr>
          <w:b/>
          <w:bCs/>
          <w:sz w:val="32"/>
          <w:szCs w:val="32"/>
        </w:rPr>
      </w:pPr>
      <w:r>
        <w:rPr>
          <w:b/>
          <w:bCs/>
          <w:sz w:val="32"/>
          <w:szCs w:val="32"/>
        </w:rPr>
        <w:br w:type="page"/>
      </w:r>
      <w:r w:rsidR="00CE69C6" w:rsidRPr="00066C53">
        <w:rPr>
          <w:b/>
          <w:bCs/>
          <w:sz w:val="32"/>
          <w:szCs w:val="32"/>
        </w:rPr>
        <w:lastRenderedPageBreak/>
        <w:t>LIST OF FIGURES</w:t>
      </w:r>
    </w:p>
    <w:p w14:paraId="63708E83" w14:textId="0D476787"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13869742" w:history="1">
        <w:r w:rsidRPr="00681557">
          <w:rPr>
            <w:rStyle w:val="Hyperlink"/>
            <w:rFonts w:eastAsiaTheme="majorEastAsia"/>
            <w:noProof/>
          </w:rPr>
          <w:t>Figure 1</w:t>
        </w:r>
        <w:r w:rsidRPr="00681557">
          <w:rPr>
            <w:rStyle w:val="Hyperlink"/>
            <w:rFonts w:eastAsiaTheme="majorEastAsia"/>
            <w:noProof/>
            <w:lang w:val="en-US"/>
          </w:rPr>
          <w:t>: Onion Diagram</w:t>
        </w:r>
        <w:r>
          <w:rPr>
            <w:noProof/>
            <w:webHidden/>
          </w:rPr>
          <w:tab/>
        </w:r>
        <w:r>
          <w:rPr>
            <w:noProof/>
            <w:webHidden/>
          </w:rPr>
          <w:fldChar w:fldCharType="begin"/>
        </w:r>
        <w:r>
          <w:rPr>
            <w:noProof/>
            <w:webHidden/>
          </w:rPr>
          <w:instrText xml:space="preserve"> PAGEREF _Toc213869742 \h </w:instrText>
        </w:r>
        <w:r>
          <w:rPr>
            <w:noProof/>
            <w:webHidden/>
          </w:rPr>
        </w:r>
        <w:r>
          <w:rPr>
            <w:noProof/>
            <w:webHidden/>
          </w:rPr>
          <w:fldChar w:fldCharType="separate"/>
        </w:r>
        <w:r w:rsidR="00AE5ED2">
          <w:rPr>
            <w:noProof/>
            <w:webHidden/>
          </w:rPr>
          <w:t>49</w:t>
        </w:r>
        <w:r>
          <w:rPr>
            <w:noProof/>
            <w:webHidden/>
          </w:rPr>
          <w:fldChar w:fldCharType="end"/>
        </w:r>
      </w:hyperlink>
    </w:p>
    <w:p w14:paraId="70182D86" w14:textId="54B18A11"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43" w:history="1">
        <w:r w:rsidRPr="00681557">
          <w:rPr>
            <w:rStyle w:val="Hyperlink"/>
            <w:rFonts w:eastAsiaTheme="majorEastAsia"/>
            <w:noProof/>
          </w:rPr>
          <w:t>Figure 2</w:t>
        </w:r>
        <w:r w:rsidRPr="00681557">
          <w:rPr>
            <w:rStyle w:val="Hyperlink"/>
            <w:rFonts w:eastAsiaTheme="majorEastAsia"/>
            <w:noProof/>
            <w:lang w:val="en-US"/>
          </w:rPr>
          <w:t xml:space="preserve"> : Gantt Chart</w:t>
        </w:r>
        <w:r>
          <w:rPr>
            <w:noProof/>
            <w:webHidden/>
          </w:rPr>
          <w:tab/>
        </w:r>
        <w:r>
          <w:rPr>
            <w:noProof/>
            <w:webHidden/>
          </w:rPr>
          <w:fldChar w:fldCharType="begin"/>
        </w:r>
        <w:r>
          <w:rPr>
            <w:noProof/>
            <w:webHidden/>
          </w:rPr>
          <w:instrText xml:space="preserve"> PAGEREF _Toc213869743 \h </w:instrText>
        </w:r>
        <w:r>
          <w:rPr>
            <w:noProof/>
            <w:webHidden/>
          </w:rPr>
        </w:r>
        <w:r>
          <w:rPr>
            <w:noProof/>
            <w:webHidden/>
          </w:rPr>
          <w:fldChar w:fldCharType="separate"/>
        </w:r>
        <w:r w:rsidR="00AE5ED2">
          <w:rPr>
            <w:noProof/>
            <w:webHidden/>
          </w:rPr>
          <w:t>68</w:t>
        </w:r>
        <w:r>
          <w:rPr>
            <w:noProof/>
            <w:webHidden/>
          </w:rPr>
          <w:fldChar w:fldCharType="end"/>
        </w:r>
      </w:hyperlink>
    </w:p>
    <w:p w14:paraId="6A976A22" w14:textId="43EDD226"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44" w:history="1">
        <w:r w:rsidRPr="00681557">
          <w:rPr>
            <w:rStyle w:val="Hyperlink"/>
            <w:rFonts w:eastAsiaTheme="majorEastAsia"/>
            <w:noProof/>
          </w:rPr>
          <w:t>Figure 3</w:t>
        </w:r>
        <w:r w:rsidRPr="00681557">
          <w:rPr>
            <w:rStyle w:val="Hyperlink"/>
            <w:rFonts w:eastAsiaTheme="majorEastAsia"/>
            <w:noProof/>
            <w:lang w:val="en-US"/>
          </w:rPr>
          <w:t>: Rich Diagram</w:t>
        </w:r>
        <w:r>
          <w:rPr>
            <w:noProof/>
            <w:webHidden/>
          </w:rPr>
          <w:tab/>
        </w:r>
        <w:r>
          <w:rPr>
            <w:noProof/>
            <w:webHidden/>
          </w:rPr>
          <w:fldChar w:fldCharType="begin"/>
        </w:r>
        <w:r>
          <w:rPr>
            <w:noProof/>
            <w:webHidden/>
          </w:rPr>
          <w:instrText xml:space="preserve"> PAGEREF _Toc213869744 \h </w:instrText>
        </w:r>
        <w:r>
          <w:rPr>
            <w:noProof/>
            <w:webHidden/>
          </w:rPr>
        </w:r>
        <w:r>
          <w:rPr>
            <w:noProof/>
            <w:webHidden/>
          </w:rPr>
          <w:fldChar w:fldCharType="separate"/>
        </w:r>
        <w:r w:rsidR="00AE5ED2">
          <w:rPr>
            <w:noProof/>
            <w:webHidden/>
          </w:rPr>
          <w:t>73</w:t>
        </w:r>
        <w:r>
          <w:rPr>
            <w:noProof/>
            <w:webHidden/>
          </w:rPr>
          <w:fldChar w:fldCharType="end"/>
        </w:r>
      </w:hyperlink>
    </w:p>
    <w:p w14:paraId="4DCF8F50" w14:textId="46F4E762"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45" w:history="1">
        <w:r w:rsidRPr="00681557">
          <w:rPr>
            <w:rStyle w:val="Hyperlink"/>
            <w:rFonts w:eastAsiaTheme="majorEastAsia"/>
            <w:noProof/>
          </w:rPr>
          <w:t>Figure 4</w:t>
        </w:r>
        <w:r w:rsidRPr="00681557">
          <w:rPr>
            <w:rStyle w:val="Hyperlink"/>
            <w:rFonts w:eastAsiaTheme="majorEastAsia"/>
            <w:noProof/>
            <w:lang w:val="en-US"/>
          </w:rPr>
          <w:t>:Stakeholder Onion Model</w:t>
        </w:r>
        <w:r>
          <w:rPr>
            <w:noProof/>
            <w:webHidden/>
          </w:rPr>
          <w:tab/>
        </w:r>
        <w:r>
          <w:rPr>
            <w:noProof/>
            <w:webHidden/>
          </w:rPr>
          <w:fldChar w:fldCharType="begin"/>
        </w:r>
        <w:r>
          <w:rPr>
            <w:noProof/>
            <w:webHidden/>
          </w:rPr>
          <w:instrText xml:space="preserve"> PAGEREF _Toc213869745 \h </w:instrText>
        </w:r>
        <w:r>
          <w:rPr>
            <w:noProof/>
            <w:webHidden/>
          </w:rPr>
        </w:r>
        <w:r>
          <w:rPr>
            <w:noProof/>
            <w:webHidden/>
          </w:rPr>
          <w:fldChar w:fldCharType="separate"/>
        </w:r>
        <w:r w:rsidR="00AE5ED2">
          <w:rPr>
            <w:noProof/>
            <w:webHidden/>
          </w:rPr>
          <w:t>74</w:t>
        </w:r>
        <w:r>
          <w:rPr>
            <w:noProof/>
            <w:webHidden/>
          </w:rPr>
          <w:fldChar w:fldCharType="end"/>
        </w:r>
      </w:hyperlink>
    </w:p>
    <w:p w14:paraId="2EB9DEA8" w14:textId="699375D9"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46" w:history="1">
        <w:r w:rsidRPr="00681557">
          <w:rPr>
            <w:rStyle w:val="Hyperlink"/>
            <w:rFonts w:eastAsiaTheme="majorEastAsia"/>
            <w:noProof/>
          </w:rPr>
          <w:t>Figure 5</w:t>
        </w:r>
        <w:r w:rsidRPr="00681557">
          <w:rPr>
            <w:rStyle w:val="Hyperlink"/>
            <w:rFonts w:eastAsiaTheme="majorEastAsia"/>
            <w:noProof/>
            <w:lang w:val="en-US"/>
          </w:rPr>
          <w:t>:Context Diagram</w:t>
        </w:r>
        <w:r>
          <w:rPr>
            <w:noProof/>
            <w:webHidden/>
          </w:rPr>
          <w:tab/>
        </w:r>
        <w:r>
          <w:rPr>
            <w:noProof/>
            <w:webHidden/>
          </w:rPr>
          <w:fldChar w:fldCharType="begin"/>
        </w:r>
        <w:r>
          <w:rPr>
            <w:noProof/>
            <w:webHidden/>
          </w:rPr>
          <w:instrText xml:space="preserve"> PAGEREF _Toc213869746 \h </w:instrText>
        </w:r>
        <w:r>
          <w:rPr>
            <w:noProof/>
            <w:webHidden/>
          </w:rPr>
        </w:r>
        <w:r>
          <w:rPr>
            <w:noProof/>
            <w:webHidden/>
          </w:rPr>
          <w:fldChar w:fldCharType="separate"/>
        </w:r>
        <w:r w:rsidR="00AE5ED2">
          <w:rPr>
            <w:noProof/>
            <w:webHidden/>
          </w:rPr>
          <w:t>87</w:t>
        </w:r>
        <w:r>
          <w:rPr>
            <w:noProof/>
            <w:webHidden/>
          </w:rPr>
          <w:fldChar w:fldCharType="end"/>
        </w:r>
      </w:hyperlink>
    </w:p>
    <w:p w14:paraId="2B9FB0C5" w14:textId="4763D120"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47" w:history="1">
        <w:r w:rsidRPr="00681557">
          <w:rPr>
            <w:rStyle w:val="Hyperlink"/>
            <w:rFonts w:eastAsiaTheme="majorEastAsia"/>
            <w:noProof/>
          </w:rPr>
          <w:t>Figure 6</w:t>
        </w:r>
        <w:r w:rsidRPr="00681557">
          <w:rPr>
            <w:rStyle w:val="Hyperlink"/>
            <w:rFonts w:eastAsiaTheme="majorEastAsia"/>
            <w:noProof/>
            <w:lang w:val="en-US"/>
          </w:rPr>
          <w:t>:Use Case Diagram</w:t>
        </w:r>
        <w:r>
          <w:rPr>
            <w:noProof/>
            <w:webHidden/>
          </w:rPr>
          <w:tab/>
        </w:r>
        <w:r>
          <w:rPr>
            <w:noProof/>
            <w:webHidden/>
          </w:rPr>
          <w:fldChar w:fldCharType="begin"/>
        </w:r>
        <w:r>
          <w:rPr>
            <w:noProof/>
            <w:webHidden/>
          </w:rPr>
          <w:instrText xml:space="preserve"> PAGEREF _Toc213869747 \h </w:instrText>
        </w:r>
        <w:r>
          <w:rPr>
            <w:noProof/>
            <w:webHidden/>
          </w:rPr>
        </w:r>
        <w:r>
          <w:rPr>
            <w:noProof/>
            <w:webHidden/>
          </w:rPr>
          <w:fldChar w:fldCharType="separate"/>
        </w:r>
        <w:r w:rsidR="00AE5ED2">
          <w:rPr>
            <w:noProof/>
            <w:webHidden/>
          </w:rPr>
          <w:t>88</w:t>
        </w:r>
        <w:r>
          <w:rPr>
            <w:noProof/>
            <w:webHidden/>
          </w:rPr>
          <w:fldChar w:fldCharType="end"/>
        </w:r>
      </w:hyperlink>
    </w:p>
    <w:p w14:paraId="746BE792" w14:textId="284D31F6" w:rsidR="006E6F26" w:rsidRDefault="00981798" w:rsidP="00981798">
      <w:pPr>
        <w:spacing w:line="360" w:lineRule="auto"/>
        <w:rPr>
          <w:b/>
          <w:bCs/>
          <w:sz w:val="32"/>
          <w:szCs w:val="32"/>
        </w:rPr>
      </w:pPr>
      <w:r>
        <w:rPr>
          <w:b/>
          <w:bCs/>
          <w:sz w:val="32"/>
          <w:szCs w:val="32"/>
        </w:rPr>
        <w:fldChar w:fldCharType="end"/>
      </w:r>
    </w:p>
    <w:p w14:paraId="27D9B939" w14:textId="77777777" w:rsidR="0050657B" w:rsidRDefault="0050657B" w:rsidP="003555E5">
      <w:pPr>
        <w:spacing w:line="360" w:lineRule="auto"/>
        <w:rPr>
          <w:b/>
          <w:bCs/>
          <w:sz w:val="32"/>
          <w:szCs w:val="32"/>
        </w:rPr>
      </w:pPr>
    </w:p>
    <w:p w14:paraId="3BB3BA20" w14:textId="72730D6D" w:rsidR="00066C53" w:rsidRPr="003555E5" w:rsidRDefault="00CE69C6" w:rsidP="003555E5">
      <w:pPr>
        <w:spacing w:after="160" w:line="360" w:lineRule="auto"/>
        <w:rPr>
          <w:b/>
          <w:bCs/>
          <w:sz w:val="32"/>
          <w:szCs w:val="32"/>
        </w:rPr>
      </w:pPr>
      <w:r w:rsidRPr="00066C53">
        <w:rPr>
          <w:b/>
          <w:bCs/>
          <w:sz w:val="32"/>
          <w:szCs w:val="32"/>
        </w:rPr>
        <w:t>LIST OF TABLES </w:t>
      </w:r>
    </w:p>
    <w:p w14:paraId="04C4C812" w14:textId="3D21CBDC"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r>
        <w:rPr>
          <w:b/>
          <w:bCs/>
          <w:sz w:val="32"/>
          <w:szCs w:val="32"/>
        </w:rPr>
        <w:fldChar w:fldCharType="begin"/>
      </w:r>
      <w:r>
        <w:rPr>
          <w:b/>
          <w:bCs/>
          <w:sz w:val="32"/>
          <w:szCs w:val="32"/>
        </w:rPr>
        <w:instrText xml:space="preserve"> TOC \h \z \c "Table" </w:instrText>
      </w:r>
      <w:r>
        <w:rPr>
          <w:b/>
          <w:bCs/>
          <w:sz w:val="32"/>
          <w:szCs w:val="32"/>
        </w:rPr>
        <w:fldChar w:fldCharType="separate"/>
      </w:r>
      <w:hyperlink w:anchor="_Toc213869703" w:history="1">
        <w:r w:rsidRPr="00B9245D">
          <w:rPr>
            <w:rStyle w:val="Hyperlink"/>
            <w:rFonts w:eastAsiaTheme="majorEastAsia"/>
            <w:noProof/>
          </w:rPr>
          <w:t>Table 1</w:t>
        </w:r>
        <w:r w:rsidRPr="00B9245D">
          <w:rPr>
            <w:rStyle w:val="Hyperlink"/>
            <w:rFonts w:eastAsiaTheme="majorEastAsia"/>
            <w:noProof/>
            <w:lang w:val="en-US"/>
          </w:rPr>
          <w:t>:Existing Work</w:t>
        </w:r>
        <w:r>
          <w:rPr>
            <w:noProof/>
            <w:webHidden/>
          </w:rPr>
          <w:tab/>
        </w:r>
        <w:r>
          <w:rPr>
            <w:noProof/>
            <w:webHidden/>
          </w:rPr>
          <w:fldChar w:fldCharType="begin"/>
        </w:r>
        <w:r>
          <w:rPr>
            <w:noProof/>
            <w:webHidden/>
          </w:rPr>
          <w:instrText xml:space="preserve"> PAGEREF _Toc213869703 \h </w:instrText>
        </w:r>
        <w:r>
          <w:rPr>
            <w:noProof/>
            <w:webHidden/>
          </w:rPr>
        </w:r>
        <w:r>
          <w:rPr>
            <w:noProof/>
            <w:webHidden/>
          </w:rPr>
          <w:fldChar w:fldCharType="separate"/>
        </w:r>
        <w:r w:rsidR="00AE5ED2">
          <w:rPr>
            <w:noProof/>
            <w:webHidden/>
          </w:rPr>
          <w:t>17</w:t>
        </w:r>
        <w:r>
          <w:rPr>
            <w:noProof/>
            <w:webHidden/>
          </w:rPr>
          <w:fldChar w:fldCharType="end"/>
        </w:r>
      </w:hyperlink>
    </w:p>
    <w:p w14:paraId="0C3C1403" w14:textId="2E1447D5"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04" w:history="1">
        <w:r w:rsidRPr="00B9245D">
          <w:rPr>
            <w:rStyle w:val="Hyperlink"/>
            <w:rFonts w:eastAsiaTheme="majorEastAsia"/>
            <w:noProof/>
          </w:rPr>
          <w:t>Table 2</w:t>
        </w:r>
        <w:r w:rsidRPr="00B9245D">
          <w:rPr>
            <w:rStyle w:val="Hyperlink"/>
            <w:rFonts w:eastAsiaTheme="majorEastAsia"/>
            <w:noProof/>
            <w:lang w:val="en-US"/>
          </w:rPr>
          <w:t>:Research Objectives</w:t>
        </w:r>
        <w:r>
          <w:rPr>
            <w:noProof/>
            <w:webHidden/>
          </w:rPr>
          <w:tab/>
        </w:r>
        <w:r>
          <w:rPr>
            <w:noProof/>
            <w:webHidden/>
          </w:rPr>
          <w:fldChar w:fldCharType="begin"/>
        </w:r>
        <w:r>
          <w:rPr>
            <w:noProof/>
            <w:webHidden/>
          </w:rPr>
          <w:instrText xml:space="preserve"> PAGEREF _Toc213869704 \h </w:instrText>
        </w:r>
        <w:r>
          <w:rPr>
            <w:noProof/>
            <w:webHidden/>
          </w:rPr>
        </w:r>
        <w:r>
          <w:rPr>
            <w:noProof/>
            <w:webHidden/>
          </w:rPr>
          <w:fldChar w:fldCharType="separate"/>
        </w:r>
        <w:r w:rsidR="00AE5ED2">
          <w:rPr>
            <w:noProof/>
            <w:webHidden/>
          </w:rPr>
          <w:t>20</w:t>
        </w:r>
        <w:r>
          <w:rPr>
            <w:noProof/>
            <w:webHidden/>
          </w:rPr>
          <w:fldChar w:fldCharType="end"/>
        </w:r>
      </w:hyperlink>
    </w:p>
    <w:p w14:paraId="77D876C7" w14:textId="3F3B2286"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05" w:history="1">
        <w:r w:rsidRPr="00B9245D">
          <w:rPr>
            <w:rStyle w:val="Hyperlink"/>
            <w:rFonts w:eastAsiaTheme="majorEastAsia"/>
            <w:noProof/>
          </w:rPr>
          <w:t>Table 3</w:t>
        </w:r>
        <w:r w:rsidRPr="00B9245D">
          <w:rPr>
            <w:rStyle w:val="Hyperlink"/>
            <w:rFonts w:eastAsiaTheme="majorEastAsia"/>
            <w:noProof/>
            <w:lang w:val="en-US"/>
          </w:rPr>
          <w:t>:Hardware Requirements</w:t>
        </w:r>
        <w:r>
          <w:rPr>
            <w:noProof/>
            <w:webHidden/>
          </w:rPr>
          <w:tab/>
        </w:r>
        <w:r>
          <w:rPr>
            <w:noProof/>
            <w:webHidden/>
          </w:rPr>
          <w:fldChar w:fldCharType="begin"/>
        </w:r>
        <w:r>
          <w:rPr>
            <w:noProof/>
            <w:webHidden/>
          </w:rPr>
          <w:instrText xml:space="preserve"> PAGEREF _Toc213869705 \h </w:instrText>
        </w:r>
        <w:r>
          <w:rPr>
            <w:noProof/>
            <w:webHidden/>
          </w:rPr>
        </w:r>
        <w:r>
          <w:rPr>
            <w:noProof/>
            <w:webHidden/>
          </w:rPr>
          <w:fldChar w:fldCharType="separate"/>
        </w:r>
        <w:r w:rsidR="00AE5ED2">
          <w:rPr>
            <w:noProof/>
            <w:webHidden/>
          </w:rPr>
          <w:t>22</w:t>
        </w:r>
        <w:r>
          <w:rPr>
            <w:noProof/>
            <w:webHidden/>
          </w:rPr>
          <w:fldChar w:fldCharType="end"/>
        </w:r>
      </w:hyperlink>
    </w:p>
    <w:p w14:paraId="46519944" w14:textId="0574422C"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06" w:history="1">
        <w:r w:rsidRPr="00B9245D">
          <w:rPr>
            <w:rStyle w:val="Hyperlink"/>
            <w:rFonts w:eastAsiaTheme="majorEastAsia"/>
            <w:noProof/>
          </w:rPr>
          <w:t>Table 4</w:t>
        </w:r>
        <w:r w:rsidRPr="00B9245D">
          <w:rPr>
            <w:rStyle w:val="Hyperlink"/>
            <w:rFonts w:eastAsiaTheme="majorEastAsia"/>
            <w:noProof/>
            <w:lang w:val="en-US"/>
          </w:rPr>
          <w:t>:Software Requirements</w:t>
        </w:r>
        <w:r>
          <w:rPr>
            <w:noProof/>
            <w:webHidden/>
          </w:rPr>
          <w:tab/>
        </w:r>
        <w:r>
          <w:rPr>
            <w:noProof/>
            <w:webHidden/>
          </w:rPr>
          <w:fldChar w:fldCharType="begin"/>
        </w:r>
        <w:r>
          <w:rPr>
            <w:noProof/>
            <w:webHidden/>
          </w:rPr>
          <w:instrText xml:space="preserve"> PAGEREF _Toc213869706 \h </w:instrText>
        </w:r>
        <w:r>
          <w:rPr>
            <w:noProof/>
            <w:webHidden/>
          </w:rPr>
        </w:r>
        <w:r>
          <w:rPr>
            <w:noProof/>
            <w:webHidden/>
          </w:rPr>
          <w:fldChar w:fldCharType="separate"/>
        </w:r>
        <w:r w:rsidR="00AE5ED2">
          <w:rPr>
            <w:noProof/>
            <w:webHidden/>
          </w:rPr>
          <w:t>23</w:t>
        </w:r>
        <w:r>
          <w:rPr>
            <w:noProof/>
            <w:webHidden/>
          </w:rPr>
          <w:fldChar w:fldCharType="end"/>
        </w:r>
      </w:hyperlink>
    </w:p>
    <w:p w14:paraId="4371B1FA" w14:textId="2A27A753"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07" w:history="1">
        <w:r w:rsidRPr="00B9245D">
          <w:rPr>
            <w:rStyle w:val="Hyperlink"/>
            <w:rFonts w:eastAsiaTheme="majorEastAsia"/>
            <w:noProof/>
          </w:rPr>
          <w:t>Table 5</w:t>
        </w:r>
        <w:r w:rsidRPr="00B9245D">
          <w:rPr>
            <w:rStyle w:val="Hyperlink"/>
            <w:rFonts w:eastAsiaTheme="majorEastAsia"/>
            <w:noProof/>
            <w:lang w:val="en-US"/>
          </w:rPr>
          <w:t>:Literature Survey</w:t>
        </w:r>
        <w:r>
          <w:rPr>
            <w:noProof/>
            <w:webHidden/>
          </w:rPr>
          <w:tab/>
        </w:r>
        <w:r>
          <w:rPr>
            <w:noProof/>
            <w:webHidden/>
          </w:rPr>
          <w:fldChar w:fldCharType="begin"/>
        </w:r>
        <w:r>
          <w:rPr>
            <w:noProof/>
            <w:webHidden/>
          </w:rPr>
          <w:instrText xml:space="preserve"> PAGEREF _Toc213869707 \h </w:instrText>
        </w:r>
        <w:r>
          <w:rPr>
            <w:noProof/>
            <w:webHidden/>
          </w:rPr>
        </w:r>
        <w:r>
          <w:rPr>
            <w:noProof/>
            <w:webHidden/>
          </w:rPr>
          <w:fldChar w:fldCharType="separate"/>
        </w:r>
        <w:r w:rsidR="00AE5ED2">
          <w:rPr>
            <w:noProof/>
            <w:webHidden/>
          </w:rPr>
          <w:t>33</w:t>
        </w:r>
        <w:r>
          <w:rPr>
            <w:noProof/>
            <w:webHidden/>
          </w:rPr>
          <w:fldChar w:fldCharType="end"/>
        </w:r>
      </w:hyperlink>
    </w:p>
    <w:p w14:paraId="7BC5895A" w14:textId="29C886ED"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08" w:history="1">
        <w:r w:rsidRPr="00B9245D">
          <w:rPr>
            <w:rStyle w:val="Hyperlink"/>
            <w:rFonts w:eastAsiaTheme="majorEastAsia"/>
            <w:noProof/>
          </w:rPr>
          <w:t>Table 6</w:t>
        </w:r>
        <w:r w:rsidRPr="00B9245D">
          <w:rPr>
            <w:rStyle w:val="Hyperlink"/>
            <w:rFonts w:eastAsiaTheme="majorEastAsia"/>
            <w:noProof/>
            <w:lang w:val="en-US"/>
          </w:rPr>
          <w:t>:Research Methodology</w:t>
        </w:r>
        <w:r>
          <w:rPr>
            <w:noProof/>
            <w:webHidden/>
          </w:rPr>
          <w:tab/>
        </w:r>
        <w:r>
          <w:rPr>
            <w:noProof/>
            <w:webHidden/>
          </w:rPr>
          <w:fldChar w:fldCharType="begin"/>
        </w:r>
        <w:r>
          <w:rPr>
            <w:noProof/>
            <w:webHidden/>
          </w:rPr>
          <w:instrText xml:space="preserve"> PAGEREF _Toc213869708 \h </w:instrText>
        </w:r>
        <w:r>
          <w:rPr>
            <w:noProof/>
            <w:webHidden/>
          </w:rPr>
        </w:r>
        <w:r>
          <w:rPr>
            <w:noProof/>
            <w:webHidden/>
          </w:rPr>
          <w:fldChar w:fldCharType="separate"/>
        </w:r>
        <w:r w:rsidR="00AE5ED2">
          <w:rPr>
            <w:noProof/>
            <w:webHidden/>
          </w:rPr>
          <w:t>50</w:t>
        </w:r>
        <w:r>
          <w:rPr>
            <w:noProof/>
            <w:webHidden/>
          </w:rPr>
          <w:fldChar w:fldCharType="end"/>
        </w:r>
      </w:hyperlink>
    </w:p>
    <w:p w14:paraId="6433311D" w14:textId="796090DA"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09" w:history="1">
        <w:r w:rsidRPr="00B9245D">
          <w:rPr>
            <w:rStyle w:val="Hyperlink"/>
            <w:rFonts w:eastAsiaTheme="majorEastAsia"/>
            <w:noProof/>
          </w:rPr>
          <w:t>Table 7</w:t>
        </w:r>
        <w:r w:rsidRPr="00B9245D">
          <w:rPr>
            <w:rStyle w:val="Hyperlink"/>
            <w:rFonts w:eastAsiaTheme="majorEastAsia"/>
            <w:noProof/>
            <w:lang w:val="en-US"/>
          </w:rPr>
          <w:t>:Deliverables</w:t>
        </w:r>
        <w:r>
          <w:rPr>
            <w:noProof/>
            <w:webHidden/>
          </w:rPr>
          <w:tab/>
        </w:r>
        <w:r>
          <w:rPr>
            <w:noProof/>
            <w:webHidden/>
          </w:rPr>
          <w:fldChar w:fldCharType="begin"/>
        </w:r>
        <w:r>
          <w:rPr>
            <w:noProof/>
            <w:webHidden/>
          </w:rPr>
          <w:instrText xml:space="preserve"> PAGEREF _Toc213869709 \h </w:instrText>
        </w:r>
        <w:r>
          <w:rPr>
            <w:noProof/>
            <w:webHidden/>
          </w:rPr>
        </w:r>
        <w:r>
          <w:rPr>
            <w:noProof/>
            <w:webHidden/>
          </w:rPr>
          <w:fldChar w:fldCharType="separate"/>
        </w:r>
        <w:r w:rsidR="00AE5ED2">
          <w:rPr>
            <w:noProof/>
            <w:webHidden/>
          </w:rPr>
          <w:t>68</w:t>
        </w:r>
        <w:r>
          <w:rPr>
            <w:noProof/>
            <w:webHidden/>
          </w:rPr>
          <w:fldChar w:fldCharType="end"/>
        </w:r>
      </w:hyperlink>
    </w:p>
    <w:p w14:paraId="1AF00346" w14:textId="4972A703"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0" w:history="1">
        <w:r w:rsidRPr="00B9245D">
          <w:rPr>
            <w:rStyle w:val="Hyperlink"/>
            <w:rFonts w:eastAsiaTheme="majorEastAsia"/>
            <w:noProof/>
          </w:rPr>
          <w:t>Table 8</w:t>
        </w:r>
        <w:r w:rsidRPr="00B9245D">
          <w:rPr>
            <w:rStyle w:val="Hyperlink"/>
            <w:rFonts w:eastAsiaTheme="majorEastAsia"/>
            <w:noProof/>
            <w:lang w:val="en-US"/>
          </w:rPr>
          <w:t>: Hardware Requirements</w:t>
        </w:r>
        <w:r>
          <w:rPr>
            <w:noProof/>
            <w:webHidden/>
          </w:rPr>
          <w:tab/>
        </w:r>
        <w:r>
          <w:rPr>
            <w:noProof/>
            <w:webHidden/>
          </w:rPr>
          <w:fldChar w:fldCharType="begin"/>
        </w:r>
        <w:r>
          <w:rPr>
            <w:noProof/>
            <w:webHidden/>
          </w:rPr>
          <w:instrText xml:space="preserve"> PAGEREF _Toc213869710 \h </w:instrText>
        </w:r>
        <w:r>
          <w:rPr>
            <w:noProof/>
            <w:webHidden/>
          </w:rPr>
        </w:r>
        <w:r>
          <w:rPr>
            <w:noProof/>
            <w:webHidden/>
          </w:rPr>
          <w:fldChar w:fldCharType="separate"/>
        </w:r>
        <w:r w:rsidR="00AE5ED2">
          <w:rPr>
            <w:noProof/>
            <w:webHidden/>
          </w:rPr>
          <w:t>69</w:t>
        </w:r>
        <w:r>
          <w:rPr>
            <w:noProof/>
            <w:webHidden/>
          </w:rPr>
          <w:fldChar w:fldCharType="end"/>
        </w:r>
      </w:hyperlink>
    </w:p>
    <w:p w14:paraId="04BA50D3" w14:textId="501368DA"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1" w:history="1">
        <w:r w:rsidRPr="00B9245D">
          <w:rPr>
            <w:rStyle w:val="Hyperlink"/>
            <w:rFonts w:eastAsiaTheme="majorEastAsia"/>
            <w:noProof/>
          </w:rPr>
          <w:t>Table 9</w:t>
        </w:r>
        <w:r w:rsidRPr="00B9245D">
          <w:rPr>
            <w:rStyle w:val="Hyperlink"/>
            <w:rFonts w:eastAsiaTheme="majorEastAsia"/>
            <w:noProof/>
            <w:lang w:val="en-US"/>
          </w:rPr>
          <w:t>: Software Requirements</w:t>
        </w:r>
        <w:r>
          <w:rPr>
            <w:noProof/>
            <w:webHidden/>
          </w:rPr>
          <w:tab/>
        </w:r>
        <w:r>
          <w:rPr>
            <w:noProof/>
            <w:webHidden/>
          </w:rPr>
          <w:fldChar w:fldCharType="begin"/>
        </w:r>
        <w:r>
          <w:rPr>
            <w:noProof/>
            <w:webHidden/>
          </w:rPr>
          <w:instrText xml:space="preserve"> PAGEREF _Toc213869711 \h </w:instrText>
        </w:r>
        <w:r>
          <w:rPr>
            <w:noProof/>
            <w:webHidden/>
          </w:rPr>
        </w:r>
        <w:r>
          <w:rPr>
            <w:noProof/>
            <w:webHidden/>
          </w:rPr>
          <w:fldChar w:fldCharType="separate"/>
        </w:r>
        <w:r w:rsidR="00AE5ED2">
          <w:rPr>
            <w:noProof/>
            <w:webHidden/>
          </w:rPr>
          <w:t>69</w:t>
        </w:r>
        <w:r>
          <w:rPr>
            <w:noProof/>
            <w:webHidden/>
          </w:rPr>
          <w:fldChar w:fldCharType="end"/>
        </w:r>
      </w:hyperlink>
    </w:p>
    <w:p w14:paraId="7ABB718F" w14:textId="05A81779"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2" w:history="1">
        <w:r w:rsidRPr="00B9245D">
          <w:rPr>
            <w:rStyle w:val="Hyperlink"/>
            <w:rFonts w:eastAsiaTheme="majorEastAsia"/>
            <w:noProof/>
          </w:rPr>
          <w:t>Table 10</w:t>
        </w:r>
        <w:r w:rsidRPr="00B9245D">
          <w:rPr>
            <w:rStyle w:val="Hyperlink"/>
            <w:rFonts w:eastAsiaTheme="majorEastAsia"/>
            <w:noProof/>
            <w:lang w:val="en-US"/>
          </w:rPr>
          <w:t>: Data Requirements</w:t>
        </w:r>
        <w:r>
          <w:rPr>
            <w:noProof/>
            <w:webHidden/>
          </w:rPr>
          <w:tab/>
        </w:r>
        <w:r>
          <w:rPr>
            <w:noProof/>
            <w:webHidden/>
          </w:rPr>
          <w:fldChar w:fldCharType="begin"/>
        </w:r>
        <w:r>
          <w:rPr>
            <w:noProof/>
            <w:webHidden/>
          </w:rPr>
          <w:instrText xml:space="preserve"> PAGEREF _Toc213869712 \h </w:instrText>
        </w:r>
        <w:r>
          <w:rPr>
            <w:noProof/>
            <w:webHidden/>
          </w:rPr>
        </w:r>
        <w:r>
          <w:rPr>
            <w:noProof/>
            <w:webHidden/>
          </w:rPr>
          <w:fldChar w:fldCharType="separate"/>
        </w:r>
        <w:r w:rsidR="00AE5ED2">
          <w:rPr>
            <w:noProof/>
            <w:webHidden/>
          </w:rPr>
          <w:t>70</w:t>
        </w:r>
        <w:r>
          <w:rPr>
            <w:noProof/>
            <w:webHidden/>
          </w:rPr>
          <w:fldChar w:fldCharType="end"/>
        </w:r>
      </w:hyperlink>
    </w:p>
    <w:p w14:paraId="04008306" w14:textId="3D177629"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3" w:history="1">
        <w:r w:rsidRPr="00B9245D">
          <w:rPr>
            <w:rStyle w:val="Hyperlink"/>
            <w:rFonts w:eastAsiaTheme="majorEastAsia"/>
            <w:noProof/>
          </w:rPr>
          <w:t>Table 11</w:t>
        </w:r>
        <w:r w:rsidRPr="00B9245D">
          <w:rPr>
            <w:rStyle w:val="Hyperlink"/>
            <w:rFonts w:eastAsiaTheme="majorEastAsia"/>
            <w:noProof/>
            <w:lang w:val="en-US"/>
          </w:rPr>
          <w:t>: Skill Requirements</w:t>
        </w:r>
        <w:r>
          <w:rPr>
            <w:noProof/>
            <w:webHidden/>
          </w:rPr>
          <w:tab/>
        </w:r>
        <w:r>
          <w:rPr>
            <w:noProof/>
            <w:webHidden/>
          </w:rPr>
          <w:fldChar w:fldCharType="begin"/>
        </w:r>
        <w:r>
          <w:rPr>
            <w:noProof/>
            <w:webHidden/>
          </w:rPr>
          <w:instrText xml:space="preserve"> PAGEREF _Toc213869713 \h </w:instrText>
        </w:r>
        <w:r>
          <w:rPr>
            <w:noProof/>
            <w:webHidden/>
          </w:rPr>
        </w:r>
        <w:r>
          <w:rPr>
            <w:noProof/>
            <w:webHidden/>
          </w:rPr>
          <w:fldChar w:fldCharType="separate"/>
        </w:r>
        <w:r w:rsidR="00AE5ED2">
          <w:rPr>
            <w:noProof/>
            <w:webHidden/>
          </w:rPr>
          <w:t>71</w:t>
        </w:r>
        <w:r>
          <w:rPr>
            <w:noProof/>
            <w:webHidden/>
          </w:rPr>
          <w:fldChar w:fldCharType="end"/>
        </w:r>
      </w:hyperlink>
    </w:p>
    <w:p w14:paraId="22AF2B43" w14:textId="13646B78"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4" w:history="1">
        <w:r w:rsidRPr="00B9245D">
          <w:rPr>
            <w:rStyle w:val="Hyperlink"/>
            <w:rFonts w:eastAsiaTheme="majorEastAsia"/>
            <w:noProof/>
          </w:rPr>
          <w:t>Table 12</w:t>
        </w:r>
        <w:r w:rsidRPr="00B9245D">
          <w:rPr>
            <w:rStyle w:val="Hyperlink"/>
            <w:rFonts w:eastAsiaTheme="majorEastAsia"/>
            <w:noProof/>
            <w:lang w:val="en-US"/>
          </w:rPr>
          <w:t>:Risks and Mitigation</w:t>
        </w:r>
        <w:r>
          <w:rPr>
            <w:noProof/>
            <w:webHidden/>
          </w:rPr>
          <w:tab/>
        </w:r>
        <w:r>
          <w:rPr>
            <w:noProof/>
            <w:webHidden/>
          </w:rPr>
          <w:fldChar w:fldCharType="begin"/>
        </w:r>
        <w:r>
          <w:rPr>
            <w:noProof/>
            <w:webHidden/>
          </w:rPr>
          <w:instrText xml:space="preserve"> PAGEREF _Toc213869714 \h </w:instrText>
        </w:r>
        <w:r>
          <w:rPr>
            <w:noProof/>
            <w:webHidden/>
          </w:rPr>
        </w:r>
        <w:r>
          <w:rPr>
            <w:noProof/>
            <w:webHidden/>
          </w:rPr>
          <w:fldChar w:fldCharType="separate"/>
        </w:r>
        <w:r w:rsidR="00AE5ED2">
          <w:rPr>
            <w:noProof/>
            <w:webHidden/>
          </w:rPr>
          <w:t>71</w:t>
        </w:r>
        <w:r>
          <w:rPr>
            <w:noProof/>
            <w:webHidden/>
          </w:rPr>
          <w:fldChar w:fldCharType="end"/>
        </w:r>
      </w:hyperlink>
    </w:p>
    <w:p w14:paraId="351B7804" w14:textId="33EF46C2"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5" w:history="1">
        <w:r w:rsidRPr="00B9245D">
          <w:rPr>
            <w:rStyle w:val="Hyperlink"/>
            <w:rFonts w:eastAsiaTheme="majorEastAsia"/>
            <w:noProof/>
          </w:rPr>
          <w:t>Table 13</w:t>
        </w:r>
        <w:r w:rsidRPr="00B9245D">
          <w:rPr>
            <w:rStyle w:val="Hyperlink"/>
            <w:rFonts w:eastAsiaTheme="majorEastAsia"/>
            <w:noProof/>
            <w:lang w:val="en-US"/>
          </w:rPr>
          <w:t>: Stakeholder Viewpoints</w:t>
        </w:r>
        <w:r>
          <w:rPr>
            <w:noProof/>
            <w:webHidden/>
          </w:rPr>
          <w:tab/>
        </w:r>
        <w:r>
          <w:rPr>
            <w:noProof/>
            <w:webHidden/>
          </w:rPr>
          <w:fldChar w:fldCharType="begin"/>
        </w:r>
        <w:r>
          <w:rPr>
            <w:noProof/>
            <w:webHidden/>
          </w:rPr>
          <w:instrText xml:space="preserve"> PAGEREF _Toc213869715 \h </w:instrText>
        </w:r>
        <w:r>
          <w:rPr>
            <w:noProof/>
            <w:webHidden/>
          </w:rPr>
        </w:r>
        <w:r>
          <w:rPr>
            <w:noProof/>
            <w:webHidden/>
          </w:rPr>
          <w:fldChar w:fldCharType="separate"/>
        </w:r>
        <w:r w:rsidR="00AE5ED2">
          <w:rPr>
            <w:noProof/>
            <w:webHidden/>
          </w:rPr>
          <w:t>75</w:t>
        </w:r>
        <w:r>
          <w:rPr>
            <w:noProof/>
            <w:webHidden/>
          </w:rPr>
          <w:fldChar w:fldCharType="end"/>
        </w:r>
      </w:hyperlink>
    </w:p>
    <w:p w14:paraId="79D800A6" w14:textId="5680AE48"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6" w:history="1">
        <w:r w:rsidRPr="00B9245D">
          <w:rPr>
            <w:rStyle w:val="Hyperlink"/>
            <w:rFonts w:eastAsiaTheme="majorEastAsia"/>
            <w:noProof/>
          </w:rPr>
          <w:t>Table 14</w:t>
        </w:r>
        <w:r w:rsidRPr="00B9245D">
          <w:rPr>
            <w:rStyle w:val="Hyperlink"/>
            <w:rFonts w:eastAsiaTheme="majorEastAsia"/>
            <w:noProof/>
            <w:lang w:val="en-US"/>
          </w:rPr>
          <w:t>:Requirement Elicitation Methodologies</w:t>
        </w:r>
        <w:r>
          <w:rPr>
            <w:noProof/>
            <w:webHidden/>
          </w:rPr>
          <w:tab/>
        </w:r>
        <w:r>
          <w:rPr>
            <w:noProof/>
            <w:webHidden/>
          </w:rPr>
          <w:fldChar w:fldCharType="begin"/>
        </w:r>
        <w:r>
          <w:rPr>
            <w:noProof/>
            <w:webHidden/>
          </w:rPr>
          <w:instrText xml:space="preserve"> PAGEREF _Toc213869716 \h </w:instrText>
        </w:r>
        <w:r>
          <w:rPr>
            <w:noProof/>
            <w:webHidden/>
          </w:rPr>
        </w:r>
        <w:r>
          <w:rPr>
            <w:noProof/>
            <w:webHidden/>
          </w:rPr>
          <w:fldChar w:fldCharType="separate"/>
        </w:r>
        <w:r w:rsidR="00AE5ED2">
          <w:rPr>
            <w:noProof/>
            <w:webHidden/>
          </w:rPr>
          <w:t>78</w:t>
        </w:r>
        <w:r>
          <w:rPr>
            <w:noProof/>
            <w:webHidden/>
          </w:rPr>
          <w:fldChar w:fldCharType="end"/>
        </w:r>
      </w:hyperlink>
    </w:p>
    <w:p w14:paraId="6E9DE048" w14:textId="3593399E"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7" w:history="1">
        <w:r w:rsidRPr="00B9245D">
          <w:rPr>
            <w:rStyle w:val="Hyperlink"/>
            <w:rFonts w:eastAsiaTheme="majorEastAsia"/>
            <w:noProof/>
          </w:rPr>
          <w:t>Table 15</w:t>
        </w:r>
        <w:r w:rsidRPr="00B9245D">
          <w:rPr>
            <w:rStyle w:val="Hyperlink"/>
            <w:rFonts w:eastAsiaTheme="majorEastAsia"/>
            <w:noProof/>
            <w:lang w:val="en-US"/>
          </w:rPr>
          <w:t>:Literature Review Findings</w:t>
        </w:r>
        <w:r>
          <w:rPr>
            <w:noProof/>
            <w:webHidden/>
          </w:rPr>
          <w:tab/>
        </w:r>
        <w:r>
          <w:rPr>
            <w:noProof/>
            <w:webHidden/>
          </w:rPr>
          <w:fldChar w:fldCharType="begin"/>
        </w:r>
        <w:r>
          <w:rPr>
            <w:noProof/>
            <w:webHidden/>
          </w:rPr>
          <w:instrText xml:space="preserve"> PAGEREF _Toc213869717 \h </w:instrText>
        </w:r>
        <w:r>
          <w:rPr>
            <w:noProof/>
            <w:webHidden/>
          </w:rPr>
        </w:r>
        <w:r>
          <w:rPr>
            <w:noProof/>
            <w:webHidden/>
          </w:rPr>
          <w:fldChar w:fldCharType="separate"/>
        </w:r>
        <w:r w:rsidR="00AE5ED2">
          <w:rPr>
            <w:noProof/>
            <w:webHidden/>
          </w:rPr>
          <w:t>78</w:t>
        </w:r>
        <w:r>
          <w:rPr>
            <w:noProof/>
            <w:webHidden/>
          </w:rPr>
          <w:fldChar w:fldCharType="end"/>
        </w:r>
      </w:hyperlink>
    </w:p>
    <w:p w14:paraId="39B20D49" w14:textId="28462D8C"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8" w:history="1">
        <w:r w:rsidRPr="00B9245D">
          <w:rPr>
            <w:rStyle w:val="Hyperlink"/>
            <w:rFonts w:eastAsiaTheme="majorEastAsia"/>
            <w:noProof/>
          </w:rPr>
          <w:t>Table 16</w:t>
        </w:r>
        <w:r w:rsidRPr="00B9245D">
          <w:rPr>
            <w:rStyle w:val="Hyperlink"/>
            <w:rFonts w:eastAsiaTheme="majorEastAsia"/>
            <w:noProof/>
            <w:lang w:val="en-US"/>
          </w:rPr>
          <w:t>:Survey Findings</w:t>
        </w:r>
        <w:r>
          <w:rPr>
            <w:noProof/>
            <w:webHidden/>
          </w:rPr>
          <w:tab/>
        </w:r>
        <w:r>
          <w:rPr>
            <w:noProof/>
            <w:webHidden/>
          </w:rPr>
          <w:fldChar w:fldCharType="begin"/>
        </w:r>
        <w:r>
          <w:rPr>
            <w:noProof/>
            <w:webHidden/>
          </w:rPr>
          <w:instrText xml:space="preserve"> PAGEREF _Toc213869718 \h </w:instrText>
        </w:r>
        <w:r>
          <w:rPr>
            <w:noProof/>
            <w:webHidden/>
          </w:rPr>
        </w:r>
        <w:r>
          <w:rPr>
            <w:noProof/>
            <w:webHidden/>
          </w:rPr>
          <w:fldChar w:fldCharType="separate"/>
        </w:r>
        <w:r w:rsidR="00AE5ED2">
          <w:rPr>
            <w:noProof/>
            <w:webHidden/>
          </w:rPr>
          <w:t>79</w:t>
        </w:r>
        <w:r>
          <w:rPr>
            <w:noProof/>
            <w:webHidden/>
          </w:rPr>
          <w:fldChar w:fldCharType="end"/>
        </w:r>
      </w:hyperlink>
    </w:p>
    <w:p w14:paraId="7EB48F58" w14:textId="79312C41"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19" w:history="1">
        <w:r w:rsidRPr="00B9245D">
          <w:rPr>
            <w:rStyle w:val="Hyperlink"/>
            <w:rFonts w:eastAsiaTheme="majorEastAsia"/>
            <w:noProof/>
          </w:rPr>
          <w:t>Table 17</w:t>
        </w:r>
        <w:r w:rsidRPr="00B9245D">
          <w:rPr>
            <w:rStyle w:val="Hyperlink"/>
            <w:rFonts w:eastAsiaTheme="majorEastAsia"/>
            <w:noProof/>
            <w:lang w:val="en-US"/>
          </w:rPr>
          <w:t>:Brainstorming Findings</w:t>
        </w:r>
        <w:r>
          <w:rPr>
            <w:noProof/>
            <w:webHidden/>
          </w:rPr>
          <w:tab/>
        </w:r>
        <w:r>
          <w:rPr>
            <w:noProof/>
            <w:webHidden/>
          </w:rPr>
          <w:fldChar w:fldCharType="begin"/>
        </w:r>
        <w:r>
          <w:rPr>
            <w:noProof/>
            <w:webHidden/>
          </w:rPr>
          <w:instrText xml:space="preserve"> PAGEREF _Toc213869719 \h </w:instrText>
        </w:r>
        <w:r>
          <w:rPr>
            <w:noProof/>
            <w:webHidden/>
          </w:rPr>
        </w:r>
        <w:r>
          <w:rPr>
            <w:noProof/>
            <w:webHidden/>
          </w:rPr>
          <w:fldChar w:fldCharType="separate"/>
        </w:r>
        <w:r w:rsidR="00AE5ED2">
          <w:rPr>
            <w:noProof/>
            <w:webHidden/>
          </w:rPr>
          <w:t>85</w:t>
        </w:r>
        <w:r>
          <w:rPr>
            <w:noProof/>
            <w:webHidden/>
          </w:rPr>
          <w:fldChar w:fldCharType="end"/>
        </w:r>
      </w:hyperlink>
    </w:p>
    <w:p w14:paraId="6FEC1D66" w14:textId="19A02F2E"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20" w:history="1">
        <w:r w:rsidRPr="00B9245D">
          <w:rPr>
            <w:rStyle w:val="Hyperlink"/>
            <w:rFonts w:eastAsiaTheme="majorEastAsia"/>
            <w:noProof/>
          </w:rPr>
          <w:t>Table 18</w:t>
        </w:r>
        <w:r w:rsidRPr="00B9245D">
          <w:rPr>
            <w:rStyle w:val="Hyperlink"/>
            <w:rFonts w:eastAsiaTheme="majorEastAsia"/>
            <w:noProof/>
            <w:lang w:val="en-US"/>
          </w:rPr>
          <w:t>:Summary of Findings</w:t>
        </w:r>
        <w:r>
          <w:rPr>
            <w:noProof/>
            <w:webHidden/>
          </w:rPr>
          <w:tab/>
        </w:r>
        <w:r>
          <w:rPr>
            <w:noProof/>
            <w:webHidden/>
          </w:rPr>
          <w:fldChar w:fldCharType="begin"/>
        </w:r>
        <w:r>
          <w:rPr>
            <w:noProof/>
            <w:webHidden/>
          </w:rPr>
          <w:instrText xml:space="preserve"> PAGEREF _Toc213869720 \h </w:instrText>
        </w:r>
        <w:r>
          <w:rPr>
            <w:noProof/>
            <w:webHidden/>
          </w:rPr>
        </w:r>
        <w:r>
          <w:rPr>
            <w:noProof/>
            <w:webHidden/>
          </w:rPr>
          <w:fldChar w:fldCharType="separate"/>
        </w:r>
        <w:r w:rsidR="00AE5ED2">
          <w:rPr>
            <w:noProof/>
            <w:webHidden/>
          </w:rPr>
          <w:t>86</w:t>
        </w:r>
        <w:r>
          <w:rPr>
            <w:noProof/>
            <w:webHidden/>
          </w:rPr>
          <w:fldChar w:fldCharType="end"/>
        </w:r>
      </w:hyperlink>
    </w:p>
    <w:p w14:paraId="5030CA9D" w14:textId="4B70EB29"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21" w:history="1">
        <w:r w:rsidRPr="00B9245D">
          <w:rPr>
            <w:rStyle w:val="Hyperlink"/>
            <w:rFonts w:eastAsiaTheme="majorEastAsia"/>
            <w:noProof/>
          </w:rPr>
          <w:t>Table 19</w:t>
        </w:r>
        <w:r w:rsidRPr="00B9245D">
          <w:rPr>
            <w:rStyle w:val="Hyperlink"/>
            <w:rFonts w:eastAsiaTheme="majorEastAsia"/>
            <w:noProof/>
            <w:lang w:val="en-US"/>
          </w:rPr>
          <w:t>:Use Case Descriptions</w:t>
        </w:r>
        <w:r>
          <w:rPr>
            <w:noProof/>
            <w:webHidden/>
          </w:rPr>
          <w:tab/>
        </w:r>
        <w:r>
          <w:rPr>
            <w:noProof/>
            <w:webHidden/>
          </w:rPr>
          <w:fldChar w:fldCharType="begin"/>
        </w:r>
        <w:r>
          <w:rPr>
            <w:noProof/>
            <w:webHidden/>
          </w:rPr>
          <w:instrText xml:space="preserve"> PAGEREF _Toc213869721 \h </w:instrText>
        </w:r>
        <w:r>
          <w:rPr>
            <w:noProof/>
            <w:webHidden/>
          </w:rPr>
        </w:r>
        <w:r>
          <w:rPr>
            <w:noProof/>
            <w:webHidden/>
          </w:rPr>
          <w:fldChar w:fldCharType="separate"/>
        </w:r>
        <w:r w:rsidR="00AE5ED2">
          <w:rPr>
            <w:noProof/>
            <w:webHidden/>
          </w:rPr>
          <w:t>88</w:t>
        </w:r>
        <w:r>
          <w:rPr>
            <w:noProof/>
            <w:webHidden/>
          </w:rPr>
          <w:fldChar w:fldCharType="end"/>
        </w:r>
      </w:hyperlink>
    </w:p>
    <w:p w14:paraId="7AD9CCE9" w14:textId="33D62558"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22" w:history="1">
        <w:r w:rsidRPr="00B9245D">
          <w:rPr>
            <w:rStyle w:val="Hyperlink"/>
            <w:rFonts w:eastAsiaTheme="majorEastAsia"/>
            <w:noProof/>
          </w:rPr>
          <w:t>Table 20</w:t>
        </w:r>
        <w:r w:rsidRPr="00B9245D">
          <w:rPr>
            <w:rStyle w:val="Hyperlink"/>
            <w:rFonts w:eastAsiaTheme="majorEastAsia"/>
            <w:noProof/>
            <w:lang w:val="en-US"/>
          </w:rPr>
          <w:t>:Functional Requirements</w:t>
        </w:r>
        <w:r>
          <w:rPr>
            <w:noProof/>
            <w:webHidden/>
          </w:rPr>
          <w:tab/>
        </w:r>
        <w:r>
          <w:rPr>
            <w:noProof/>
            <w:webHidden/>
          </w:rPr>
          <w:fldChar w:fldCharType="begin"/>
        </w:r>
        <w:r>
          <w:rPr>
            <w:noProof/>
            <w:webHidden/>
          </w:rPr>
          <w:instrText xml:space="preserve"> PAGEREF _Toc213869722 \h </w:instrText>
        </w:r>
        <w:r>
          <w:rPr>
            <w:noProof/>
            <w:webHidden/>
          </w:rPr>
        </w:r>
        <w:r>
          <w:rPr>
            <w:noProof/>
            <w:webHidden/>
          </w:rPr>
          <w:fldChar w:fldCharType="separate"/>
        </w:r>
        <w:r w:rsidR="00AE5ED2">
          <w:rPr>
            <w:noProof/>
            <w:webHidden/>
          </w:rPr>
          <w:t>95</w:t>
        </w:r>
        <w:r>
          <w:rPr>
            <w:noProof/>
            <w:webHidden/>
          </w:rPr>
          <w:fldChar w:fldCharType="end"/>
        </w:r>
      </w:hyperlink>
    </w:p>
    <w:p w14:paraId="10970BB8" w14:textId="38C164FE" w:rsidR="00981798" w:rsidRDefault="00981798" w:rsidP="00981798">
      <w:pPr>
        <w:pStyle w:val="TableofFigures"/>
        <w:tabs>
          <w:tab w:val="right" w:leader="dot" w:pos="9016"/>
        </w:tabs>
        <w:spacing w:line="360" w:lineRule="auto"/>
        <w:rPr>
          <w:rFonts w:asciiTheme="minorHAnsi" w:eastAsiaTheme="minorEastAsia" w:hAnsiTheme="minorHAnsi" w:cs="Arial Unicode MS"/>
          <w:noProof/>
          <w:kern w:val="2"/>
          <w14:ligatures w14:val="standardContextual"/>
        </w:rPr>
      </w:pPr>
      <w:hyperlink w:anchor="_Toc213869723" w:history="1">
        <w:r w:rsidRPr="00B9245D">
          <w:rPr>
            <w:rStyle w:val="Hyperlink"/>
            <w:rFonts w:eastAsiaTheme="majorEastAsia"/>
            <w:noProof/>
          </w:rPr>
          <w:t>Table 21</w:t>
        </w:r>
        <w:r w:rsidRPr="00B9245D">
          <w:rPr>
            <w:rStyle w:val="Hyperlink"/>
            <w:rFonts w:eastAsiaTheme="majorEastAsia"/>
            <w:noProof/>
            <w:lang w:val="en-US"/>
          </w:rPr>
          <w:t>:Non-Functional Requirements</w:t>
        </w:r>
        <w:r>
          <w:rPr>
            <w:noProof/>
            <w:webHidden/>
          </w:rPr>
          <w:tab/>
        </w:r>
        <w:r>
          <w:rPr>
            <w:noProof/>
            <w:webHidden/>
          </w:rPr>
          <w:fldChar w:fldCharType="begin"/>
        </w:r>
        <w:r>
          <w:rPr>
            <w:noProof/>
            <w:webHidden/>
          </w:rPr>
          <w:instrText xml:space="preserve"> PAGEREF _Toc213869723 \h </w:instrText>
        </w:r>
        <w:r>
          <w:rPr>
            <w:noProof/>
            <w:webHidden/>
          </w:rPr>
        </w:r>
        <w:r>
          <w:rPr>
            <w:noProof/>
            <w:webHidden/>
          </w:rPr>
          <w:fldChar w:fldCharType="separate"/>
        </w:r>
        <w:r w:rsidR="00AE5ED2">
          <w:rPr>
            <w:noProof/>
            <w:webHidden/>
          </w:rPr>
          <w:t>96</w:t>
        </w:r>
        <w:r>
          <w:rPr>
            <w:noProof/>
            <w:webHidden/>
          </w:rPr>
          <w:fldChar w:fldCharType="end"/>
        </w:r>
      </w:hyperlink>
    </w:p>
    <w:p w14:paraId="02AA4D92" w14:textId="321FEE35" w:rsidR="0050657B" w:rsidRDefault="00981798" w:rsidP="00981798">
      <w:pPr>
        <w:spacing w:line="360" w:lineRule="auto"/>
        <w:rPr>
          <w:b/>
          <w:bCs/>
          <w:sz w:val="32"/>
          <w:szCs w:val="32"/>
        </w:rPr>
      </w:pPr>
      <w:r>
        <w:rPr>
          <w:b/>
          <w:bCs/>
          <w:sz w:val="32"/>
          <w:szCs w:val="32"/>
        </w:rPr>
        <w:lastRenderedPageBreak/>
        <w:fldChar w:fldCharType="end"/>
      </w:r>
    </w:p>
    <w:p w14:paraId="1B666D4F" w14:textId="22C2A536" w:rsidR="00CE69C6" w:rsidRPr="00066C53" w:rsidRDefault="00CE69C6" w:rsidP="0050657B">
      <w:pPr>
        <w:spacing w:after="160" w:line="278" w:lineRule="auto"/>
        <w:rPr>
          <w:b/>
          <w:bCs/>
          <w:sz w:val="32"/>
          <w:szCs w:val="32"/>
        </w:rPr>
      </w:pPr>
      <w:r w:rsidRPr="00066C53">
        <w:rPr>
          <w:b/>
          <w:bCs/>
          <w:sz w:val="32"/>
          <w:szCs w:val="32"/>
        </w:rPr>
        <w:t>LIST OF ABBREVIATIONS</w:t>
      </w:r>
    </w:p>
    <w:p w14:paraId="4C490731" w14:textId="77777777" w:rsidR="00066C53" w:rsidRDefault="00066C53" w:rsidP="00066C53"/>
    <w:tbl>
      <w:tblPr>
        <w:tblStyle w:val="TableGrid"/>
        <w:tblW w:w="0" w:type="auto"/>
        <w:tblLook w:val="04A0" w:firstRow="1" w:lastRow="0" w:firstColumn="1" w:lastColumn="0" w:noHBand="0" w:noVBand="1"/>
      </w:tblPr>
      <w:tblGrid>
        <w:gridCol w:w="2972"/>
        <w:gridCol w:w="4640"/>
      </w:tblGrid>
      <w:tr w:rsidR="00771DD1" w14:paraId="2B1070EF" w14:textId="77777777" w:rsidTr="00771DD1">
        <w:tc>
          <w:tcPr>
            <w:tcW w:w="2972" w:type="dxa"/>
            <w:hideMark/>
          </w:tcPr>
          <w:p w14:paraId="252FE5C5" w14:textId="77777777" w:rsidR="00771DD1" w:rsidRDefault="00771DD1" w:rsidP="00771DD1">
            <w:pPr>
              <w:spacing w:line="360" w:lineRule="auto"/>
              <w:jc w:val="center"/>
              <w:rPr>
                <w:b/>
                <w:bCs/>
              </w:rPr>
            </w:pPr>
            <w:r>
              <w:rPr>
                <w:b/>
                <w:bCs/>
              </w:rPr>
              <w:t>Abbreviation</w:t>
            </w:r>
          </w:p>
        </w:tc>
        <w:tc>
          <w:tcPr>
            <w:tcW w:w="4640" w:type="dxa"/>
            <w:hideMark/>
          </w:tcPr>
          <w:p w14:paraId="398E81A5" w14:textId="77777777" w:rsidR="00771DD1" w:rsidRDefault="00771DD1" w:rsidP="00771DD1">
            <w:pPr>
              <w:spacing w:line="360" w:lineRule="auto"/>
              <w:jc w:val="center"/>
              <w:rPr>
                <w:b/>
                <w:bCs/>
              </w:rPr>
            </w:pPr>
            <w:r>
              <w:rPr>
                <w:b/>
                <w:bCs/>
              </w:rPr>
              <w:t>Description</w:t>
            </w:r>
          </w:p>
        </w:tc>
      </w:tr>
      <w:tr w:rsidR="00771DD1" w14:paraId="610C4FE9" w14:textId="77777777" w:rsidTr="00771DD1">
        <w:tc>
          <w:tcPr>
            <w:tcW w:w="2972" w:type="dxa"/>
            <w:hideMark/>
          </w:tcPr>
          <w:p w14:paraId="30C93A12" w14:textId="77777777" w:rsidR="00771DD1" w:rsidRDefault="00771DD1" w:rsidP="00771DD1">
            <w:pPr>
              <w:spacing w:line="360" w:lineRule="auto"/>
            </w:pPr>
            <w:r>
              <w:t>AI</w:t>
            </w:r>
          </w:p>
        </w:tc>
        <w:tc>
          <w:tcPr>
            <w:tcW w:w="4640" w:type="dxa"/>
            <w:hideMark/>
          </w:tcPr>
          <w:p w14:paraId="32C595B0" w14:textId="77777777" w:rsidR="00771DD1" w:rsidRDefault="00771DD1" w:rsidP="00771DD1">
            <w:pPr>
              <w:spacing w:line="360" w:lineRule="auto"/>
            </w:pPr>
            <w:r>
              <w:t>Artificial Intelligence</w:t>
            </w:r>
          </w:p>
        </w:tc>
      </w:tr>
      <w:tr w:rsidR="00771DD1" w14:paraId="2A220C16" w14:textId="77777777" w:rsidTr="00771DD1">
        <w:tc>
          <w:tcPr>
            <w:tcW w:w="2972" w:type="dxa"/>
            <w:hideMark/>
          </w:tcPr>
          <w:p w14:paraId="306288B8" w14:textId="77777777" w:rsidR="00771DD1" w:rsidRDefault="00771DD1" w:rsidP="00771DD1">
            <w:pPr>
              <w:spacing w:line="360" w:lineRule="auto"/>
            </w:pPr>
            <w:r>
              <w:t>ML</w:t>
            </w:r>
          </w:p>
        </w:tc>
        <w:tc>
          <w:tcPr>
            <w:tcW w:w="4640" w:type="dxa"/>
            <w:hideMark/>
          </w:tcPr>
          <w:p w14:paraId="4F23C3F9" w14:textId="77777777" w:rsidR="00771DD1" w:rsidRDefault="00771DD1" w:rsidP="00771DD1">
            <w:pPr>
              <w:spacing w:line="360" w:lineRule="auto"/>
            </w:pPr>
            <w:r>
              <w:t>Machine Learning</w:t>
            </w:r>
          </w:p>
        </w:tc>
      </w:tr>
      <w:tr w:rsidR="00771DD1" w14:paraId="366BBF5C" w14:textId="77777777" w:rsidTr="00771DD1">
        <w:tc>
          <w:tcPr>
            <w:tcW w:w="2972" w:type="dxa"/>
            <w:hideMark/>
          </w:tcPr>
          <w:p w14:paraId="77367FA8" w14:textId="77777777" w:rsidR="00771DD1" w:rsidRDefault="00771DD1" w:rsidP="00771DD1">
            <w:pPr>
              <w:spacing w:line="360" w:lineRule="auto"/>
            </w:pPr>
            <w:r>
              <w:t>DL</w:t>
            </w:r>
          </w:p>
        </w:tc>
        <w:tc>
          <w:tcPr>
            <w:tcW w:w="4640" w:type="dxa"/>
            <w:hideMark/>
          </w:tcPr>
          <w:p w14:paraId="00CC3DCE" w14:textId="77777777" w:rsidR="00771DD1" w:rsidRDefault="00771DD1" w:rsidP="00771DD1">
            <w:pPr>
              <w:spacing w:line="360" w:lineRule="auto"/>
            </w:pPr>
            <w:r>
              <w:t>Deep Learning</w:t>
            </w:r>
          </w:p>
        </w:tc>
      </w:tr>
      <w:tr w:rsidR="00771DD1" w14:paraId="675F1B53" w14:textId="77777777" w:rsidTr="00771DD1">
        <w:tc>
          <w:tcPr>
            <w:tcW w:w="2972" w:type="dxa"/>
            <w:hideMark/>
          </w:tcPr>
          <w:p w14:paraId="5E98F6C0" w14:textId="77777777" w:rsidR="00771DD1" w:rsidRDefault="00771DD1" w:rsidP="00771DD1">
            <w:pPr>
              <w:spacing w:line="360" w:lineRule="auto"/>
            </w:pPr>
            <w:r>
              <w:t>CV</w:t>
            </w:r>
          </w:p>
        </w:tc>
        <w:tc>
          <w:tcPr>
            <w:tcW w:w="4640" w:type="dxa"/>
            <w:hideMark/>
          </w:tcPr>
          <w:p w14:paraId="2D3F103F" w14:textId="77777777" w:rsidR="00771DD1" w:rsidRDefault="00771DD1" w:rsidP="00771DD1">
            <w:pPr>
              <w:spacing w:line="360" w:lineRule="auto"/>
            </w:pPr>
            <w:r>
              <w:t>Computer Vision</w:t>
            </w:r>
          </w:p>
        </w:tc>
      </w:tr>
      <w:tr w:rsidR="00771DD1" w14:paraId="019A92DC" w14:textId="77777777" w:rsidTr="00771DD1">
        <w:tc>
          <w:tcPr>
            <w:tcW w:w="2972" w:type="dxa"/>
            <w:hideMark/>
          </w:tcPr>
          <w:p w14:paraId="46A82235" w14:textId="77777777" w:rsidR="00771DD1" w:rsidRDefault="00771DD1" w:rsidP="00771DD1">
            <w:pPr>
              <w:spacing w:line="360" w:lineRule="auto"/>
            </w:pPr>
            <w:r>
              <w:t>NLP</w:t>
            </w:r>
          </w:p>
        </w:tc>
        <w:tc>
          <w:tcPr>
            <w:tcW w:w="4640" w:type="dxa"/>
            <w:hideMark/>
          </w:tcPr>
          <w:p w14:paraId="3B352A0A" w14:textId="77777777" w:rsidR="00771DD1" w:rsidRDefault="00771DD1" w:rsidP="00771DD1">
            <w:pPr>
              <w:spacing w:line="360" w:lineRule="auto"/>
            </w:pPr>
            <w:r>
              <w:t>Natural Language Processing</w:t>
            </w:r>
          </w:p>
        </w:tc>
      </w:tr>
      <w:tr w:rsidR="00771DD1" w14:paraId="7D1BD125" w14:textId="77777777" w:rsidTr="00771DD1">
        <w:tc>
          <w:tcPr>
            <w:tcW w:w="2972" w:type="dxa"/>
            <w:hideMark/>
          </w:tcPr>
          <w:p w14:paraId="2200B181" w14:textId="77777777" w:rsidR="00771DD1" w:rsidRDefault="00771DD1" w:rsidP="00771DD1">
            <w:pPr>
              <w:spacing w:line="360" w:lineRule="auto"/>
            </w:pPr>
            <w:r>
              <w:t>CNN</w:t>
            </w:r>
          </w:p>
        </w:tc>
        <w:tc>
          <w:tcPr>
            <w:tcW w:w="4640" w:type="dxa"/>
            <w:hideMark/>
          </w:tcPr>
          <w:p w14:paraId="0FA66275" w14:textId="77777777" w:rsidR="00771DD1" w:rsidRDefault="00771DD1" w:rsidP="00771DD1">
            <w:pPr>
              <w:spacing w:line="360" w:lineRule="auto"/>
            </w:pPr>
            <w:r>
              <w:t>Convolutional Neural Network</w:t>
            </w:r>
          </w:p>
        </w:tc>
      </w:tr>
      <w:tr w:rsidR="00771DD1" w14:paraId="140CBC5D" w14:textId="77777777" w:rsidTr="00771DD1">
        <w:tc>
          <w:tcPr>
            <w:tcW w:w="2972" w:type="dxa"/>
            <w:hideMark/>
          </w:tcPr>
          <w:p w14:paraId="2F336833" w14:textId="77777777" w:rsidR="00771DD1" w:rsidRDefault="00771DD1" w:rsidP="00771DD1">
            <w:pPr>
              <w:spacing w:line="360" w:lineRule="auto"/>
            </w:pPr>
            <w:r>
              <w:t>ViT</w:t>
            </w:r>
          </w:p>
        </w:tc>
        <w:tc>
          <w:tcPr>
            <w:tcW w:w="4640" w:type="dxa"/>
            <w:hideMark/>
          </w:tcPr>
          <w:p w14:paraId="62313009" w14:textId="77777777" w:rsidR="00771DD1" w:rsidRDefault="00771DD1" w:rsidP="00771DD1">
            <w:pPr>
              <w:spacing w:line="360" w:lineRule="auto"/>
            </w:pPr>
            <w:r>
              <w:t>Vision Transformer</w:t>
            </w:r>
          </w:p>
        </w:tc>
      </w:tr>
      <w:tr w:rsidR="00771DD1" w14:paraId="3163DF7B" w14:textId="77777777" w:rsidTr="00771DD1">
        <w:tc>
          <w:tcPr>
            <w:tcW w:w="2972" w:type="dxa"/>
            <w:hideMark/>
          </w:tcPr>
          <w:p w14:paraId="47A2EF43" w14:textId="77777777" w:rsidR="00771DD1" w:rsidRDefault="00771DD1" w:rsidP="00771DD1">
            <w:pPr>
              <w:spacing w:line="360" w:lineRule="auto"/>
            </w:pPr>
            <w:r>
              <w:t>ANN</w:t>
            </w:r>
          </w:p>
        </w:tc>
        <w:tc>
          <w:tcPr>
            <w:tcW w:w="4640" w:type="dxa"/>
            <w:hideMark/>
          </w:tcPr>
          <w:p w14:paraId="50C1AF03" w14:textId="77777777" w:rsidR="00771DD1" w:rsidRDefault="00771DD1" w:rsidP="00771DD1">
            <w:pPr>
              <w:spacing w:line="360" w:lineRule="auto"/>
            </w:pPr>
            <w:r>
              <w:t>Approximate Nearest Neighbor (vector search)</w:t>
            </w:r>
          </w:p>
        </w:tc>
      </w:tr>
      <w:tr w:rsidR="00771DD1" w14:paraId="7972AA07" w14:textId="77777777" w:rsidTr="00771DD1">
        <w:tc>
          <w:tcPr>
            <w:tcW w:w="2972" w:type="dxa"/>
            <w:hideMark/>
          </w:tcPr>
          <w:p w14:paraId="5F813FE8" w14:textId="77777777" w:rsidR="00771DD1" w:rsidRDefault="00771DD1" w:rsidP="00771DD1">
            <w:pPr>
              <w:spacing w:line="360" w:lineRule="auto"/>
            </w:pPr>
            <w:r>
              <w:t>FAISS</w:t>
            </w:r>
          </w:p>
        </w:tc>
        <w:tc>
          <w:tcPr>
            <w:tcW w:w="4640" w:type="dxa"/>
            <w:hideMark/>
          </w:tcPr>
          <w:p w14:paraId="7C7D9965" w14:textId="3800F0CF" w:rsidR="00771DD1" w:rsidRDefault="00771DD1" w:rsidP="00771DD1">
            <w:pPr>
              <w:spacing w:line="360" w:lineRule="auto"/>
            </w:pPr>
            <w:r>
              <w:t xml:space="preserve">Facebook AI Similarity Search </w:t>
            </w:r>
          </w:p>
        </w:tc>
      </w:tr>
      <w:tr w:rsidR="00771DD1" w14:paraId="40B1A56F" w14:textId="77777777" w:rsidTr="00771DD1">
        <w:tc>
          <w:tcPr>
            <w:tcW w:w="2972" w:type="dxa"/>
            <w:hideMark/>
          </w:tcPr>
          <w:p w14:paraId="3EF1D5CA" w14:textId="77777777" w:rsidR="00771DD1" w:rsidRDefault="00771DD1" w:rsidP="00771DD1">
            <w:pPr>
              <w:spacing w:line="360" w:lineRule="auto"/>
            </w:pPr>
            <w:r>
              <w:t>ScaNN</w:t>
            </w:r>
          </w:p>
        </w:tc>
        <w:tc>
          <w:tcPr>
            <w:tcW w:w="4640" w:type="dxa"/>
            <w:hideMark/>
          </w:tcPr>
          <w:p w14:paraId="5EA37AFA" w14:textId="1722F677" w:rsidR="00771DD1" w:rsidRDefault="00771DD1" w:rsidP="00771DD1">
            <w:pPr>
              <w:spacing w:line="360" w:lineRule="auto"/>
            </w:pPr>
            <w:r>
              <w:t xml:space="preserve">Scalable Nearest Neighbors </w:t>
            </w:r>
          </w:p>
        </w:tc>
      </w:tr>
      <w:tr w:rsidR="00771DD1" w14:paraId="580C0867" w14:textId="77777777" w:rsidTr="00771DD1">
        <w:tc>
          <w:tcPr>
            <w:tcW w:w="2972" w:type="dxa"/>
            <w:hideMark/>
          </w:tcPr>
          <w:p w14:paraId="7A245A47" w14:textId="77777777" w:rsidR="00771DD1" w:rsidRDefault="00771DD1" w:rsidP="00771DD1">
            <w:pPr>
              <w:spacing w:line="360" w:lineRule="auto"/>
            </w:pPr>
            <w:r>
              <w:t>HNSW</w:t>
            </w:r>
          </w:p>
        </w:tc>
        <w:tc>
          <w:tcPr>
            <w:tcW w:w="4640" w:type="dxa"/>
            <w:hideMark/>
          </w:tcPr>
          <w:p w14:paraId="5FA85685" w14:textId="3355EEBA" w:rsidR="00771DD1" w:rsidRDefault="00771DD1" w:rsidP="00771DD1">
            <w:pPr>
              <w:spacing w:line="360" w:lineRule="auto"/>
            </w:pPr>
            <w:r>
              <w:t xml:space="preserve">Hierarchical Navigable Small World </w:t>
            </w:r>
          </w:p>
        </w:tc>
      </w:tr>
      <w:tr w:rsidR="00771DD1" w14:paraId="49220077" w14:textId="77777777" w:rsidTr="00771DD1">
        <w:tc>
          <w:tcPr>
            <w:tcW w:w="2972" w:type="dxa"/>
            <w:hideMark/>
          </w:tcPr>
          <w:p w14:paraId="60AB3A52" w14:textId="77777777" w:rsidR="00771DD1" w:rsidRDefault="00771DD1" w:rsidP="00771DD1">
            <w:pPr>
              <w:spacing w:line="360" w:lineRule="auto"/>
            </w:pPr>
            <w:r>
              <w:t>mAP</w:t>
            </w:r>
          </w:p>
        </w:tc>
        <w:tc>
          <w:tcPr>
            <w:tcW w:w="4640" w:type="dxa"/>
            <w:hideMark/>
          </w:tcPr>
          <w:p w14:paraId="23E95301" w14:textId="02B41198" w:rsidR="00771DD1" w:rsidRDefault="00771DD1" w:rsidP="00771DD1">
            <w:pPr>
              <w:spacing w:line="360" w:lineRule="auto"/>
            </w:pPr>
            <w:r>
              <w:t xml:space="preserve">mean Average Precision </w:t>
            </w:r>
          </w:p>
        </w:tc>
      </w:tr>
      <w:tr w:rsidR="00771DD1" w14:paraId="0936A6CA" w14:textId="77777777" w:rsidTr="00771DD1">
        <w:tc>
          <w:tcPr>
            <w:tcW w:w="2972" w:type="dxa"/>
            <w:hideMark/>
          </w:tcPr>
          <w:p w14:paraId="3878AA6D" w14:textId="77777777" w:rsidR="00771DD1" w:rsidRDefault="00771DD1" w:rsidP="00771DD1">
            <w:pPr>
              <w:spacing w:line="360" w:lineRule="auto"/>
            </w:pPr>
            <w:r>
              <w:t>R@K</w:t>
            </w:r>
          </w:p>
        </w:tc>
        <w:tc>
          <w:tcPr>
            <w:tcW w:w="4640" w:type="dxa"/>
            <w:hideMark/>
          </w:tcPr>
          <w:p w14:paraId="082EDF3C" w14:textId="5113944A" w:rsidR="00771DD1" w:rsidRDefault="00771DD1" w:rsidP="00771DD1">
            <w:pPr>
              <w:spacing w:line="360" w:lineRule="auto"/>
            </w:pPr>
            <w:r>
              <w:t xml:space="preserve">Recall at K </w:t>
            </w:r>
          </w:p>
        </w:tc>
      </w:tr>
      <w:tr w:rsidR="00771DD1" w14:paraId="4D1F0C78" w14:textId="77777777" w:rsidTr="00771DD1">
        <w:tc>
          <w:tcPr>
            <w:tcW w:w="2972" w:type="dxa"/>
            <w:hideMark/>
          </w:tcPr>
          <w:p w14:paraId="10A94A62" w14:textId="77777777" w:rsidR="00771DD1" w:rsidRDefault="00771DD1" w:rsidP="00771DD1">
            <w:pPr>
              <w:spacing w:line="360" w:lineRule="auto"/>
            </w:pPr>
            <w:r>
              <w:t>P@K</w:t>
            </w:r>
          </w:p>
        </w:tc>
        <w:tc>
          <w:tcPr>
            <w:tcW w:w="4640" w:type="dxa"/>
            <w:hideMark/>
          </w:tcPr>
          <w:p w14:paraId="49975184" w14:textId="772CAAD5" w:rsidR="00771DD1" w:rsidRDefault="00771DD1" w:rsidP="00771DD1">
            <w:pPr>
              <w:spacing w:line="360" w:lineRule="auto"/>
            </w:pPr>
            <w:r>
              <w:t xml:space="preserve">Precision at K </w:t>
            </w:r>
          </w:p>
        </w:tc>
      </w:tr>
      <w:tr w:rsidR="00771DD1" w14:paraId="6A6A6747" w14:textId="77777777" w:rsidTr="00771DD1">
        <w:tc>
          <w:tcPr>
            <w:tcW w:w="2972" w:type="dxa"/>
            <w:hideMark/>
          </w:tcPr>
          <w:p w14:paraId="3B2E376D" w14:textId="77777777" w:rsidR="00771DD1" w:rsidRDefault="00771DD1" w:rsidP="00771DD1">
            <w:pPr>
              <w:spacing w:line="360" w:lineRule="auto"/>
            </w:pPr>
            <w:r>
              <w:t>MRR</w:t>
            </w:r>
          </w:p>
        </w:tc>
        <w:tc>
          <w:tcPr>
            <w:tcW w:w="4640" w:type="dxa"/>
            <w:hideMark/>
          </w:tcPr>
          <w:p w14:paraId="771136A6" w14:textId="07A296F5" w:rsidR="00771DD1" w:rsidRDefault="00771DD1" w:rsidP="00771DD1">
            <w:pPr>
              <w:spacing w:line="360" w:lineRule="auto"/>
            </w:pPr>
            <w:r>
              <w:t xml:space="preserve">Mean Reciprocal Rank </w:t>
            </w:r>
          </w:p>
        </w:tc>
      </w:tr>
      <w:tr w:rsidR="00771DD1" w14:paraId="6A1A8F2C" w14:textId="77777777" w:rsidTr="00771DD1">
        <w:tc>
          <w:tcPr>
            <w:tcW w:w="2972" w:type="dxa"/>
            <w:hideMark/>
          </w:tcPr>
          <w:p w14:paraId="0F08FB11" w14:textId="77777777" w:rsidR="00771DD1" w:rsidRDefault="00771DD1" w:rsidP="00771DD1">
            <w:pPr>
              <w:spacing w:line="360" w:lineRule="auto"/>
            </w:pPr>
            <w:r>
              <w:t>NDCG</w:t>
            </w:r>
          </w:p>
        </w:tc>
        <w:tc>
          <w:tcPr>
            <w:tcW w:w="4640" w:type="dxa"/>
            <w:hideMark/>
          </w:tcPr>
          <w:p w14:paraId="669480B5" w14:textId="0385E5F0" w:rsidR="00771DD1" w:rsidRDefault="00771DD1" w:rsidP="00771DD1">
            <w:pPr>
              <w:spacing w:line="360" w:lineRule="auto"/>
            </w:pPr>
            <w:r>
              <w:t xml:space="preserve">Normalized Discounted Cumulative Gain </w:t>
            </w:r>
          </w:p>
        </w:tc>
      </w:tr>
      <w:tr w:rsidR="00771DD1" w14:paraId="25D295F8" w14:textId="77777777" w:rsidTr="00771DD1">
        <w:tc>
          <w:tcPr>
            <w:tcW w:w="2972" w:type="dxa"/>
            <w:hideMark/>
          </w:tcPr>
          <w:p w14:paraId="17F368A6" w14:textId="77777777" w:rsidR="00771DD1" w:rsidRDefault="00771DD1" w:rsidP="00771DD1">
            <w:pPr>
              <w:spacing w:line="360" w:lineRule="auto"/>
            </w:pPr>
            <w:r>
              <w:t>AUC-ROC</w:t>
            </w:r>
          </w:p>
        </w:tc>
        <w:tc>
          <w:tcPr>
            <w:tcW w:w="4640" w:type="dxa"/>
            <w:hideMark/>
          </w:tcPr>
          <w:p w14:paraId="70025DBA" w14:textId="42D2CCC1" w:rsidR="00771DD1" w:rsidRDefault="00771DD1" w:rsidP="00771DD1">
            <w:pPr>
              <w:spacing w:line="360" w:lineRule="auto"/>
            </w:pPr>
            <w:r>
              <w:t xml:space="preserve">Area Under the ROC Curve </w:t>
            </w:r>
          </w:p>
        </w:tc>
      </w:tr>
      <w:tr w:rsidR="00771DD1" w14:paraId="4E849493" w14:textId="77777777" w:rsidTr="00771DD1">
        <w:tc>
          <w:tcPr>
            <w:tcW w:w="2972" w:type="dxa"/>
            <w:hideMark/>
          </w:tcPr>
          <w:p w14:paraId="1AD00611" w14:textId="77777777" w:rsidR="00771DD1" w:rsidRDefault="00771DD1" w:rsidP="00771DD1">
            <w:pPr>
              <w:spacing w:line="360" w:lineRule="auto"/>
            </w:pPr>
            <w:r>
              <w:t>F1</w:t>
            </w:r>
          </w:p>
        </w:tc>
        <w:tc>
          <w:tcPr>
            <w:tcW w:w="4640" w:type="dxa"/>
            <w:hideMark/>
          </w:tcPr>
          <w:p w14:paraId="39856BC7" w14:textId="77777777" w:rsidR="00771DD1" w:rsidRDefault="00771DD1" w:rsidP="00771DD1">
            <w:pPr>
              <w:spacing w:line="360" w:lineRule="auto"/>
            </w:pPr>
            <w:r>
              <w:t>Harmonic mean of Precision and Recall</w:t>
            </w:r>
          </w:p>
        </w:tc>
      </w:tr>
      <w:tr w:rsidR="00771DD1" w14:paraId="500BFCD0" w14:textId="77777777" w:rsidTr="00771DD1">
        <w:tc>
          <w:tcPr>
            <w:tcW w:w="2972" w:type="dxa"/>
            <w:hideMark/>
          </w:tcPr>
          <w:p w14:paraId="4F4498BA" w14:textId="77777777" w:rsidR="00771DD1" w:rsidRDefault="00771DD1" w:rsidP="00771DD1">
            <w:pPr>
              <w:spacing w:line="360" w:lineRule="auto"/>
            </w:pPr>
            <w:r>
              <w:t>SUS</w:t>
            </w:r>
          </w:p>
        </w:tc>
        <w:tc>
          <w:tcPr>
            <w:tcW w:w="4640" w:type="dxa"/>
            <w:hideMark/>
          </w:tcPr>
          <w:p w14:paraId="15A402CC" w14:textId="2C05D42B" w:rsidR="00771DD1" w:rsidRDefault="00771DD1" w:rsidP="00771DD1">
            <w:pPr>
              <w:spacing w:line="360" w:lineRule="auto"/>
            </w:pPr>
            <w:r>
              <w:t xml:space="preserve">System Usability Scale </w:t>
            </w:r>
          </w:p>
        </w:tc>
      </w:tr>
      <w:tr w:rsidR="00771DD1" w14:paraId="7CB0D206" w14:textId="77777777" w:rsidTr="00771DD1">
        <w:tc>
          <w:tcPr>
            <w:tcW w:w="2972" w:type="dxa"/>
            <w:hideMark/>
          </w:tcPr>
          <w:p w14:paraId="76EE93F2" w14:textId="77777777" w:rsidR="00771DD1" w:rsidRDefault="00771DD1" w:rsidP="00771DD1">
            <w:pPr>
              <w:spacing w:line="360" w:lineRule="auto"/>
            </w:pPr>
            <w:r>
              <w:t>A/B</w:t>
            </w:r>
          </w:p>
        </w:tc>
        <w:tc>
          <w:tcPr>
            <w:tcW w:w="4640" w:type="dxa"/>
            <w:hideMark/>
          </w:tcPr>
          <w:p w14:paraId="39AEA9B2" w14:textId="77777777" w:rsidR="00771DD1" w:rsidRDefault="00771DD1" w:rsidP="00771DD1">
            <w:pPr>
              <w:spacing w:line="360" w:lineRule="auto"/>
            </w:pPr>
            <w:r>
              <w:t>Split testing of two variants</w:t>
            </w:r>
          </w:p>
        </w:tc>
      </w:tr>
      <w:tr w:rsidR="00771DD1" w14:paraId="4397182E" w14:textId="77777777" w:rsidTr="00771DD1">
        <w:tc>
          <w:tcPr>
            <w:tcW w:w="2972" w:type="dxa"/>
            <w:hideMark/>
          </w:tcPr>
          <w:p w14:paraId="26763182" w14:textId="77777777" w:rsidR="00771DD1" w:rsidRDefault="00771DD1" w:rsidP="00771DD1">
            <w:pPr>
              <w:spacing w:line="360" w:lineRule="auto"/>
            </w:pPr>
            <w:r>
              <w:t>UI</w:t>
            </w:r>
          </w:p>
        </w:tc>
        <w:tc>
          <w:tcPr>
            <w:tcW w:w="4640" w:type="dxa"/>
            <w:hideMark/>
          </w:tcPr>
          <w:p w14:paraId="1F560F56" w14:textId="77777777" w:rsidR="00771DD1" w:rsidRDefault="00771DD1" w:rsidP="00771DD1">
            <w:pPr>
              <w:spacing w:line="360" w:lineRule="auto"/>
            </w:pPr>
            <w:r>
              <w:t>User Interface</w:t>
            </w:r>
          </w:p>
        </w:tc>
      </w:tr>
      <w:tr w:rsidR="00771DD1" w14:paraId="46E8A354" w14:textId="77777777" w:rsidTr="00771DD1">
        <w:tc>
          <w:tcPr>
            <w:tcW w:w="2972" w:type="dxa"/>
            <w:hideMark/>
          </w:tcPr>
          <w:p w14:paraId="1687708F" w14:textId="77777777" w:rsidR="00771DD1" w:rsidRDefault="00771DD1" w:rsidP="00771DD1">
            <w:pPr>
              <w:spacing w:line="360" w:lineRule="auto"/>
            </w:pPr>
            <w:r>
              <w:t>UX</w:t>
            </w:r>
          </w:p>
        </w:tc>
        <w:tc>
          <w:tcPr>
            <w:tcW w:w="4640" w:type="dxa"/>
            <w:hideMark/>
          </w:tcPr>
          <w:p w14:paraId="64F5DB3D" w14:textId="77777777" w:rsidR="00771DD1" w:rsidRDefault="00771DD1" w:rsidP="00771DD1">
            <w:pPr>
              <w:spacing w:line="360" w:lineRule="auto"/>
            </w:pPr>
            <w:r>
              <w:t>User Experience</w:t>
            </w:r>
          </w:p>
        </w:tc>
      </w:tr>
      <w:tr w:rsidR="00771DD1" w14:paraId="74B55906" w14:textId="77777777" w:rsidTr="00771DD1">
        <w:tc>
          <w:tcPr>
            <w:tcW w:w="2972" w:type="dxa"/>
            <w:hideMark/>
          </w:tcPr>
          <w:p w14:paraId="65CEA421" w14:textId="77777777" w:rsidR="00771DD1" w:rsidRDefault="00771DD1" w:rsidP="00771DD1">
            <w:pPr>
              <w:spacing w:line="360" w:lineRule="auto"/>
            </w:pPr>
            <w:r>
              <w:t>RN</w:t>
            </w:r>
          </w:p>
        </w:tc>
        <w:tc>
          <w:tcPr>
            <w:tcW w:w="4640" w:type="dxa"/>
            <w:hideMark/>
          </w:tcPr>
          <w:p w14:paraId="437B854B" w14:textId="76A9371B" w:rsidR="00771DD1" w:rsidRDefault="00771DD1" w:rsidP="00771DD1">
            <w:pPr>
              <w:spacing w:line="360" w:lineRule="auto"/>
            </w:pPr>
            <w:r>
              <w:t xml:space="preserve">React Native </w:t>
            </w:r>
          </w:p>
        </w:tc>
      </w:tr>
      <w:tr w:rsidR="00771DD1" w14:paraId="12435B39" w14:textId="77777777" w:rsidTr="00771DD1">
        <w:tc>
          <w:tcPr>
            <w:tcW w:w="2972" w:type="dxa"/>
            <w:hideMark/>
          </w:tcPr>
          <w:p w14:paraId="6C251FA8" w14:textId="77777777" w:rsidR="00771DD1" w:rsidRDefault="00771DD1" w:rsidP="00771DD1">
            <w:pPr>
              <w:spacing w:line="360" w:lineRule="auto"/>
            </w:pPr>
            <w:r>
              <w:t>JS / TS</w:t>
            </w:r>
          </w:p>
        </w:tc>
        <w:tc>
          <w:tcPr>
            <w:tcW w:w="4640" w:type="dxa"/>
            <w:hideMark/>
          </w:tcPr>
          <w:p w14:paraId="673C6032" w14:textId="77777777" w:rsidR="00771DD1" w:rsidRDefault="00771DD1" w:rsidP="00771DD1">
            <w:pPr>
              <w:spacing w:line="360" w:lineRule="auto"/>
            </w:pPr>
            <w:r>
              <w:t>JavaScript / TypeScript</w:t>
            </w:r>
          </w:p>
        </w:tc>
      </w:tr>
      <w:tr w:rsidR="00771DD1" w14:paraId="782C5AEB" w14:textId="77777777" w:rsidTr="00771DD1">
        <w:tc>
          <w:tcPr>
            <w:tcW w:w="2972" w:type="dxa"/>
            <w:hideMark/>
          </w:tcPr>
          <w:p w14:paraId="3D0F5341" w14:textId="77777777" w:rsidR="00771DD1" w:rsidRDefault="00771DD1" w:rsidP="00771DD1">
            <w:pPr>
              <w:spacing w:line="360" w:lineRule="auto"/>
            </w:pPr>
            <w:r>
              <w:t>API</w:t>
            </w:r>
          </w:p>
        </w:tc>
        <w:tc>
          <w:tcPr>
            <w:tcW w:w="4640" w:type="dxa"/>
            <w:hideMark/>
          </w:tcPr>
          <w:p w14:paraId="0FF9AB46" w14:textId="77777777" w:rsidR="00771DD1" w:rsidRDefault="00771DD1" w:rsidP="00771DD1">
            <w:pPr>
              <w:spacing w:line="360" w:lineRule="auto"/>
            </w:pPr>
            <w:r>
              <w:t>Application Programming Interface</w:t>
            </w:r>
          </w:p>
        </w:tc>
      </w:tr>
      <w:tr w:rsidR="00771DD1" w14:paraId="6E84F8CE" w14:textId="77777777" w:rsidTr="00771DD1">
        <w:tc>
          <w:tcPr>
            <w:tcW w:w="2972" w:type="dxa"/>
            <w:hideMark/>
          </w:tcPr>
          <w:p w14:paraId="58A8D5F1" w14:textId="77777777" w:rsidR="00771DD1" w:rsidRDefault="00771DD1" w:rsidP="00771DD1">
            <w:pPr>
              <w:spacing w:line="360" w:lineRule="auto"/>
            </w:pPr>
            <w:r>
              <w:t>REST</w:t>
            </w:r>
          </w:p>
        </w:tc>
        <w:tc>
          <w:tcPr>
            <w:tcW w:w="4640" w:type="dxa"/>
            <w:hideMark/>
          </w:tcPr>
          <w:p w14:paraId="60246008" w14:textId="54B3FD92" w:rsidR="00771DD1" w:rsidRDefault="00771DD1" w:rsidP="00771DD1">
            <w:pPr>
              <w:spacing w:line="360" w:lineRule="auto"/>
            </w:pPr>
            <w:r>
              <w:t xml:space="preserve">Representational State Transfer </w:t>
            </w:r>
          </w:p>
        </w:tc>
      </w:tr>
      <w:tr w:rsidR="00771DD1" w14:paraId="002963ED" w14:textId="77777777" w:rsidTr="00771DD1">
        <w:tc>
          <w:tcPr>
            <w:tcW w:w="2972" w:type="dxa"/>
            <w:hideMark/>
          </w:tcPr>
          <w:p w14:paraId="7E49F83C" w14:textId="77777777" w:rsidR="00771DD1" w:rsidRDefault="00771DD1" w:rsidP="00771DD1">
            <w:pPr>
              <w:spacing w:line="360" w:lineRule="auto"/>
            </w:pPr>
            <w:r>
              <w:t>JSON</w:t>
            </w:r>
          </w:p>
        </w:tc>
        <w:tc>
          <w:tcPr>
            <w:tcW w:w="4640" w:type="dxa"/>
            <w:hideMark/>
          </w:tcPr>
          <w:p w14:paraId="76C50A4F" w14:textId="1813A022" w:rsidR="00771DD1" w:rsidRDefault="00771DD1" w:rsidP="00771DD1">
            <w:pPr>
              <w:spacing w:line="360" w:lineRule="auto"/>
            </w:pPr>
            <w:r>
              <w:t xml:space="preserve">JavaScript Object Notation </w:t>
            </w:r>
          </w:p>
        </w:tc>
      </w:tr>
      <w:tr w:rsidR="00771DD1" w14:paraId="0AA4CF9E" w14:textId="77777777" w:rsidTr="00771DD1">
        <w:tc>
          <w:tcPr>
            <w:tcW w:w="2972" w:type="dxa"/>
            <w:hideMark/>
          </w:tcPr>
          <w:p w14:paraId="4EEB2BE0" w14:textId="77777777" w:rsidR="00771DD1" w:rsidRDefault="00771DD1" w:rsidP="00771DD1">
            <w:pPr>
              <w:spacing w:line="360" w:lineRule="auto"/>
            </w:pPr>
            <w:r>
              <w:lastRenderedPageBreak/>
              <w:t>CDN</w:t>
            </w:r>
          </w:p>
        </w:tc>
        <w:tc>
          <w:tcPr>
            <w:tcW w:w="4640" w:type="dxa"/>
            <w:hideMark/>
          </w:tcPr>
          <w:p w14:paraId="2EFF13BC" w14:textId="77777777" w:rsidR="00771DD1" w:rsidRDefault="00771DD1" w:rsidP="00771DD1">
            <w:pPr>
              <w:spacing w:line="360" w:lineRule="auto"/>
            </w:pPr>
            <w:r>
              <w:t>Content Delivery Network</w:t>
            </w:r>
          </w:p>
        </w:tc>
      </w:tr>
      <w:tr w:rsidR="00771DD1" w14:paraId="690EC577" w14:textId="77777777" w:rsidTr="00771DD1">
        <w:tc>
          <w:tcPr>
            <w:tcW w:w="2972" w:type="dxa"/>
            <w:hideMark/>
          </w:tcPr>
          <w:p w14:paraId="6FBD9C57" w14:textId="77777777" w:rsidR="00771DD1" w:rsidRDefault="00771DD1" w:rsidP="00771DD1">
            <w:pPr>
              <w:spacing w:line="360" w:lineRule="auto"/>
            </w:pPr>
            <w:r>
              <w:t>CDN-Cache</w:t>
            </w:r>
          </w:p>
        </w:tc>
        <w:tc>
          <w:tcPr>
            <w:tcW w:w="4640" w:type="dxa"/>
            <w:hideMark/>
          </w:tcPr>
          <w:p w14:paraId="58239B6F" w14:textId="77777777" w:rsidR="00771DD1" w:rsidRDefault="00771DD1" w:rsidP="00771DD1">
            <w:pPr>
              <w:spacing w:line="360" w:lineRule="auto"/>
            </w:pPr>
            <w:r>
              <w:t>Cached content served via CDN for speed</w:t>
            </w:r>
          </w:p>
        </w:tc>
      </w:tr>
      <w:tr w:rsidR="00771DD1" w14:paraId="63263415" w14:textId="77777777" w:rsidTr="00771DD1">
        <w:tc>
          <w:tcPr>
            <w:tcW w:w="2972" w:type="dxa"/>
            <w:hideMark/>
          </w:tcPr>
          <w:p w14:paraId="76BA65C1" w14:textId="77777777" w:rsidR="00771DD1" w:rsidRDefault="00771DD1" w:rsidP="00771DD1">
            <w:pPr>
              <w:spacing w:line="360" w:lineRule="auto"/>
            </w:pPr>
            <w:r>
              <w:t>JWT</w:t>
            </w:r>
          </w:p>
        </w:tc>
        <w:tc>
          <w:tcPr>
            <w:tcW w:w="4640" w:type="dxa"/>
            <w:hideMark/>
          </w:tcPr>
          <w:p w14:paraId="67DEA328" w14:textId="43F306E0" w:rsidR="00771DD1" w:rsidRDefault="00771DD1" w:rsidP="00771DD1">
            <w:pPr>
              <w:spacing w:line="360" w:lineRule="auto"/>
            </w:pPr>
            <w:r>
              <w:t xml:space="preserve">JSON Web Token </w:t>
            </w:r>
          </w:p>
        </w:tc>
      </w:tr>
      <w:tr w:rsidR="00771DD1" w14:paraId="714C43CF" w14:textId="77777777" w:rsidTr="00771DD1">
        <w:tc>
          <w:tcPr>
            <w:tcW w:w="2972" w:type="dxa"/>
            <w:hideMark/>
          </w:tcPr>
          <w:p w14:paraId="4BA901D0" w14:textId="77777777" w:rsidR="00771DD1" w:rsidRDefault="00771DD1" w:rsidP="00771DD1">
            <w:pPr>
              <w:spacing w:line="360" w:lineRule="auto"/>
            </w:pPr>
            <w:r>
              <w:t>OAuth</w:t>
            </w:r>
          </w:p>
        </w:tc>
        <w:tc>
          <w:tcPr>
            <w:tcW w:w="4640" w:type="dxa"/>
            <w:hideMark/>
          </w:tcPr>
          <w:p w14:paraId="2DB76FE4" w14:textId="77777777" w:rsidR="00771DD1" w:rsidRDefault="00771DD1" w:rsidP="00771DD1">
            <w:pPr>
              <w:spacing w:line="360" w:lineRule="auto"/>
            </w:pPr>
            <w:r>
              <w:t>Open standard for secure authorization</w:t>
            </w:r>
          </w:p>
        </w:tc>
      </w:tr>
      <w:tr w:rsidR="00771DD1" w14:paraId="0D1D6415" w14:textId="77777777" w:rsidTr="00771DD1">
        <w:tc>
          <w:tcPr>
            <w:tcW w:w="2972" w:type="dxa"/>
            <w:hideMark/>
          </w:tcPr>
          <w:p w14:paraId="15D24F11" w14:textId="77777777" w:rsidR="00771DD1" w:rsidRDefault="00771DD1" w:rsidP="00771DD1">
            <w:pPr>
              <w:spacing w:line="360" w:lineRule="auto"/>
            </w:pPr>
            <w:r>
              <w:t>PII</w:t>
            </w:r>
          </w:p>
        </w:tc>
        <w:tc>
          <w:tcPr>
            <w:tcW w:w="4640" w:type="dxa"/>
            <w:hideMark/>
          </w:tcPr>
          <w:p w14:paraId="4030042F" w14:textId="77777777" w:rsidR="00771DD1" w:rsidRDefault="00771DD1" w:rsidP="00771DD1">
            <w:pPr>
              <w:spacing w:line="360" w:lineRule="auto"/>
            </w:pPr>
            <w:r>
              <w:t>Personally Identifiable Information</w:t>
            </w:r>
          </w:p>
        </w:tc>
      </w:tr>
      <w:tr w:rsidR="00771DD1" w14:paraId="317F7662" w14:textId="77777777" w:rsidTr="00771DD1">
        <w:tc>
          <w:tcPr>
            <w:tcW w:w="2972" w:type="dxa"/>
            <w:hideMark/>
          </w:tcPr>
          <w:p w14:paraId="3B952769" w14:textId="77777777" w:rsidR="00771DD1" w:rsidRDefault="00771DD1" w:rsidP="00771DD1">
            <w:pPr>
              <w:spacing w:line="360" w:lineRule="auto"/>
            </w:pPr>
            <w:r>
              <w:t>GDPR</w:t>
            </w:r>
          </w:p>
        </w:tc>
        <w:tc>
          <w:tcPr>
            <w:tcW w:w="4640" w:type="dxa"/>
            <w:hideMark/>
          </w:tcPr>
          <w:p w14:paraId="6415C04F" w14:textId="5D5BA700" w:rsidR="00771DD1" w:rsidRDefault="00771DD1" w:rsidP="00771DD1">
            <w:pPr>
              <w:spacing w:line="360" w:lineRule="auto"/>
            </w:pPr>
            <w:r>
              <w:t xml:space="preserve">General Data Protection Regulation </w:t>
            </w:r>
          </w:p>
        </w:tc>
      </w:tr>
      <w:tr w:rsidR="00771DD1" w14:paraId="1894AE1E" w14:textId="77777777" w:rsidTr="00771DD1">
        <w:tc>
          <w:tcPr>
            <w:tcW w:w="2972" w:type="dxa"/>
            <w:hideMark/>
          </w:tcPr>
          <w:p w14:paraId="01ED65B9" w14:textId="77777777" w:rsidR="00771DD1" w:rsidRDefault="00771DD1" w:rsidP="00771DD1">
            <w:pPr>
              <w:spacing w:line="360" w:lineRule="auto"/>
            </w:pPr>
            <w:r>
              <w:t>HTTPS / TLS</w:t>
            </w:r>
          </w:p>
        </w:tc>
        <w:tc>
          <w:tcPr>
            <w:tcW w:w="4640" w:type="dxa"/>
            <w:hideMark/>
          </w:tcPr>
          <w:p w14:paraId="0B640EB3" w14:textId="77777777" w:rsidR="00771DD1" w:rsidRDefault="00771DD1" w:rsidP="00771DD1">
            <w:pPr>
              <w:spacing w:line="360" w:lineRule="auto"/>
            </w:pPr>
            <w:r>
              <w:t>Encrypted web transport protocol / Transport Layer Security</w:t>
            </w:r>
          </w:p>
        </w:tc>
      </w:tr>
      <w:tr w:rsidR="00771DD1" w14:paraId="2D623CF4" w14:textId="77777777" w:rsidTr="00771DD1">
        <w:tc>
          <w:tcPr>
            <w:tcW w:w="2972" w:type="dxa"/>
            <w:hideMark/>
          </w:tcPr>
          <w:p w14:paraId="1AE86B24" w14:textId="77777777" w:rsidR="00771DD1" w:rsidRDefault="00771DD1" w:rsidP="00771DD1">
            <w:pPr>
              <w:spacing w:line="360" w:lineRule="auto"/>
            </w:pPr>
            <w:r>
              <w:t>S3</w:t>
            </w:r>
          </w:p>
        </w:tc>
        <w:tc>
          <w:tcPr>
            <w:tcW w:w="4640" w:type="dxa"/>
            <w:hideMark/>
          </w:tcPr>
          <w:p w14:paraId="6162FBC9" w14:textId="20228CDC" w:rsidR="00771DD1" w:rsidRDefault="00771DD1" w:rsidP="00771DD1">
            <w:pPr>
              <w:spacing w:line="360" w:lineRule="auto"/>
            </w:pPr>
            <w:r>
              <w:t xml:space="preserve">Amazon Simple Storage Service </w:t>
            </w:r>
          </w:p>
        </w:tc>
      </w:tr>
      <w:tr w:rsidR="00771DD1" w14:paraId="2A1D48EC" w14:textId="77777777" w:rsidTr="00771DD1">
        <w:tc>
          <w:tcPr>
            <w:tcW w:w="2972" w:type="dxa"/>
            <w:hideMark/>
          </w:tcPr>
          <w:p w14:paraId="2CC9203A" w14:textId="77777777" w:rsidR="00771DD1" w:rsidRDefault="00771DD1" w:rsidP="00771DD1">
            <w:pPr>
              <w:spacing w:line="360" w:lineRule="auto"/>
            </w:pPr>
            <w:r>
              <w:t>CRUD</w:t>
            </w:r>
          </w:p>
        </w:tc>
        <w:tc>
          <w:tcPr>
            <w:tcW w:w="4640" w:type="dxa"/>
            <w:hideMark/>
          </w:tcPr>
          <w:p w14:paraId="3AE624C4" w14:textId="68828FF0" w:rsidR="00771DD1" w:rsidRDefault="00771DD1" w:rsidP="00771DD1">
            <w:pPr>
              <w:spacing w:line="360" w:lineRule="auto"/>
            </w:pPr>
            <w:r>
              <w:t xml:space="preserve">Create, Read, Update, Delete </w:t>
            </w:r>
          </w:p>
        </w:tc>
      </w:tr>
      <w:tr w:rsidR="00771DD1" w14:paraId="5B9C19A9" w14:textId="77777777" w:rsidTr="00771DD1">
        <w:tc>
          <w:tcPr>
            <w:tcW w:w="2972" w:type="dxa"/>
            <w:hideMark/>
          </w:tcPr>
          <w:p w14:paraId="408357C8" w14:textId="77777777" w:rsidR="00771DD1" w:rsidRDefault="00771DD1" w:rsidP="00771DD1">
            <w:pPr>
              <w:spacing w:line="360" w:lineRule="auto"/>
            </w:pPr>
            <w:r>
              <w:t>EDA</w:t>
            </w:r>
          </w:p>
        </w:tc>
        <w:tc>
          <w:tcPr>
            <w:tcW w:w="4640" w:type="dxa"/>
            <w:hideMark/>
          </w:tcPr>
          <w:p w14:paraId="09CB6987" w14:textId="77777777" w:rsidR="00771DD1" w:rsidRDefault="00771DD1" w:rsidP="00771DD1">
            <w:pPr>
              <w:spacing w:line="360" w:lineRule="auto"/>
            </w:pPr>
            <w:r>
              <w:t>Exploratory Data Analysis</w:t>
            </w:r>
          </w:p>
        </w:tc>
      </w:tr>
      <w:tr w:rsidR="00771DD1" w14:paraId="708A35D2" w14:textId="77777777" w:rsidTr="00771DD1">
        <w:tc>
          <w:tcPr>
            <w:tcW w:w="2972" w:type="dxa"/>
            <w:hideMark/>
          </w:tcPr>
          <w:p w14:paraId="0E915C63" w14:textId="77777777" w:rsidR="00771DD1" w:rsidRDefault="00771DD1" w:rsidP="00771DD1">
            <w:pPr>
              <w:spacing w:line="360" w:lineRule="auto"/>
            </w:pPr>
            <w:r>
              <w:t>QoS</w:t>
            </w:r>
          </w:p>
        </w:tc>
        <w:tc>
          <w:tcPr>
            <w:tcW w:w="4640" w:type="dxa"/>
            <w:hideMark/>
          </w:tcPr>
          <w:p w14:paraId="7991FC55" w14:textId="73D8D6FB" w:rsidR="00771DD1" w:rsidRDefault="00771DD1" w:rsidP="00771DD1">
            <w:pPr>
              <w:spacing w:line="360" w:lineRule="auto"/>
            </w:pPr>
            <w:r>
              <w:t xml:space="preserve">Quality of Service </w:t>
            </w:r>
          </w:p>
        </w:tc>
      </w:tr>
      <w:tr w:rsidR="00771DD1" w14:paraId="7AAE6CC5" w14:textId="77777777" w:rsidTr="00771DD1">
        <w:tc>
          <w:tcPr>
            <w:tcW w:w="2972" w:type="dxa"/>
            <w:hideMark/>
          </w:tcPr>
          <w:p w14:paraId="013FBD8B" w14:textId="77777777" w:rsidR="00771DD1" w:rsidRDefault="00771DD1" w:rsidP="00771DD1">
            <w:pPr>
              <w:spacing w:line="360" w:lineRule="auto"/>
            </w:pPr>
            <w:r>
              <w:t>p50 / p95</w:t>
            </w:r>
          </w:p>
        </w:tc>
        <w:tc>
          <w:tcPr>
            <w:tcW w:w="4640" w:type="dxa"/>
            <w:hideMark/>
          </w:tcPr>
          <w:p w14:paraId="0557218A" w14:textId="77777777" w:rsidR="00771DD1" w:rsidRDefault="00771DD1" w:rsidP="00771DD1">
            <w:pPr>
              <w:spacing w:line="360" w:lineRule="auto"/>
            </w:pPr>
            <w:r>
              <w:t>50th / 95th percentile latency</w:t>
            </w:r>
          </w:p>
        </w:tc>
      </w:tr>
      <w:tr w:rsidR="00771DD1" w14:paraId="4EA13940" w14:textId="77777777" w:rsidTr="00771DD1">
        <w:tc>
          <w:tcPr>
            <w:tcW w:w="2972" w:type="dxa"/>
            <w:hideMark/>
          </w:tcPr>
          <w:p w14:paraId="108FAB68" w14:textId="77777777" w:rsidR="00771DD1" w:rsidRDefault="00771DD1" w:rsidP="00771DD1">
            <w:pPr>
              <w:spacing w:line="360" w:lineRule="auto"/>
            </w:pPr>
            <w:r>
              <w:t>PQ</w:t>
            </w:r>
          </w:p>
        </w:tc>
        <w:tc>
          <w:tcPr>
            <w:tcW w:w="4640" w:type="dxa"/>
            <w:hideMark/>
          </w:tcPr>
          <w:p w14:paraId="72AF6ACD" w14:textId="60BC517E" w:rsidR="00771DD1" w:rsidRDefault="00771DD1" w:rsidP="00771DD1">
            <w:pPr>
              <w:spacing w:line="360" w:lineRule="auto"/>
            </w:pPr>
            <w:r>
              <w:t xml:space="preserve">Product Quantization </w:t>
            </w:r>
          </w:p>
        </w:tc>
      </w:tr>
      <w:tr w:rsidR="00771DD1" w14:paraId="0F179521" w14:textId="77777777" w:rsidTr="00771DD1">
        <w:tc>
          <w:tcPr>
            <w:tcW w:w="2972" w:type="dxa"/>
            <w:hideMark/>
          </w:tcPr>
          <w:p w14:paraId="1A1E32FB" w14:textId="77777777" w:rsidR="00771DD1" w:rsidRDefault="00771DD1" w:rsidP="00771DD1">
            <w:pPr>
              <w:spacing w:line="360" w:lineRule="auto"/>
            </w:pPr>
            <w:r>
              <w:t>DDP</w:t>
            </w:r>
          </w:p>
        </w:tc>
        <w:tc>
          <w:tcPr>
            <w:tcW w:w="4640" w:type="dxa"/>
            <w:hideMark/>
          </w:tcPr>
          <w:p w14:paraId="13967BC9" w14:textId="338F47C9" w:rsidR="00771DD1" w:rsidRDefault="00771DD1" w:rsidP="00771DD1">
            <w:pPr>
              <w:spacing w:line="360" w:lineRule="auto"/>
            </w:pPr>
            <w:r>
              <w:t xml:space="preserve">Distributed Data Parallel </w:t>
            </w:r>
          </w:p>
        </w:tc>
      </w:tr>
      <w:tr w:rsidR="00771DD1" w14:paraId="0E951035" w14:textId="77777777" w:rsidTr="00771DD1">
        <w:tc>
          <w:tcPr>
            <w:tcW w:w="2972" w:type="dxa"/>
            <w:hideMark/>
          </w:tcPr>
          <w:p w14:paraId="16C0D4EE" w14:textId="77777777" w:rsidR="00771DD1" w:rsidRDefault="00771DD1" w:rsidP="00771DD1">
            <w:pPr>
              <w:spacing w:line="360" w:lineRule="auto"/>
            </w:pPr>
            <w:r>
              <w:t>ONNX</w:t>
            </w:r>
          </w:p>
        </w:tc>
        <w:tc>
          <w:tcPr>
            <w:tcW w:w="4640" w:type="dxa"/>
            <w:hideMark/>
          </w:tcPr>
          <w:p w14:paraId="7EB55BF0" w14:textId="1AC1AAE9" w:rsidR="00771DD1" w:rsidRDefault="00771DD1" w:rsidP="00771DD1">
            <w:pPr>
              <w:spacing w:line="360" w:lineRule="auto"/>
            </w:pPr>
            <w:r>
              <w:t xml:space="preserve">Open Neural Network Exchange </w:t>
            </w:r>
          </w:p>
        </w:tc>
      </w:tr>
      <w:tr w:rsidR="00771DD1" w14:paraId="308D861E" w14:textId="77777777" w:rsidTr="00771DD1">
        <w:tc>
          <w:tcPr>
            <w:tcW w:w="2972" w:type="dxa"/>
            <w:hideMark/>
          </w:tcPr>
          <w:p w14:paraId="079B8B10" w14:textId="77777777" w:rsidR="00771DD1" w:rsidRDefault="00771DD1" w:rsidP="00771DD1">
            <w:pPr>
              <w:spacing w:line="360" w:lineRule="auto"/>
            </w:pPr>
            <w:r>
              <w:t>CI/CD</w:t>
            </w:r>
          </w:p>
        </w:tc>
        <w:tc>
          <w:tcPr>
            <w:tcW w:w="4640" w:type="dxa"/>
            <w:hideMark/>
          </w:tcPr>
          <w:p w14:paraId="75329510" w14:textId="77777777" w:rsidR="00771DD1" w:rsidRDefault="00771DD1" w:rsidP="00771DD1">
            <w:pPr>
              <w:spacing w:line="360" w:lineRule="auto"/>
            </w:pPr>
            <w:r>
              <w:t>Continuous Integration / Continuous Delivery</w:t>
            </w:r>
          </w:p>
        </w:tc>
      </w:tr>
      <w:tr w:rsidR="00771DD1" w14:paraId="196AA623" w14:textId="77777777" w:rsidTr="00771DD1">
        <w:tc>
          <w:tcPr>
            <w:tcW w:w="2972" w:type="dxa"/>
            <w:hideMark/>
          </w:tcPr>
          <w:p w14:paraId="405EF7C1" w14:textId="77777777" w:rsidR="00771DD1" w:rsidRDefault="00771DD1" w:rsidP="00771DD1">
            <w:pPr>
              <w:spacing w:line="360" w:lineRule="auto"/>
            </w:pPr>
            <w:r>
              <w:t>KPI</w:t>
            </w:r>
          </w:p>
        </w:tc>
        <w:tc>
          <w:tcPr>
            <w:tcW w:w="4640" w:type="dxa"/>
            <w:hideMark/>
          </w:tcPr>
          <w:p w14:paraId="16536C33" w14:textId="77777777" w:rsidR="00771DD1" w:rsidRDefault="00771DD1" w:rsidP="00771DD1">
            <w:pPr>
              <w:spacing w:line="360" w:lineRule="auto"/>
            </w:pPr>
            <w:r>
              <w:t>Key Performance Indicator</w:t>
            </w:r>
          </w:p>
        </w:tc>
      </w:tr>
      <w:tr w:rsidR="00771DD1" w14:paraId="3FD9B8B1" w14:textId="77777777" w:rsidTr="00771DD1">
        <w:tc>
          <w:tcPr>
            <w:tcW w:w="2972" w:type="dxa"/>
            <w:hideMark/>
          </w:tcPr>
          <w:p w14:paraId="2B745CBD" w14:textId="77777777" w:rsidR="00771DD1" w:rsidRDefault="00771DD1" w:rsidP="00771DD1">
            <w:pPr>
              <w:spacing w:line="360" w:lineRule="auto"/>
            </w:pPr>
            <w:r>
              <w:t>TTFB</w:t>
            </w:r>
          </w:p>
        </w:tc>
        <w:tc>
          <w:tcPr>
            <w:tcW w:w="4640" w:type="dxa"/>
            <w:hideMark/>
          </w:tcPr>
          <w:p w14:paraId="2A169833" w14:textId="12C66BAA" w:rsidR="00771DD1" w:rsidRDefault="00771DD1" w:rsidP="00771DD1">
            <w:pPr>
              <w:spacing w:line="360" w:lineRule="auto"/>
            </w:pPr>
            <w:r>
              <w:t xml:space="preserve">Time To First Byte </w:t>
            </w:r>
          </w:p>
        </w:tc>
      </w:tr>
      <w:tr w:rsidR="00771DD1" w14:paraId="499EF1B9" w14:textId="77777777" w:rsidTr="00771DD1">
        <w:tc>
          <w:tcPr>
            <w:tcW w:w="2972" w:type="dxa"/>
            <w:hideMark/>
          </w:tcPr>
          <w:p w14:paraId="1E8F21D0" w14:textId="77777777" w:rsidR="00771DD1" w:rsidRDefault="00771DD1" w:rsidP="00771DD1">
            <w:pPr>
              <w:spacing w:line="360" w:lineRule="auto"/>
            </w:pPr>
            <w:r>
              <w:t>TTI</w:t>
            </w:r>
          </w:p>
        </w:tc>
        <w:tc>
          <w:tcPr>
            <w:tcW w:w="4640" w:type="dxa"/>
            <w:hideMark/>
          </w:tcPr>
          <w:p w14:paraId="7410F549" w14:textId="611D0304" w:rsidR="00771DD1" w:rsidRDefault="00771DD1" w:rsidP="00771DD1">
            <w:pPr>
              <w:spacing w:line="360" w:lineRule="auto"/>
            </w:pPr>
            <w:r>
              <w:t xml:space="preserve">Time To Interactive </w:t>
            </w:r>
          </w:p>
        </w:tc>
      </w:tr>
    </w:tbl>
    <w:p w14:paraId="7AFA7D76" w14:textId="71AC17F3" w:rsidR="00066C53" w:rsidRDefault="00771DD1">
      <w:pPr>
        <w:spacing w:after="160" w:line="278" w:lineRule="auto"/>
        <w:rPr>
          <w:b/>
          <w:bCs/>
          <w:color w:val="000000" w:themeColor="text1"/>
          <w:sz w:val="32"/>
          <w:szCs w:val="32"/>
        </w:rPr>
      </w:pPr>
      <w:r>
        <w:rPr>
          <w:bCs/>
          <w:szCs w:val="32"/>
        </w:rPr>
        <w:t xml:space="preserve"> </w:t>
      </w:r>
      <w:r w:rsidR="00066C53">
        <w:rPr>
          <w:bCs/>
          <w:szCs w:val="32"/>
        </w:rPr>
        <w:br w:type="page"/>
      </w:r>
    </w:p>
    <w:p w14:paraId="7A635F5D" w14:textId="57AB9B09" w:rsidR="00CE69C6" w:rsidRPr="003529C8" w:rsidRDefault="00CE69C6" w:rsidP="00066C53">
      <w:pPr>
        <w:pStyle w:val="Heading1"/>
        <w:rPr>
          <w:rFonts w:eastAsia="Times New Roman"/>
        </w:rPr>
      </w:pPr>
      <w:bookmarkStart w:id="2" w:name="_Toc213870825"/>
      <w:r w:rsidRPr="003529C8">
        <w:rPr>
          <w:rFonts w:eastAsia="Times New Roman"/>
        </w:rPr>
        <w:lastRenderedPageBreak/>
        <w:t>CHAPTER 01: INTRODUCTION</w:t>
      </w:r>
      <w:bookmarkEnd w:id="2"/>
    </w:p>
    <w:p w14:paraId="6401179F" w14:textId="77777777" w:rsidR="00EA4CCB" w:rsidRPr="00EA4CCB" w:rsidRDefault="00EA4CCB" w:rsidP="00EA4CCB"/>
    <w:p w14:paraId="514E7B4E" w14:textId="35EEED62" w:rsidR="00CE69C6" w:rsidRDefault="00CE69C6" w:rsidP="00066C53">
      <w:pPr>
        <w:pStyle w:val="Heading2"/>
      </w:pPr>
      <w:bookmarkStart w:id="3" w:name="_Toc213870826"/>
      <w:r w:rsidRPr="00066C53">
        <w:t>Chapter Overview</w:t>
      </w:r>
      <w:bookmarkEnd w:id="3"/>
    </w:p>
    <w:p w14:paraId="09D7A17B" w14:textId="4CDD5DA3" w:rsidR="000433AB" w:rsidRPr="000433AB" w:rsidRDefault="000433AB" w:rsidP="000433AB">
      <w:pPr>
        <w:spacing w:line="360" w:lineRule="auto"/>
      </w:pPr>
      <w:r w:rsidRPr="000433AB">
        <w:t>Fashion e-commerce has gone mobile-first while users still experience choice overload, poor personalization, and difficulty matching items to mood, occasion, weather, or wardrobe. Traditional “search → filtering → scrolling” flows can create a significant cognitive load for users when the tagging is inconsistent or, at a minimum, the user is not aware of how to name their styles. Lufyco responds to the problems of e-commerce through image-based discovery, and an AI Stylist using mood/occasion/weather as well as a digital wardrobe for explainable and editable outfit recommendations. This chapter will frame the problem, motivations, summarize related work, and draw out research gaps, contributions, and challenges, setting out research questions and aims, objectives, scope, core tools, and a brief summary leading into the literature review.</w:t>
      </w:r>
    </w:p>
    <w:p w14:paraId="41246ADB" w14:textId="472691A5" w:rsidR="0057046E" w:rsidRPr="00066C53" w:rsidRDefault="0057046E" w:rsidP="00066C53">
      <w:pPr>
        <w:pStyle w:val="Heading2"/>
      </w:pPr>
      <w:bookmarkStart w:id="4" w:name="_Toc213870827"/>
      <w:r w:rsidRPr="00066C53">
        <w:t>Problem Background</w:t>
      </w:r>
      <w:bookmarkEnd w:id="4"/>
      <w:r w:rsidRPr="00066C53">
        <w:t> </w:t>
      </w:r>
    </w:p>
    <w:p w14:paraId="21AF0C56" w14:textId="77777777" w:rsidR="00EA4CCB" w:rsidRPr="00066C53" w:rsidRDefault="0057046E" w:rsidP="00066C53">
      <w:pPr>
        <w:pStyle w:val="Heading3"/>
        <w:rPr>
          <w:rStyle w:val="Heading3Char"/>
          <w:b/>
        </w:rPr>
      </w:pPr>
      <w:bookmarkStart w:id="5" w:name="_Toc213870828"/>
      <w:r w:rsidRPr="00066C53">
        <w:rPr>
          <w:rStyle w:val="Heading3Char"/>
          <w:b/>
        </w:rPr>
        <w:t>Challenges in Online Clothing Discovery and Purchase</w:t>
      </w:r>
      <w:bookmarkEnd w:id="5"/>
    </w:p>
    <w:p w14:paraId="05D47C49" w14:textId="626A4391" w:rsidR="00125FE8" w:rsidRPr="00EA4CCB" w:rsidRDefault="00125FE8" w:rsidP="00C91734">
      <w:pPr>
        <w:spacing w:line="360" w:lineRule="auto"/>
        <w:jc w:val="both"/>
        <w:rPr>
          <w:rFonts w:eastAsiaTheme="majorEastAsia" w:cstheme="majorBidi"/>
          <w:b/>
          <w:bCs/>
          <w:color w:val="000000" w:themeColor="text1"/>
        </w:rPr>
      </w:pPr>
      <w:r w:rsidRPr="004476B8">
        <w:t>Purchasing clothing through mobile apps is generally common practice, yet a complicated experience. Fashion is fundamentally tied to personal identity and is impacted by specific context such as going to the office, attending a ceremony or party, attending a night out, or traveling as well as more functional factors such as climate, seasonality, dress codes, and how well something fits into the existing wardrobe.</w:t>
      </w:r>
    </w:p>
    <w:p w14:paraId="43B0C221" w14:textId="0993E9F0" w:rsidR="00125FE8" w:rsidRPr="004476B8" w:rsidRDefault="00125FE8" w:rsidP="00C91734">
      <w:pPr>
        <w:spacing w:line="360" w:lineRule="auto"/>
        <w:jc w:val="both"/>
      </w:pPr>
      <w:r w:rsidRPr="004476B8">
        <w:t>Current mobile shopping experiences utilize a keyword-based search with static filters. When consumers do not know the exact word to use they receive either no action or spend too long searching through categories. Mobile app shopping for clothing frequently involves large catalogs with variable support for attributes (color/pattern/fabric/silhouette) and photography (lighting, pose, and background). Such variation leads to product selection overload and results in decision fatigue, or simply abandoning the cart altogether.</w:t>
      </w:r>
    </w:p>
    <w:p w14:paraId="5F4291AD" w14:textId="6BF72705" w:rsidR="00125FE8" w:rsidRPr="004476B8" w:rsidRDefault="00125FE8" w:rsidP="00C91734">
      <w:pPr>
        <w:spacing w:line="360" w:lineRule="auto"/>
        <w:jc w:val="both"/>
      </w:pPr>
      <w:r w:rsidRPr="004476B8">
        <w:t>A closely related obstacle created by the broad decision scope in clothing merchandise is an uncertainty in styling: just because you are drawn to a single product, does not mean you are able to decide what to  style with the new product for a specific context (for example, semi-formal evening out in humid weather,</w:t>
      </w:r>
      <w:r w:rsidR="00CA7BE4" w:rsidRPr="004476B8">
        <w:t xml:space="preserve"> </w:t>
      </w:r>
      <w:r w:rsidRPr="004476B8">
        <w:t>or rainy weekday commute). Size and fit guides, as well as images of models in the clothing item being considered do not provide reasoning for style cohesion, which includes color coordination, touch coordination, seasonally appropriate styling, and some fit with a personal aesthetic, particularly when coordinating with partially-</w:t>
      </w:r>
      <w:r w:rsidRPr="004476B8">
        <w:lastRenderedPageBreak/>
        <w:t xml:space="preserve">owned items. Without guidance, the user is left going </w:t>
      </w:r>
      <w:r w:rsidR="00CA7BE4" w:rsidRPr="004476B8">
        <w:t xml:space="preserve"> </w:t>
      </w:r>
      <w:r w:rsidRPr="004476B8">
        <w:t>back and forth between scrolling for goodness sake and doing an impulse buy, both of which result in diminishing long-term satisfaction.</w:t>
      </w:r>
    </w:p>
    <w:p w14:paraId="0F6C978F" w14:textId="2A9C9E2F" w:rsidR="00CA4212" w:rsidRPr="00066C53" w:rsidRDefault="00EC1C08" w:rsidP="00066C53">
      <w:pPr>
        <w:pStyle w:val="Heading3"/>
        <w:rPr>
          <w:rStyle w:val="Heading3Char"/>
          <w:b/>
        </w:rPr>
      </w:pPr>
      <w:bookmarkStart w:id="6" w:name="_Toc213870829"/>
      <w:r w:rsidRPr="00066C53">
        <w:rPr>
          <w:rStyle w:val="Heading3Char"/>
          <w:b/>
        </w:rPr>
        <w:t>Limitations of Existing Fashion Apps and Tools</w:t>
      </w:r>
      <w:bookmarkEnd w:id="6"/>
    </w:p>
    <w:p w14:paraId="2A48328D" w14:textId="77777777" w:rsidR="00FF609E" w:rsidRDefault="00FF609E" w:rsidP="00FF609E">
      <w:pPr>
        <w:pStyle w:val="NormalWeb"/>
        <w:spacing w:before="0" w:beforeAutospacing="0" w:after="0" w:afterAutospacing="0" w:line="360" w:lineRule="auto"/>
        <w:jc w:val="both"/>
      </w:pPr>
      <w:r>
        <w:rPr>
          <w:color w:val="000000"/>
        </w:rPr>
        <w:t>While some progress has been made in the mobile experience of the overall user experience (UX) experience, the majority of apps remain anchored to presenting a catalog experience first, then checking out the items, but not much more in terms of intelligence that is context-aware(Wang &amp; Chen, 2023; Abugabah et al., 2020). Recommendation styles in most interfaces (co-view, co-purchase, etc.), or generic “similar items,” are just ways we might repeat popularity and reinforce history as opposed to inferring intent-in-the-moment (the user’s mood, a special event, local weather, etc.). Taxonomies are uneven and incomplete (even for attributes), and there are inconsistent quality/differences with photography styles(Liu et al., 2016; Ge et al., 2019). We may end up with weak keyword searches and blunt filters.</w:t>
      </w:r>
    </w:p>
    <w:p w14:paraId="2EC8188D" w14:textId="77777777" w:rsidR="00FF609E" w:rsidRDefault="00FF609E" w:rsidP="00FF609E">
      <w:pPr>
        <w:pStyle w:val="NormalWeb"/>
        <w:spacing w:before="0" w:beforeAutospacing="0" w:after="0" w:afterAutospacing="0" w:line="360" w:lineRule="auto"/>
        <w:jc w:val="both"/>
      </w:pPr>
      <w:r>
        <w:rPr>
          <w:color w:val="000000"/>
        </w:rPr>
        <w:t>While there are apps that offer some editorial “style edits” or “complete the look” style, these are still static and not particular to the user experience, and the user experience. When image-based search is an option, it is often an after-thought, limited not only to domain shift (the user’s snapshots vs. studio images), but also has the challenge of long-tail categories and weak cross-category pairings (i.e. pairing footwear and accessories to apparel)(Kiapour et al., 2015; Ge et al., 2019). Users can rarely get rationalization (“why this top with that skirt?”), limiting trust and ongoing editability.</w:t>
      </w:r>
    </w:p>
    <w:p w14:paraId="4D629E15" w14:textId="77777777" w:rsidR="00FF609E" w:rsidRDefault="00FF609E" w:rsidP="00FF609E"/>
    <w:p w14:paraId="43A006F5" w14:textId="77777777" w:rsidR="00EA4CCB" w:rsidRPr="00C91734" w:rsidRDefault="00EA4CCB" w:rsidP="00C91734">
      <w:pPr>
        <w:rPr>
          <w:lang w:val="en-US"/>
        </w:rPr>
      </w:pPr>
    </w:p>
    <w:p w14:paraId="5F934F01" w14:textId="2077FCC6" w:rsidR="00EC1C08" w:rsidRPr="00066C53" w:rsidRDefault="00EC1C08" w:rsidP="00066C53">
      <w:pPr>
        <w:pStyle w:val="Heading3"/>
      </w:pPr>
      <w:bookmarkStart w:id="7" w:name="_Toc213870830"/>
      <w:r w:rsidRPr="00066C53">
        <w:rPr>
          <w:rStyle w:val="Heading3Char"/>
          <w:b/>
        </w:rPr>
        <w:t>Potential of AI for a Context-Aware, Wardrobe-Centric Mobile App</w:t>
      </w:r>
      <w:bookmarkEnd w:id="7"/>
    </w:p>
    <w:p w14:paraId="2F4FC099" w14:textId="03B805AE" w:rsidR="00FE75EB" w:rsidRPr="004476B8" w:rsidRDefault="00FE75EB" w:rsidP="00C91734">
      <w:pPr>
        <w:spacing w:line="360" w:lineRule="auto"/>
        <w:jc w:val="both"/>
      </w:pPr>
      <w:r w:rsidRPr="004476B8">
        <w:t>Contemporary computer vision (Convolutional Neural Networks, Vision Transformers) and hybrid recommenders (content + behavior + context) create a strong consumer experience. The vision models learn visual embeddings taking into account silhouette, pattern, color, and texture. The metric learning + vector search makes “find similar” quick from a photo or screen shot uploaded by the user. One can also include context - mood, occasion, weather, and time horizon along with a personal digital wardrobe (the user uploads their own items which are then auto-tagged by category/color/season/fabric). The result is a situational AI Stylist that can not only suggest a complete and editable outfit, but also calls out alternatives and provides compact explanations ("balances textures; picks up on your tan trousers; suggests water-resistant shoes based on weather") to increase consumer trust, speed to decision, and post-purchase satisfaction.</w:t>
      </w:r>
    </w:p>
    <w:p w14:paraId="5F87AC6C" w14:textId="29C5B330" w:rsidR="00FE75EB" w:rsidRPr="00066C53" w:rsidRDefault="00FE75EB" w:rsidP="00066C53">
      <w:pPr>
        <w:pStyle w:val="Heading3"/>
      </w:pPr>
      <w:bookmarkStart w:id="8" w:name="_Toc213870831"/>
      <w:r w:rsidRPr="00066C53">
        <w:rPr>
          <w:rStyle w:val="Heading3Char"/>
          <w:b/>
        </w:rPr>
        <w:lastRenderedPageBreak/>
        <w:t>Challenges in Engineering a Consumer-Grade AI Fashion App</w:t>
      </w:r>
      <w:bookmarkEnd w:id="8"/>
    </w:p>
    <w:p w14:paraId="6BEAC5C3" w14:textId="2D2C3292" w:rsidR="00FE75EB" w:rsidRPr="004476B8" w:rsidRDefault="00FE75EB" w:rsidP="00C91734">
      <w:pPr>
        <w:spacing w:line="360" w:lineRule="auto"/>
        <w:jc w:val="both"/>
      </w:pPr>
      <w:r w:rsidRPr="004476B8">
        <w:t>In order for the system to be actually significant, it will need to handle non-studio photos, a range of lighting conditions, occlusion, changing poses, regional styles, and long-tail categories while still having stable, timely embeddings that reflect the changing catalog. Context fusion will require some consideration for feature design, real-time inferences with latency costs for the user, and cold start (users/items) behavior. UX will also have to support reasoning through complex outputs - lightweight mood/occasion capture, explanations that aren't lengthy but are reasonable and reliable, and edits that are each one tap (swap, recolor, re-style). Last, and not least, privacy, security, and fairness considerations matter - wardrobes and preferences are sensitive data. So flows will need to start encrypted and rankings can't indicate unfairness to either brand, or across styles, or narrow echo chambers.</w:t>
      </w:r>
    </w:p>
    <w:p w14:paraId="2547E89B" w14:textId="7884E7A7" w:rsidR="00FE75EB" w:rsidRPr="00066C53" w:rsidRDefault="00FE75EB" w:rsidP="00066C53">
      <w:pPr>
        <w:pStyle w:val="Heading2"/>
      </w:pPr>
      <w:bookmarkStart w:id="9" w:name="_Toc213870832"/>
      <w:r w:rsidRPr="00066C53">
        <w:rPr>
          <w:rStyle w:val="Heading2Char"/>
          <w:b/>
        </w:rPr>
        <w:t>Project Goals and Significance</w:t>
      </w:r>
      <w:bookmarkEnd w:id="9"/>
    </w:p>
    <w:p w14:paraId="438A2A81" w14:textId="01F4081F" w:rsidR="00FE75EB" w:rsidRPr="00FE75EB" w:rsidRDefault="00FE75EB" w:rsidP="00EA4CCB">
      <w:pPr>
        <w:spacing w:before="240" w:after="240" w:line="360" w:lineRule="auto"/>
      </w:pPr>
      <w:r w:rsidRPr="00FE75EB">
        <w:rPr>
          <w:color w:val="000000"/>
          <w:sz w:val="22"/>
          <w:szCs w:val="22"/>
        </w:rPr>
        <w:t xml:space="preserve">This project proposes </w:t>
      </w:r>
      <w:r w:rsidR="00C53763">
        <w:rPr>
          <w:color w:val="000000"/>
          <w:sz w:val="22"/>
          <w:szCs w:val="22"/>
        </w:rPr>
        <w:t>Lufyco</w:t>
      </w:r>
      <w:r w:rsidRPr="00FE75EB">
        <w:rPr>
          <w:color w:val="000000"/>
          <w:sz w:val="22"/>
          <w:szCs w:val="22"/>
        </w:rPr>
        <w:t>, a mobile-only experience that brings together:</w:t>
      </w:r>
    </w:p>
    <w:p w14:paraId="0D65C212" w14:textId="77777777" w:rsidR="00FE75EB" w:rsidRPr="004476B8" w:rsidRDefault="00FE75EB" w:rsidP="007B63F8">
      <w:pPr>
        <w:pStyle w:val="ListParagraph"/>
        <w:numPr>
          <w:ilvl w:val="0"/>
          <w:numId w:val="3"/>
        </w:numPr>
        <w:spacing w:line="360" w:lineRule="auto"/>
      </w:pPr>
      <w:r w:rsidRPr="004476B8">
        <w:t>Image-Based Product Discovery</w:t>
      </w:r>
    </w:p>
    <w:p w14:paraId="13D2DDD8" w14:textId="18A8C304" w:rsidR="00FE75EB" w:rsidRPr="004476B8" w:rsidRDefault="00FE75EB" w:rsidP="007B63F8">
      <w:pPr>
        <w:pStyle w:val="ListParagraph"/>
        <w:spacing w:line="360" w:lineRule="auto"/>
      </w:pPr>
      <w:r w:rsidRPr="004476B8">
        <w:t xml:space="preserve">Users are able to upload a photograph or screenshot that captures their inspiration, and the application will provide products from several catalogs that are visually and semantically similar to the image, including extracting attributes (category, color, pattern, season). </w:t>
      </w:r>
    </w:p>
    <w:p w14:paraId="1B956EE1" w14:textId="77777777" w:rsidR="00FE75EB" w:rsidRPr="004476B8" w:rsidRDefault="00FE75EB" w:rsidP="007B63F8">
      <w:pPr>
        <w:spacing w:line="360" w:lineRule="auto"/>
      </w:pPr>
    </w:p>
    <w:p w14:paraId="4ECB652F" w14:textId="77777777" w:rsidR="00FE75EB" w:rsidRPr="004476B8" w:rsidRDefault="00FE75EB" w:rsidP="007B63F8">
      <w:pPr>
        <w:pStyle w:val="ListParagraph"/>
        <w:numPr>
          <w:ilvl w:val="0"/>
          <w:numId w:val="3"/>
        </w:numPr>
        <w:spacing w:line="360" w:lineRule="auto"/>
      </w:pPr>
      <w:r w:rsidRPr="004476B8">
        <w:t>Context-Aware AI Stylist (“My Smart Wardrobe” + Emotion-Aware Outfit Advisor)</w:t>
      </w:r>
    </w:p>
    <w:p w14:paraId="6BF5A5CC" w14:textId="2AD96C51" w:rsidR="00FE75EB" w:rsidRPr="004476B8" w:rsidRDefault="00FE75EB" w:rsidP="007B63F8">
      <w:pPr>
        <w:pStyle w:val="ListParagraph"/>
        <w:spacing w:line="360" w:lineRule="auto"/>
      </w:pPr>
      <w:r w:rsidRPr="004476B8">
        <w:t xml:space="preserve">The user records mood, occasion, and time, while the app automatically detects weather. The application utilizes the user's digital wardrobe to create complete outfits and will only suggest shop items when necessary. The user will also have the flexibly to customize and save a style card. </w:t>
      </w:r>
    </w:p>
    <w:p w14:paraId="49E66843" w14:textId="77777777" w:rsidR="00FE75EB" w:rsidRPr="004476B8" w:rsidRDefault="00FE75EB" w:rsidP="007B63F8">
      <w:pPr>
        <w:spacing w:line="360" w:lineRule="auto"/>
      </w:pPr>
    </w:p>
    <w:p w14:paraId="273AB46C" w14:textId="77777777" w:rsidR="00FE75EB" w:rsidRPr="004476B8" w:rsidRDefault="00FE75EB" w:rsidP="007B63F8">
      <w:pPr>
        <w:pStyle w:val="ListParagraph"/>
        <w:numPr>
          <w:ilvl w:val="0"/>
          <w:numId w:val="3"/>
        </w:numPr>
        <w:spacing w:line="360" w:lineRule="auto"/>
      </w:pPr>
      <w:r w:rsidRPr="004476B8">
        <w:t>Explainable, Editable Recommendations</w:t>
      </w:r>
    </w:p>
    <w:p w14:paraId="12286429" w14:textId="123ADA24" w:rsidR="00FE75EB" w:rsidRPr="004476B8" w:rsidRDefault="00FE75EB" w:rsidP="007B63F8">
      <w:pPr>
        <w:pStyle w:val="ListParagraph"/>
        <w:spacing w:line="360" w:lineRule="auto"/>
      </w:pPr>
      <w:r w:rsidRPr="004476B8">
        <w:t>The style suggestion will always have a brief rationale for the recommendation (e.g., color pairing, texture/weight balance, weather appropriate), along with interaction opportunities (swap item, change color palette, reorder recommendations based on comfort, etc.).</w:t>
      </w:r>
    </w:p>
    <w:p w14:paraId="329732F7" w14:textId="77777777" w:rsidR="00FE75EB" w:rsidRPr="004476B8" w:rsidRDefault="00FE75EB" w:rsidP="007B63F8">
      <w:pPr>
        <w:spacing w:line="360" w:lineRule="auto"/>
      </w:pPr>
    </w:p>
    <w:p w14:paraId="2ACA58BE" w14:textId="2E058477" w:rsidR="00FE75EB" w:rsidRPr="004476B8" w:rsidRDefault="00FE75EB" w:rsidP="00C91734">
      <w:pPr>
        <w:spacing w:line="360" w:lineRule="auto"/>
        <w:jc w:val="both"/>
      </w:pPr>
      <w:r w:rsidRPr="004476B8">
        <w:lastRenderedPageBreak/>
        <w:t xml:space="preserve">Impact: </w:t>
      </w:r>
      <w:r w:rsidR="00C53763">
        <w:t>Lufyco</w:t>
      </w:r>
      <w:r w:rsidRPr="004476B8">
        <w:t xml:space="preserve"> reduces effort, increases personalization and is reduces the uncertainty in styling. The experience will assist users with not only finding better products, but also quicker decisions, as well as greater satisfaction and loyalty, especially for families who do not know how to put together clothing in a way that is an appropriate outfit for the context or event based on inspiration.</w:t>
      </w:r>
    </w:p>
    <w:p w14:paraId="7586E4D0" w14:textId="77777777" w:rsidR="00FE75EB" w:rsidRPr="004476B8" w:rsidRDefault="00FE75EB" w:rsidP="007B63F8">
      <w:pPr>
        <w:spacing w:line="360" w:lineRule="auto"/>
      </w:pPr>
    </w:p>
    <w:p w14:paraId="3F85B6EE" w14:textId="6B68B3BD" w:rsidR="00E84E10" w:rsidRPr="004476B8" w:rsidRDefault="00E84E10" w:rsidP="00066C53">
      <w:pPr>
        <w:pStyle w:val="Heading2"/>
      </w:pPr>
      <w:bookmarkStart w:id="10" w:name="_Toc213870833"/>
      <w:r w:rsidRPr="003529C8">
        <w:rPr>
          <w:rStyle w:val="Heading2Char"/>
          <w:rFonts w:cs="Times New Roman"/>
          <w:b/>
          <w:bCs/>
          <w:szCs w:val="28"/>
        </w:rPr>
        <w:t>Problem Definition</w:t>
      </w:r>
      <w:bookmarkEnd w:id="10"/>
      <w:r w:rsidRPr="003529C8">
        <w:t> </w:t>
      </w:r>
    </w:p>
    <w:p w14:paraId="0017F306" w14:textId="4D0E91D8" w:rsidR="00CA4212" w:rsidRPr="007D2F74" w:rsidRDefault="00FE75EB" w:rsidP="007D2F74">
      <w:pPr>
        <w:spacing w:line="360" w:lineRule="auto"/>
        <w:jc w:val="both"/>
      </w:pPr>
      <w:r w:rsidRPr="004476B8">
        <w:t>There is a distinct shortage of integrated fashion mobile apps that are consumer</w:t>
      </w:r>
      <w:r w:rsidR="00CA4212" w:rsidRPr="004476B8">
        <w:t xml:space="preserve"> </w:t>
      </w:r>
      <w:r w:rsidRPr="004476B8">
        <w:t>centric, have strong image-based discovery, context-aware outfit planning, wardrobe-aware personalization, and explainability in a single production-ready experience. The fashion mobile apps that exist mostly focus on catalogs and transactions, while any filters are syntactic, not semantic or contextual. Although popularity-based recommendation heuristics exist, they miss the commonly relied upon variables of mood, event, climate, and wardrobe</w:t>
      </w:r>
      <w:r w:rsidR="00CA4212" w:rsidRPr="004476B8">
        <w:t xml:space="preserve"> </w:t>
      </w:r>
      <w:r w:rsidRPr="004476B8">
        <w:t xml:space="preserve"> these variables are at the heart of a fashion decision. When image search is even offered by a fashion mobile app, it was fragile at best, and rarely paired with a context-aware re-ranking of items or wardrobe graphs. The absence of an integrated, explainable AI stylist introduces friction, indecision, and low confidence and undermines the allure of mobile fashion shopping.</w:t>
      </w:r>
    </w:p>
    <w:p w14:paraId="66B24B21" w14:textId="6E582411" w:rsidR="00E84E10" w:rsidRPr="00066C53" w:rsidRDefault="00E84E10" w:rsidP="00066C53">
      <w:pPr>
        <w:pStyle w:val="Heading2"/>
      </w:pPr>
      <w:bookmarkStart w:id="11" w:name="_Toc213870834"/>
      <w:r w:rsidRPr="00066C53">
        <w:rPr>
          <w:rStyle w:val="Heading3Char"/>
          <w:b/>
          <w:szCs w:val="32"/>
        </w:rPr>
        <w:t>Problem Statement</w:t>
      </w:r>
      <w:bookmarkEnd w:id="11"/>
    </w:p>
    <w:p w14:paraId="02ED141B" w14:textId="77777777" w:rsidR="00CA4212" w:rsidRPr="004476B8" w:rsidRDefault="00CA4212" w:rsidP="007B63F8">
      <w:pPr>
        <w:spacing w:line="360" w:lineRule="auto"/>
        <w:rPr>
          <w:color w:val="000000"/>
          <w:sz w:val="26"/>
          <w:szCs w:val="26"/>
        </w:rPr>
      </w:pPr>
    </w:p>
    <w:p w14:paraId="13259C1A" w14:textId="77777777" w:rsidR="00C91734" w:rsidRPr="000433AB" w:rsidRDefault="00E84E10" w:rsidP="00C91734">
      <w:pPr>
        <w:spacing w:line="360" w:lineRule="auto"/>
        <w:jc w:val="both"/>
        <w:rPr>
          <w:color w:val="000000"/>
          <w:lang w:val="en-US"/>
        </w:rPr>
      </w:pPr>
      <w:r w:rsidRPr="000433AB">
        <w:rPr>
          <w:color w:val="000000"/>
        </w:rPr>
        <w:t xml:space="preserve">The majority of fashion mobile apps do not offer a cohesive, AI-based experience that (i) understands user context (mood, occasion, weather) and wardrobe in order to provide explainable and editable outfit recommendations; and </w:t>
      </w:r>
    </w:p>
    <w:p w14:paraId="1F6EE4BB" w14:textId="57B9EF7E" w:rsidR="00E84E10" w:rsidRPr="004476B8" w:rsidRDefault="00E84E10" w:rsidP="00C91734">
      <w:pPr>
        <w:spacing w:line="360" w:lineRule="auto"/>
        <w:jc w:val="both"/>
        <w:rPr>
          <w:color w:val="000000"/>
          <w:sz w:val="26"/>
          <w:szCs w:val="26"/>
        </w:rPr>
      </w:pPr>
      <w:r w:rsidRPr="000433AB">
        <w:rPr>
          <w:color w:val="000000"/>
        </w:rPr>
        <w:t>(ii) provides strong image-based discovery across heterogeneous catalogues. Resultantly, users suffer from wearable fatigue and a reduced sense of confidence while shopping.</w:t>
      </w:r>
      <w:r w:rsidRPr="004476B8">
        <w:rPr>
          <w:color w:val="000000"/>
          <w:sz w:val="26"/>
          <w:szCs w:val="26"/>
        </w:rPr>
        <w:br/>
      </w:r>
    </w:p>
    <w:p w14:paraId="5E70506B" w14:textId="694D6F35" w:rsidR="00E84E10" w:rsidRPr="00E84E10" w:rsidRDefault="00E84E10" w:rsidP="00066C53">
      <w:pPr>
        <w:pStyle w:val="Heading2"/>
      </w:pPr>
      <w:bookmarkStart w:id="12" w:name="_Toc213870835"/>
      <w:r w:rsidRPr="00E84E10">
        <w:rPr>
          <w:rStyle w:val="Heading2Char"/>
          <w:rFonts w:cs="Times New Roman"/>
          <w:b/>
          <w:bCs/>
          <w:szCs w:val="28"/>
        </w:rPr>
        <w:t>Research Motivation</w:t>
      </w:r>
      <w:bookmarkEnd w:id="12"/>
    </w:p>
    <w:p w14:paraId="03D7CF19" w14:textId="3236F36A" w:rsidR="00E84E10" w:rsidRPr="00E84E10" w:rsidRDefault="00C53763" w:rsidP="00C91734">
      <w:pPr>
        <w:spacing w:before="240" w:after="240" w:line="360" w:lineRule="auto"/>
        <w:jc w:val="both"/>
      </w:pPr>
      <w:r>
        <w:rPr>
          <w:color w:val="000000"/>
        </w:rPr>
        <w:t>Lufyco</w:t>
      </w:r>
      <w:r w:rsidR="00E84E10" w:rsidRPr="00E84E10">
        <w:rPr>
          <w:color w:val="000000"/>
        </w:rPr>
        <w:t xml:space="preserve"> is motivated by the need to humanize mobile fashion shopping</w:t>
      </w:r>
      <w:r w:rsidR="00E84E10" w:rsidRPr="004476B8">
        <w:rPr>
          <w:color w:val="000000"/>
        </w:rPr>
        <w:t>.</w:t>
      </w:r>
    </w:p>
    <w:p w14:paraId="0A51B34D" w14:textId="1D4B3F71" w:rsidR="00E84E10" w:rsidRPr="000433AB" w:rsidRDefault="00E84E10" w:rsidP="00C91734">
      <w:pPr>
        <w:pStyle w:val="ListParagraph"/>
        <w:numPr>
          <w:ilvl w:val="0"/>
          <w:numId w:val="4"/>
        </w:numPr>
        <w:spacing w:line="360" w:lineRule="auto"/>
        <w:jc w:val="both"/>
        <w:rPr>
          <w:color w:val="000000"/>
        </w:rPr>
      </w:pPr>
      <w:r w:rsidRPr="000433AB">
        <w:rPr>
          <w:color w:val="000000"/>
        </w:rPr>
        <w:t xml:space="preserve">For users, clothing is an identity, norms, and constraints situated decision rich with context. Recommendations based on a history alone is out of favor, because it forces consideration of intent now and requires tedious browsing. Considering </w:t>
      </w:r>
      <w:r w:rsidRPr="000433AB">
        <w:rPr>
          <w:color w:val="000000"/>
        </w:rPr>
        <w:lastRenderedPageBreak/>
        <w:t>mood/occasion/weather and wardrobe could increase user satisfaction, reduce time-to-find, and build confidence in post-purchase plans.</w:t>
      </w:r>
    </w:p>
    <w:p w14:paraId="4AB30500" w14:textId="7FDDDE87" w:rsidR="00E84E10" w:rsidRPr="000433AB" w:rsidRDefault="00E84E10" w:rsidP="00C91734">
      <w:pPr>
        <w:pStyle w:val="ListParagraph"/>
        <w:numPr>
          <w:ilvl w:val="0"/>
          <w:numId w:val="4"/>
        </w:numPr>
        <w:spacing w:line="360" w:lineRule="auto"/>
        <w:jc w:val="both"/>
        <w:rPr>
          <w:color w:val="000000"/>
        </w:rPr>
      </w:pPr>
      <w:r w:rsidRPr="000433AB">
        <w:rPr>
          <w:color w:val="000000"/>
        </w:rPr>
        <w:t xml:space="preserve">For research, </w:t>
      </w:r>
      <w:r w:rsidR="00C53763" w:rsidRPr="000433AB">
        <w:rPr>
          <w:color w:val="000000"/>
        </w:rPr>
        <w:t>Lufyco</w:t>
      </w:r>
      <w:r w:rsidRPr="000433AB">
        <w:rPr>
          <w:color w:val="000000"/>
        </w:rPr>
        <w:t xml:space="preserve"> provides a natural testbed to improve the experience of translating deep vision + hybrid recommendation + context fusion for a trustworthy, explainable, and scalable consumer app. We will evaluate user experience metrics (time to find, system usability scale, task success) as well as behavioral outcomes (engagement and revisit rate) to bring more reproducible research methods for the application of AI in retail. </w:t>
      </w:r>
    </w:p>
    <w:p w14:paraId="44F44E77" w14:textId="2D75E135" w:rsidR="00CA4212" w:rsidRPr="000433AB" w:rsidRDefault="00E84E10" w:rsidP="00C91734">
      <w:pPr>
        <w:pStyle w:val="ListParagraph"/>
        <w:numPr>
          <w:ilvl w:val="0"/>
          <w:numId w:val="4"/>
        </w:numPr>
        <w:spacing w:line="360" w:lineRule="auto"/>
        <w:jc w:val="both"/>
        <w:rPr>
          <w:color w:val="000000"/>
        </w:rPr>
      </w:pPr>
      <w:r w:rsidRPr="000433AB">
        <w:rPr>
          <w:color w:val="000000"/>
        </w:rPr>
        <w:t>For ethics/trust, the project is built around explanations, privacy-by-design, and user agency (clear controls, no surprise edits) to represent a model for applied AI for "everyday" use.</w:t>
      </w:r>
    </w:p>
    <w:p w14:paraId="6A34D5F4" w14:textId="77777777" w:rsidR="00C91734" w:rsidRPr="00C91734" w:rsidRDefault="00C91734" w:rsidP="00C91734">
      <w:pPr>
        <w:spacing w:line="360" w:lineRule="auto"/>
        <w:jc w:val="both"/>
        <w:rPr>
          <w:color w:val="000000"/>
          <w:sz w:val="26"/>
          <w:szCs w:val="26"/>
          <w:lang w:val="en-US"/>
        </w:rPr>
      </w:pPr>
    </w:p>
    <w:p w14:paraId="145E1EF8" w14:textId="5ED4424A" w:rsidR="00E84E10" w:rsidRDefault="00E84E10" w:rsidP="00066C53">
      <w:pPr>
        <w:pStyle w:val="Heading2"/>
        <w:rPr>
          <w:rStyle w:val="Heading2Char"/>
          <w:b/>
        </w:rPr>
      </w:pPr>
      <w:bookmarkStart w:id="13" w:name="_Toc213870836"/>
      <w:r w:rsidRPr="00066C53">
        <w:rPr>
          <w:rStyle w:val="Heading2Char"/>
          <w:b/>
        </w:rPr>
        <w:t>Existing Work</w:t>
      </w:r>
      <w:bookmarkEnd w:id="13"/>
    </w:p>
    <w:p w14:paraId="79B507D2" w14:textId="77777777" w:rsidR="003555E5" w:rsidRDefault="003555E5" w:rsidP="003555E5"/>
    <w:p w14:paraId="03E03974" w14:textId="105281EA" w:rsidR="003555E5" w:rsidRPr="003555E5" w:rsidRDefault="003555E5" w:rsidP="003555E5">
      <w:pPr>
        <w:pStyle w:val="Caption"/>
        <w:jc w:val="center"/>
        <w:rPr>
          <w:color w:val="000000"/>
          <w:sz w:val="20"/>
          <w:szCs w:val="20"/>
        </w:rPr>
      </w:pPr>
      <w:bookmarkStart w:id="14" w:name="_Toc213869703"/>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1</w:t>
      </w:r>
      <w:r w:rsidRPr="00B050ED">
        <w:rPr>
          <w:sz w:val="20"/>
          <w:szCs w:val="20"/>
        </w:rPr>
        <w:fldChar w:fldCharType="end"/>
      </w:r>
      <w:r w:rsidRPr="00B050ED">
        <w:rPr>
          <w:sz w:val="20"/>
          <w:szCs w:val="20"/>
          <w:lang w:val="en-US"/>
        </w:rPr>
        <w:t>:Existing Work</w:t>
      </w:r>
      <w:bookmarkEnd w:id="14"/>
    </w:p>
    <w:tbl>
      <w:tblPr>
        <w:tblW w:w="0" w:type="auto"/>
        <w:tblCellMar>
          <w:top w:w="15" w:type="dxa"/>
          <w:left w:w="15" w:type="dxa"/>
          <w:bottom w:w="15" w:type="dxa"/>
          <w:right w:w="15" w:type="dxa"/>
        </w:tblCellMar>
        <w:tblLook w:val="04A0" w:firstRow="1" w:lastRow="0" w:firstColumn="1" w:lastColumn="0" w:noHBand="0" w:noVBand="1"/>
      </w:tblPr>
      <w:tblGrid>
        <w:gridCol w:w="1221"/>
        <w:gridCol w:w="1987"/>
        <w:gridCol w:w="2469"/>
        <w:gridCol w:w="3339"/>
      </w:tblGrid>
      <w:tr w:rsidR="00E84E10" w:rsidRPr="00E84E10" w14:paraId="189A1484"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12CDB1" w14:textId="77777777" w:rsidR="00E84E10" w:rsidRPr="00E84E10" w:rsidRDefault="00E84E10" w:rsidP="007B63F8">
            <w:pPr>
              <w:spacing w:before="240" w:after="240" w:line="360" w:lineRule="auto"/>
              <w:jc w:val="center"/>
            </w:pPr>
            <w:r w:rsidRPr="00E84E10">
              <w:rPr>
                <w:color w:val="000000"/>
              </w:rPr>
              <w:t>Citation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9EF06" w14:textId="77777777" w:rsidR="00E84E10" w:rsidRPr="00E84E10" w:rsidRDefault="00E84E10" w:rsidP="007B63F8">
            <w:pPr>
              <w:spacing w:before="240" w:after="240" w:line="360" w:lineRule="auto"/>
              <w:jc w:val="center"/>
            </w:pPr>
            <w:r w:rsidRPr="00E84E10">
              <w:rPr>
                <w:color w:val="000000"/>
              </w:rPr>
              <w:t>Summary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0365FE" w14:textId="77777777" w:rsidR="00E84E10" w:rsidRPr="00E84E10" w:rsidRDefault="00E84E10" w:rsidP="007B63F8">
            <w:pPr>
              <w:spacing w:before="240" w:after="240" w:line="360" w:lineRule="auto"/>
              <w:jc w:val="center"/>
            </w:pPr>
            <w:r w:rsidRPr="00E84E10">
              <w:rPr>
                <w:color w:val="000000"/>
              </w:rPr>
              <w:t>Contribution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C6636" w14:textId="77777777" w:rsidR="00E84E10" w:rsidRPr="00E84E10" w:rsidRDefault="00E84E10" w:rsidP="007B63F8">
            <w:pPr>
              <w:spacing w:before="240" w:after="240" w:line="360" w:lineRule="auto"/>
              <w:jc w:val="center"/>
            </w:pPr>
            <w:r w:rsidRPr="00E84E10">
              <w:rPr>
                <w:color w:val="000000"/>
              </w:rPr>
              <w:t>Limitation (for mobile consumer use)</w:t>
            </w:r>
          </w:p>
        </w:tc>
      </w:tr>
      <w:tr w:rsidR="00E84E10" w:rsidRPr="00E84E10" w14:paraId="0A4CD109"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11B8D5" w14:textId="77777777" w:rsidR="00E84E10" w:rsidRPr="00E84E10" w:rsidRDefault="00E84E10" w:rsidP="007B63F8">
            <w:pPr>
              <w:spacing w:before="240" w:after="240" w:line="360" w:lineRule="auto"/>
            </w:pPr>
            <w:r w:rsidRPr="00E84E10">
              <w:rPr>
                <w:color w:val="000000"/>
              </w:rPr>
              <w:t>Hidayati et al. (2019)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CBC03" w14:textId="77777777" w:rsidR="00E84E10" w:rsidRPr="00E84E10" w:rsidRDefault="00E84E10" w:rsidP="007B63F8">
            <w:pPr>
              <w:spacing w:before="240" w:after="240" w:line="360" w:lineRule="auto"/>
            </w:pPr>
            <w:r w:rsidRPr="00E84E10">
              <w:rPr>
                <w:color w:val="000000"/>
              </w:rPr>
              <w:t>Deep CNN embeddings for fashion similarity.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5A9DD" w14:textId="77777777" w:rsidR="00E84E10" w:rsidRPr="00E84E10" w:rsidRDefault="00E84E10" w:rsidP="007B63F8">
            <w:pPr>
              <w:spacing w:before="240" w:after="240" w:line="360" w:lineRule="auto"/>
            </w:pPr>
            <w:r w:rsidRPr="00E84E10">
              <w:rPr>
                <w:color w:val="000000"/>
              </w:rPr>
              <w:t>Validated image-based retrieval for apparel.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256E8" w14:textId="34714DEA" w:rsidR="00E84E10" w:rsidRPr="00E84E10" w:rsidRDefault="00E84E10" w:rsidP="007B63F8">
            <w:pPr>
              <w:spacing w:before="240" w:after="240" w:line="360" w:lineRule="auto"/>
            </w:pPr>
            <w:r w:rsidRPr="00E84E10">
              <w:rPr>
                <w:color w:val="000000"/>
              </w:rPr>
              <w:t>Focused on single-item retrieval</w:t>
            </w:r>
            <w:r w:rsidR="00CA4212" w:rsidRPr="004476B8">
              <w:rPr>
                <w:color w:val="000000"/>
              </w:rPr>
              <w:t xml:space="preserve"> </w:t>
            </w:r>
            <w:r w:rsidRPr="00E84E10">
              <w:rPr>
                <w:color w:val="000000"/>
              </w:rPr>
              <w:t xml:space="preserve"> no mood/occasion/weather or wardrobe context.</w:t>
            </w:r>
          </w:p>
        </w:tc>
      </w:tr>
      <w:tr w:rsidR="00E84E10" w:rsidRPr="00E84E10" w14:paraId="791DD38C"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BF613" w14:textId="77777777" w:rsidR="00E84E10" w:rsidRPr="00E84E10" w:rsidRDefault="00E84E10" w:rsidP="007B63F8">
            <w:pPr>
              <w:spacing w:before="240" w:after="240" w:line="360" w:lineRule="auto"/>
            </w:pPr>
            <w:r w:rsidRPr="00E84E10">
              <w:rPr>
                <w:color w:val="000000"/>
              </w:rPr>
              <w:t>Liu et al. (2020)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C0C65" w14:textId="77777777" w:rsidR="00E84E10" w:rsidRPr="00E84E10" w:rsidRDefault="00E84E10" w:rsidP="007B63F8">
            <w:pPr>
              <w:spacing w:before="240" w:after="240" w:line="360" w:lineRule="auto"/>
            </w:pPr>
            <w:r w:rsidRPr="00E84E10">
              <w:rPr>
                <w:color w:val="000000"/>
              </w:rPr>
              <w:t>Collaborative filtering using purchase history.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146233" w14:textId="77777777" w:rsidR="00E84E10" w:rsidRPr="00E84E10" w:rsidRDefault="00E84E10" w:rsidP="007B63F8">
            <w:pPr>
              <w:spacing w:before="240" w:after="240" w:line="360" w:lineRule="auto"/>
            </w:pPr>
            <w:r w:rsidRPr="00E84E10">
              <w:rPr>
                <w:color w:val="000000"/>
              </w:rPr>
              <w:t>Improved prediction with behavioral signals.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7FA66" w14:textId="77CB6ACD" w:rsidR="00E84E10" w:rsidRPr="00E84E10" w:rsidRDefault="00E84E10" w:rsidP="007B63F8">
            <w:pPr>
              <w:spacing w:before="240" w:after="240" w:line="360" w:lineRule="auto"/>
            </w:pPr>
            <w:r w:rsidRPr="00E84E10">
              <w:rPr>
                <w:color w:val="000000"/>
              </w:rPr>
              <w:t>Struggles with cold start weak intent-now modeling in mobile sessions.</w:t>
            </w:r>
          </w:p>
        </w:tc>
      </w:tr>
      <w:tr w:rsidR="00E84E10" w:rsidRPr="00E84E10" w14:paraId="401FDBEC"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9A06B" w14:textId="77777777" w:rsidR="00E84E10" w:rsidRPr="00E84E10" w:rsidRDefault="00E84E10" w:rsidP="007B63F8">
            <w:pPr>
              <w:spacing w:before="240" w:after="240" w:line="360" w:lineRule="auto"/>
            </w:pPr>
            <w:r w:rsidRPr="00E84E10">
              <w:rPr>
                <w:color w:val="000000"/>
              </w:rPr>
              <w:t>Kang et al. (2021)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BD468" w14:textId="77777777" w:rsidR="00E84E10" w:rsidRPr="00E84E10" w:rsidRDefault="00E84E10" w:rsidP="007B63F8">
            <w:pPr>
              <w:spacing w:before="240" w:after="240" w:line="360" w:lineRule="auto"/>
            </w:pPr>
            <w:r w:rsidRPr="00E84E10">
              <w:rPr>
                <w:color w:val="000000"/>
              </w:rPr>
              <w:t>Outfit compatibility learning.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3061B6" w14:textId="77777777" w:rsidR="00E84E10" w:rsidRPr="00E84E10" w:rsidRDefault="00E84E10" w:rsidP="007B63F8">
            <w:pPr>
              <w:spacing w:before="240" w:after="240" w:line="360" w:lineRule="auto"/>
            </w:pPr>
            <w:r w:rsidRPr="00E84E10">
              <w:rPr>
                <w:color w:val="000000"/>
              </w:rPr>
              <w:t>Shifted from item-level to outfit-level thinking.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16B57" w14:textId="77777777" w:rsidR="00E84E10" w:rsidRPr="00E84E10" w:rsidRDefault="00E84E10" w:rsidP="007B63F8">
            <w:pPr>
              <w:spacing w:before="240" w:after="240" w:line="360" w:lineRule="auto"/>
            </w:pPr>
            <w:r w:rsidRPr="00E84E10">
              <w:rPr>
                <w:color w:val="000000"/>
              </w:rPr>
              <w:t>Lacked personalization to user mood/wardrobe; no rationale/explainability.</w:t>
            </w:r>
          </w:p>
        </w:tc>
      </w:tr>
      <w:tr w:rsidR="00E84E10" w:rsidRPr="00E84E10" w14:paraId="577C641A"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4B531" w14:textId="77777777" w:rsidR="00E84E10" w:rsidRPr="00E84E10" w:rsidRDefault="00E84E10" w:rsidP="007B63F8">
            <w:pPr>
              <w:spacing w:before="240" w:after="240" w:line="360" w:lineRule="auto"/>
            </w:pPr>
            <w:r w:rsidRPr="00E84E10">
              <w:rPr>
                <w:color w:val="000000"/>
              </w:rPr>
              <w:lastRenderedPageBreak/>
              <w:t>Zhou et al. (2022)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7E513" w14:textId="77777777" w:rsidR="00E84E10" w:rsidRPr="00E84E10" w:rsidRDefault="00E84E10" w:rsidP="007B63F8">
            <w:pPr>
              <w:spacing w:before="240" w:after="240" w:line="360" w:lineRule="auto"/>
            </w:pPr>
            <w:r w:rsidRPr="00E84E10">
              <w:rPr>
                <w:color w:val="000000"/>
              </w:rPr>
              <w:t>ANN-based visual search over large catalogs.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C06A8" w14:textId="77777777" w:rsidR="00E84E10" w:rsidRPr="00E84E10" w:rsidRDefault="00E84E10" w:rsidP="007B63F8">
            <w:pPr>
              <w:spacing w:before="240" w:after="240" w:line="360" w:lineRule="auto"/>
            </w:pPr>
            <w:r w:rsidRPr="00E84E10">
              <w:rPr>
                <w:color w:val="000000"/>
              </w:rPr>
              <w:t>Demonstrated scalable, fast retrieval.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8456E" w14:textId="4AACA0DF" w:rsidR="00E84E10" w:rsidRPr="00E84E10" w:rsidRDefault="00E84E10" w:rsidP="007B63F8">
            <w:pPr>
              <w:spacing w:before="240" w:after="240" w:line="360" w:lineRule="auto"/>
            </w:pPr>
            <w:r w:rsidRPr="00E84E10">
              <w:rPr>
                <w:color w:val="000000"/>
              </w:rPr>
              <w:t>Sensitive to non-studio images</w:t>
            </w:r>
            <w:r w:rsidR="00CA4212" w:rsidRPr="004476B8">
              <w:rPr>
                <w:color w:val="000000"/>
              </w:rPr>
              <w:t xml:space="preserve"> </w:t>
            </w:r>
            <w:r w:rsidRPr="00E84E10">
              <w:rPr>
                <w:color w:val="000000"/>
              </w:rPr>
              <w:t xml:space="preserve"> not fused with context-aware re-ranking.</w:t>
            </w:r>
          </w:p>
        </w:tc>
      </w:tr>
      <w:tr w:rsidR="00E84E10" w:rsidRPr="00E84E10" w14:paraId="74FA4428"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191CCD" w14:textId="77777777" w:rsidR="00E84E10" w:rsidRPr="00E84E10" w:rsidRDefault="00E84E10" w:rsidP="007B63F8">
            <w:pPr>
              <w:spacing w:before="240" w:after="240" w:line="360" w:lineRule="auto"/>
            </w:pPr>
            <w:r w:rsidRPr="00E84E10">
              <w:rPr>
                <w:color w:val="000000"/>
              </w:rPr>
              <w:t>Wang &amp; Chen (2023)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2B8C5" w14:textId="77777777" w:rsidR="00E84E10" w:rsidRPr="00E84E10" w:rsidRDefault="00E84E10" w:rsidP="007B63F8">
            <w:pPr>
              <w:spacing w:before="240" w:after="240" w:line="360" w:lineRule="auto"/>
            </w:pPr>
            <w:r w:rsidRPr="00E84E10">
              <w:rPr>
                <w:color w:val="000000"/>
              </w:rPr>
              <w:t>Hybrid models (visual + text + context).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71E4F" w14:textId="77777777" w:rsidR="00E84E10" w:rsidRPr="00E84E10" w:rsidRDefault="00E84E10" w:rsidP="007B63F8">
            <w:pPr>
              <w:spacing w:before="240" w:after="240" w:line="360" w:lineRule="auto"/>
            </w:pPr>
            <w:r w:rsidRPr="00E84E10">
              <w:rPr>
                <w:color w:val="000000"/>
              </w:rPr>
              <w:t>Advanced semantic reasoning for recommendations.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26DC8" w14:textId="4CAF7183" w:rsidR="00E84E10" w:rsidRPr="00E84E10" w:rsidRDefault="00E84E10" w:rsidP="007B63F8">
            <w:pPr>
              <w:spacing w:before="240" w:after="240" w:line="360" w:lineRule="auto"/>
            </w:pPr>
            <w:r w:rsidRPr="00E84E10">
              <w:rPr>
                <w:color w:val="000000"/>
              </w:rPr>
              <w:t>High complexity caused latency</w:t>
            </w:r>
            <w:r w:rsidR="00CA4212" w:rsidRPr="004476B8">
              <w:rPr>
                <w:color w:val="000000"/>
              </w:rPr>
              <w:t xml:space="preserve"> </w:t>
            </w:r>
            <w:r w:rsidRPr="00E84E10">
              <w:rPr>
                <w:color w:val="000000"/>
              </w:rPr>
              <w:t xml:space="preserve"> limited guidance for mobile UX constraints.</w:t>
            </w:r>
          </w:p>
        </w:tc>
      </w:tr>
    </w:tbl>
    <w:p w14:paraId="1E0C8F7F" w14:textId="77777777" w:rsidR="00B050ED" w:rsidRPr="004476B8" w:rsidRDefault="00B050ED" w:rsidP="007B63F8">
      <w:pPr>
        <w:spacing w:line="360" w:lineRule="auto"/>
        <w:rPr>
          <w:color w:val="000000"/>
          <w:sz w:val="26"/>
          <w:szCs w:val="26"/>
        </w:rPr>
      </w:pPr>
    </w:p>
    <w:p w14:paraId="0C066579" w14:textId="38D1BD40" w:rsidR="003E3AA4" w:rsidRPr="000433AB" w:rsidRDefault="00A8011A" w:rsidP="00C91734">
      <w:pPr>
        <w:spacing w:line="360" w:lineRule="auto"/>
        <w:jc w:val="both"/>
        <w:rPr>
          <w:color w:val="000000"/>
        </w:rPr>
      </w:pPr>
      <w:r w:rsidRPr="000433AB">
        <w:rPr>
          <w:color w:val="000000"/>
        </w:rPr>
        <w:t xml:space="preserve">Summary of Gap : Prior research has presented visual similarity, collaborative filtering, and outfit compatibility individually, yet there remains a collective gap for mobile: incorporating powerful image-based search, contextual outfit planning (mood/occasion/weather/time), wardrobe-aware personalization, and brief explanations in a low-latency application. </w:t>
      </w:r>
      <w:r w:rsidR="00C53763" w:rsidRPr="000433AB">
        <w:rPr>
          <w:color w:val="000000"/>
        </w:rPr>
        <w:t>Lufyco</w:t>
      </w:r>
      <w:r w:rsidRPr="000433AB">
        <w:rPr>
          <w:color w:val="000000"/>
        </w:rPr>
        <w:t xml:space="preserve"> bridges this gap.</w:t>
      </w:r>
    </w:p>
    <w:p w14:paraId="3E386E7B" w14:textId="6AB34342" w:rsidR="00A8011A" w:rsidRPr="00066C53" w:rsidRDefault="00A8011A" w:rsidP="00066C53">
      <w:pPr>
        <w:pStyle w:val="Heading2"/>
        <w:rPr>
          <w:rStyle w:val="Heading2Char"/>
          <w:b/>
        </w:rPr>
      </w:pPr>
      <w:bookmarkStart w:id="15" w:name="_Toc213870837"/>
      <w:r w:rsidRPr="00066C53">
        <w:rPr>
          <w:rStyle w:val="Heading2Char"/>
          <w:b/>
        </w:rPr>
        <w:t>Research Gap</w:t>
      </w:r>
      <w:bookmarkEnd w:id="15"/>
    </w:p>
    <w:p w14:paraId="79EBBF83" w14:textId="21024212" w:rsidR="00A8011A" w:rsidRPr="004476B8" w:rsidRDefault="00A8011A" w:rsidP="00C91734">
      <w:pPr>
        <w:spacing w:line="360" w:lineRule="auto"/>
        <w:jc w:val="both"/>
      </w:pPr>
      <w:r w:rsidRPr="004476B8">
        <w:t>Major mobile applications make limited use of wardrobe-oriented, situational reasoning. Prototypes do exist on image retrieval and style recommendation ideas and while they may be successful they are often used in isolation, are computationally heavy and are removed from live mobile specifications (e.g. bandwidth, latency, incremental indexing). There are very few systems that allow the use of:</w:t>
      </w:r>
    </w:p>
    <w:p w14:paraId="7BFD38B1" w14:textId="77777777" w:rsidR="00A8011A" w:rsidRPr="004476B8" w:rsidRDefault="00A8011A" w:rsidP="00C91734">
      <w:pPr>
        <w:pStyle w:val="ListParagraph"/>
        <w:numPr>
          <w:ilvl w:val="0"/>
          <w:numId w:val="31"/>
        </w:numPr>
        <w:spacing w:line="360" w:lineRule="auto"/>
        <w:jc w:val="both"/>
      </w:pPr>
      <w:r w:rsidRPr="004476B8">
        <w:t>Visual Embeddings + vector search that are robust to user photos,</w:t>
      </w:r>
    </w:p>
    <w:p w14:paraId="25EB0A17" w14:textId="315A9B1B" w:rsidR="00A8011A" w:rsidRPr="004476B8" w:rsidRDefault="00A8011A" w:rsidP="00C91734">
      <w:pPr>
        <w:pStyle w:val="ListParagraph"/>
        <w:numPr>
          <w:ilvl w:val="0"/>
          <w:numId w:val="31"/>
        </w:numPr>
        <w:spacing w:line="360" w:lineRule="auto"/>
        <w:jc w:val="both"/>
      </w:pPr>
      <w:r w:rsidRPr="004476B8">
        <w:t>Situational (i.e. mood, event, weather, time horizon) fusion,</w:t>
      </w:r>
    </w:p>
    <w:p w14:paraId="3EC99882" w14:textId="77777777" w:rsidR="00A8011A" w:rsidRPr="004476B8" w:rsidRDefault="00A8011A" w:rsidP="00C91734">
      <w:pPr>
        <w:pStyle w:val="ListParagraph"/>
        <w:numPr>
          <w:ilvl w:val="0"/>
          <w:numId w:val="31"/>
        </w:numPr>
        <w:spacing w:line="360" w:lineRule="auto"/>
        <w:jc w:val="both"/>
      </w:pPr>
      <w:r w:rsidRPr="004476B8">
        <w:t>Wardrobe graphs (i.e. complementarity, capsule planning), and</w:t>
      </w:r>
    </w:p>
    <w:p w14:paraId="67505451" w14:textId="0F31C9A2" w:rsidR="00A8011A" w:rsidRPr="004476B8" w:rsidRDefault="00A8011A" w:rsidP="00C91734">
      <w:pPr>
        <w:pStyle w:val="ListParagraph"/>
        <w:numPr>
          <w:ilvl w:val="0"/>
          <w:numId w:val="31"/>
        </w:numPr>
        <w:spacing w:line="360" w:lineRule="auto"/>
        <w:jc w:val="both"/>
      </w:pPr>
      <w:r w:rsidRPr="004476B8">
        <w:t>Explainability to increase trust and editability in a single, mobile-first low</w:t>
      </w:r>
      <w:r w:rsidR="003E3AA4" w:rsidRPr="004476B8">
        <w:t xml:space="preserve"> </w:t>
      </w:r>
      <w:r w:rsidRPr="004476B8">
        <w:t>latency framework.</w:t>
      </w:r>
    </w:p>
    <w:p w14:paraId="65CAC6EF" w14:textId="3CBB527B" w:rsidR="00EA4CCB" w:rsidRPr="00C91734" w:rsidRDefault="00C53763" w:rsidP="007B63F8">
      <w:pPr>
        <w:pStyle w:val="ListParagraph"/>
        <w:numPr>
          <w:ilvl w:val="0"/>
          <w:numId w:val="31"/>
        </w:numPr>
        <w:spacing w:line="360" w:lineRule="auto"/>
        <w:jc w:val="both"/>
      </w:pPr>
      <w:r>
        <w:t>Lufyco</w:t>
      </w:r>
      <w:r w:rsidR="00A8011A" w:rsidRPr="004476B8">
        <w:t xml:space="preserve"> is deliberately positioned to fill this integration gap.</w:t>
      </w:r>
    </w:p>
    <w:p w14:paraId="0265C7D0" w14:textId="7F9B71B2" w:rsidR="00A8011A" w:rsidRPr="004476B8" w:rsidRDefault="00A8011A" w:rsidP="00066C53">
      <w:pPr>
        <w:pStyle w:val="Heading2"/>
        <w:rPr>
          <w:color w:val="000000"/>
          <w:sz w:val="30"/>
          <w:szCs w:val="30"/>
        </w:rPr>
      </w:pPr>
      <w:bookmarkStart w:id="16" w:name="_Toc213870838"/>
      <w:r w:rsidRPr="00EA4CCB">
        <w:rPr>
          <w:rStyle w:val="Heading2Char"/>
          <w:rFonts w:cs="Times New Roman"/>
          <w:b/>
          <w:bCs/>
          <w:szCs w:val="28"/>
        </w:rPr>
        <w:t>Contribution to Body of Knowledge</w:t>
      </w:r>
      <w:bookmarkEnd w:id="16"/>
    </w:p>
    <w:p w14:paraId="1C174011" w14:textId="77777777" w:rsidR="003E3AA4" w:rsidRPr="004476B8" w:rsidRDefault="003E3AA4" w:rsidP="007B63F8">
      <w:pPr>
        <w:spacing w:line="360" w:lineRule="auto"/>
        <w:rPr>
          <w:color w:val="000000"/>
          <w:sz w:val="30"/>
          <w:szCs w:val="30"/>
        </w:rPr>
      </w:pPr>
    </w:p>
    <w:p w14:paraId="36C33646" w14:textId="0BE1BD00" w:rsidR="00A8011A" w:rsidRPr="00C91734" w:rsidRDefault="00A8011A" w:rsidP="00C91734">
      <w:pPr>
        <w:spacing w:line="360" w:lineRule="auto"/>
        <w:jc w:val="both"/>
        <w:rPr>
          <w:color w:val="000000"/>
          <w:lang w:val="en-US"/>
        </w:rPr>
      </w:pPr>
      <w:r w:rsidRPr="004476B8">
        <w:rPr>
          <w:color w:val="000000"/>
        </w:rPr>
        <w:t>Visual Retrieval at Mobile Scale: A built</w:t>
      </w:r>
      <w:r w:rsidR="003E3AA4" w:rsidRPr="004476B8">
        <w:rPr>
          <w:color w:val="000000"/>
        </w:rPr>
        <w:t xml:space="preserve"> </w:t>
      </w:r>
      <w:r w:rsidRPr="004476B8">
        <w:rPr>
          <w:color w:val="000000"/>
        </w:rPr>
        <w:t>in method to generate fashion embeddings and perform nearest-neighbor searching recommendations that support non</w:t>
      </w:r>
      <w:r w:rsidR="003E3AA4" w:rsidRPr="004476B8">
        <w:rPr>
          <w:color w:val="000000"/>
        </w:rPr>
        <w:t xml:space="preserve"> </w:t>
      </w:r>
      <w:r w:rsidRPr="004476B8">
        <w:rPr>
          <w:color w:val="000000"/>
        </w:rPr>
        <w:t xml:space="preserve">studio images as well </w:t>
      </w:r>
      <w:r w:rsidRPr="004476B8">
        <w:rPr>
          <w:color w:val="000000"/>
        </w:rPr>
        <w:lastRenderedPageBreak/>
        <w:t>as appearance and lighting fluctuations occurring in long</w:t>
      </w:r>
      <w:r w:rsidR="003E3AA4" w:rsidRPr="004476B8">
        <w:rPr>
          <w:color w:val="000000"/>
        </w:rPr>
        <w:t xml:space="preserve"> </w:t>
      </w:r>
      <w:r w:rsidRPr="004476B8">
        <w:rPr>
          <w:color w:val="000000"/>
        </w:rPr>
        <w:t>tailed categories while being easy to incrementally update in a mobile context for something new and fresh.</w:t>
      </w:r>
    </w:p>
    <w:p w14:paraId="4F23E652" w14:textId="6E1C5D86" w:rsidR="00A8011A" w:rsidRPr="00C91734" w:rsidRDefault="00A8011A" w:rsidP="00C91734">
      <w:pPr>
        <w:spacing w:line="360" w:lineRule="auto"/>
        <w:jc w:val="both"/>
        <w:rPr>
          <w:color w:val="000000"/>
          <w:lang w:val="en-US"/>
        </w:rPr>
      </w:pPr>
      <w:r w:rsidRPr="004476B8">
        <w:rPr>
          <w:color w:val="000000"/>
        </w:rPr>
        <w:t>Context Fusion for Complete Outfit: A flexible Layer of context that will encode commune, occasion, weather, time, and wardrobe constraints while issuing outputs of full outfits vs. simply one item still below required latency.</w:t>
      </w:r>
    </w:p>
    <w:p w14:paraId="6AE99101" w14:textId="513CC42E" w:rsidR="00A8011A" w:rsidRPr="00C91734" w:rsidRDefault="00A8011A" w:rsidP="00C91734">
      <w:pPr>
        <w:spacing w:line="360" w:lineRule="auto"/>
        <w:jc w:val="both"/>
        <w:rPr>
          <w:color w:val="000000"/>
          <w:lang w:val="en-US"/>
        </w:rPr>
      </w:pPr>
      <w:r w:rsidRPr="004476B8">
        <w:rPr>
          <w:color w:val="000000"/>
        </w:rPr>
        <w:t>Explainability for Trust and Control: Brief, rationales and auditable traces user</w:t>
      </w:r>
      <w:r w:rsidR="00723533" w:rsidRPr="004476B8">
        <w:rPr>
          <w:color w:val="000000"/>
        </w:rPr>
        <w:t xml:space="preserve"> </w:t>
      </w:r>
      <w:r w:rsidRPr="004476B8">
        <w:rPr>
          <w:color w:val="000000"/>
        </w:rPr>
        <w:t>facing (ex. attributes, compatibility cues), creating a greater sense of relevance, trust, and editability, revealing part of the secret of responsible AI for consumer facing applications.</w:t>
      </w:r>
    </w:p>
    <w:p w14:paraId="3667813B" w14:textId="508CC4BB" w:rsidR="00A8011A" w:rsidRPr="004476B8" w:rsidRDefault="00A8011A" w:rsidP="00C91734">
      <w:pPr>
        <w:spacing w:line="360" w:lineRule="auto"/>
        <w:jc w:val="both"/>
        <w:rPr>
          <w:color w:val="000000"/>
        </w:rPr>
      </w:pPr>
      <w:r w:rsidRPr="004476B8">
        <w:rPr>
          <w:color w:val="000000"/>
        </w:rPr>
        <w:t>Evaluative Protocols for Mobile Fashion AI: Extraction of relevant retrieval metrics  and recommendation metrics, user experience (UX) metrics and behavioral outcomes (engagement/retention),  as well as to establish a reproducible evaluation template.</w:t>
      </w:r>
    </w:p>
    <w:p w14:paraId="6E8DD210" w14:textId="77777777" w:rsidR="003251A3" w:rsidRPr="004476B8" w:rsidRDefault="003251A3" w:rsidP="007B63F8">
      <w:pPr>
        <w:spacing w:line="360" w:lineRule="auto"/>
        <w:rPr>
          <w:color w:val="000000"/>
        </w:rPr>
      </w:pPr>
    </w:p>
    <w:p w14:paraId="5BA0F7D9" w14:textId="4A8954AE" w:rsidR="003251A3" w:rsidRPr="00066C53" w:rsidRDefault="003251A3" w:rsidP="00066C53">
      <w:pPr>
        <w:pStyle w:val="Heading2"/>
        <w:rPr>
          <w:rStyle w:val="Heading2Char"/>
          <w:b/>
        </w:rPr>
      </w:pPr>
      <w:bookmarkStart w:id="17" w:name="_Toc213870839"/>
      <w:r w:rsidRPr="00066C53">
        <w:rPr>
          <w:rStyle w:val="Heading2Char"/>
          <w:b/>
        </w:rPr>
        <w:t>Research Challenges</w:t>
      </w:r>
      <w:bookmarkEnd w:id="17"/>
      <w:r w:rsidRPr="00066C53">
        <w:rPr>
          <w:rStyle w:val="Heading2Char"/>
          <w:b/>
        </w:rPr>
        <w:t xml:space="preserve"> </w:t>
      </w:r>
    </w:p>
    <w:p w14:paraId="49512C7A" w14:textId="409DC971" w:rsidR="003251A3" w:rsidRPr="003251A3" w:rsidRDefault="003251A3" w:rsidP="00C91734">
      <w:pPr>
        <w:jc w:val="both"/>
        <w:rPr>
          <w:sz w:val="36"/>
          <w:szCs w:val="36"/>
        </w:rPr>
      </w:pPr>
      <w:r w:rsidRPr="003251A3">
        <w:t xml:space="preserve">Designing </w:t>
      </w:r>
      <w:r w:rsidR="00C53763">
        <w:t>Lufyco</w:t>
      </w:r>
      <w:r w:rsidRPr="003251A3">
        <w:t xml:space="preserve"> involves several interconnected challenges:</w:t>
      </w:r>
    </w:p>
    <w:p w14:paraId="78DA6B52" w14:textId="77777777" w:rsidR="003251A3" w:rsidRPr="004476B8" w:rsidRDefault="003251A3" w:rsidP="006E6F26">
      <w:pPr>
        <w:pStyle w:val="ListParagraph"/>
        <w:numPr>
          <w:ilvl w:val="0"/>
          <w:numId w:val="33"/>
        </w:numPr>
        <w:spacing w:line="360" w:lineRule="auto"/>
        <w:jc w:val="both"/>
      </w:pPr>
      <w:r w:rsidRPr="004476B8">
        <w:t>Visual Robustness &amp; Freshness – To ensure that embeddings are still valid when the user’s photos are troublesome and to allow raking to be incrementally reindexed without needing to take the system down.</w:t>
      </w:r>
    </w:p>
    <w:p w14:paraId="6E5412F6" w14:textId="77777777" w:rsidR="003251A3" w:rsidRPr="004476B8" w:rsidRDefault="003251A3" w:rsidP="006E6F26">
      <w:pPr>
        <w:spacing w:line="360" w:lineRule="auto"/>
        <w:jc w:val="both"/>
      </w:pPr>
    </w:p>
    <w:p w14:paraId="2A68500B" w14:textId="77777777" w:rsidR="003251A3" w:rsidRPr="004476B8" w:rsidRDefault="003251A3" w:rsidP="006E6F26">
      <w:pPr>
        <w:pStyle w:val="ListParagraph"/>
        <w:numPr>
          <w:ilvl w:val="0"/>
          <w:numId w:val="33"/>
        </w:numPr>
        <w:spacing w:line="360" w:lineRule="auto"/>
        <w:jc w:val="both"/>
      </w:pPr>
      <w:r w:rsidRPr="004476B8">
        <w:t>Context &amp; Outfit Optimization –  The ability to combine explicit rules (such as order of dress) and learned preferences (such as color combos or play with silhouettes) while being open to creativity from the user.</w:t>
      </w:r>
    </w:p>
    <w:p w14:paraId="7ED38664" w14:textId="77777777" w:rsidR="003251A3" w:rsidRPr="004476B8" w:rsidRDefault="003251A3" w:rsidP="006E6F26">
      <w:pPr>
        <w:spacing w:line="360" w:lineRule="auto"/>
        <w:jc w:val="both"/>
      </w:pPr>
    </w:p>
    <w:p w14:paraId="13D7A6B6" w14:textId="2046F111" w:rsidR="003251A3" w:rsidRPr="004476B8" w:rsidRDefault="003251A3" w:rsidP="006E6F26">
      <w:pPr>
        <w:pStyle w:val="ListParagraph"/>
        <w:numPr>
          <w:ilvl w:val="0"/>
          <w:numId w:val="33"/>
        </w:numPr>
        <w:spacing w:line="360" w:lineRule="auto"/>
        <w:jc w:val="both"/>
      </w:pPr>
      <w:r w:rsidRPr="004476B8">
        <w:t>Cold Start &amp; Sparsity –  Providing a strong content-based default for new users and items using the wardrobe and context to overcome data sparsity.</w:t>
      </w:r>
    </w:p>
    <w:p w14:paraId="53235BAC" w14:textId="77777777" w:rsidR="003251A3" w:rsidRPr="004476B8" w:rsidRDefault="003251A3" w:rsidP="006E6F26">
      <w:pPr>
        <w:spacing w:line="360" w:lineRule="auto"/>
        <w:jc w:val="both"/>
      </w:pPr>
    </w:p>
    <w:p w14:paraId="0E80C13C" w14:textId="77777777" w:rsidR="003251A3" w:rsidRPr="004476B8" w:rsidRDefault="003251A3" w:rsidP="006E6F26">
      <w:pPr>
        <w:pStyle w:val="ListParagraph"/>
        <w:numPr>
          <w:ilvl w:val="0"/>
          <w:numId w:val="33"/>
        </w:numPr>
        <w:spacing w:line="360" w:lineRule="auto"/>
        <w:jc w:val="both"/>
      </w:pPr>
      <w:r w:rsidRPr="004476B8">
        <w:t>Latency &amp; Mobile Constraints –  Getting performance for under a second in mobile networks by leveraging caching, compressing content, etc.</w:t>
      </w:r>
    </w:p>
    <w:p w14:paraId="7C81D5E9" w14:textId="77777777" w:rsidR="003251A3" w:rsidRPr="004476B8" w:rsidRDefault="003251A3" w:rsidP="006E6F26">
      <w:pPr>
        <w:spacing w:line="360" w:lineRule="auto"/>
        <w:jc w:val="both"/>
      </w:pPr>
    </w:p>
    <w:p w14:paraId="1BF857EA" w14:textId="397356CC" w:rsidR="003251A3" w:rsidRPr="004476B8" w:rsidRDefault="003251A3" w:rsidP="006E6F26">
      <w:pPr>
        <w:pStyle w:val="ListParagraph"/>
        <w:numPr>
          <w:ilvl w:val="0"/>
          <w:numId w:val="33"/>
        </w:numPr>
        <w:spacing w:line="360" w:lineRule="auto"/>
        <w:jc w:val="both"/>
      </w:pPr>
      <w:r w:rsidRPr="004476B8">
        <w:t>Data Quality –  Normalizing attributes such as color or fabric, cleaning near</w:t>
      </w:r>
      <w:r w:rsidR="00723533" w:rsidRPr="004476B8">
        <w:t xml:space="preserve"> </w:t>
      </w:r>
      <w:r w:rsidRPr="004476B8">
        <w:t>duplicate items, or variants and multi-attribute conflict.</w:t>
      </w:r>
    </w:p>
    <w:p w14:paraId="215160AF" w14:textId="77777777" w:rsidR="003251A3" w:rsidRPr="004476B8" w:rsidRDefault="003251A3" w:rsidP="006E6F26">
      <w:pPr>
        <w:spacing w:line="360" w:lineRule="auto"/>
        <w:jc w:val="both"/>
      </w:pPr>
    </w:p>
    <w:p w14:paraId="49F6E7A6" w14:textId="77777777" w:rsidR="003251A3" w:rsidRPr="004476B8" w:rsidRDefault="003251A3" w:rsidP="006E6F26">
      <w:pPr>
        <w:pStyle w:val="ListParagraph"/>
        <w:numPr>
          <w:ilvl w:val="0"/>
          <w:numId w:val="33"/>
        </w:numPr>
        <w:spacing w:line="360" w:lineRule="auto"/>
        <w:jc w:val="both"/>
      </w:pPr>
      <w:r w:rsidRPr="004476B8">
        <w:t>Explainability &amp; UX –  To keep recommendations concise and simple consistent with garter ranking and simple to edit without overwhelming the user.</w:t>
      </w:r>
    </w:p>
    <w:p w14:paraId="2021AF7C" w14:textId="77777777" w:rsidR="003251A3" w:rsidRPr="004476B8" w:rsidRDefault="003251A3" w:rsidP="006E6F26">
      <w:pPr>
        <w:spacing w:line="360" w:lineRule="auto"/>
        <w:jc w:val="both"/>
      </w:pPr>
    </w:p>
    <w:p w14:paraId="655EBB88" w14:textId="4755FC44" w:rsidR="003251A3" w:rsidRPr="004476B8" w:rsidRDefault="003251A3" w:rsidP="006E6F26">
      <w:pPr>
        <w:pStyle w:val="ListParagraph"/>
        <w:numPr>
          <w:ilvl w:val="0"/>
          <w:numId w:val="33"/>
        </w:numPr>
        <w:spacing w:line="360" w:lineRule="auto"/>
        <w:jc w:val="both"/>
      </w:pPr>
      <w:r w:rsidRPr="004476B8">
        <w:t>Privacy &amp; Fairness - Protects user’s wardrobes and preferences from other users, provide transparency into settings, protect against narrow loop recommendations.</w:t>
      </w:r>
    </w:p>
    <w:p w14:paraId="60A96F8B" w14:textId="4BBBF92C" w:rsidR="00F15CBC" w:rsidRPr="00EA4CCB" w:rsidRDefault="00F15CBC" w:rsidP="00066C53">
      <w:pPr>
        <w:pStyle w:val="Heading2"/>
      </w:pPr>
      <w:bookmarkStart w:id="18" w:name="_Toc213870840"/>
      <w:r w:rsidRPr="00EA4CCB">
        <w:rPr>
          <w:rStyle w:val="Heading2Char"/>
          <w:rFonts w:cs="Times New Roman"/>
          <w:b/>
          <w:bCs/>
          <w:szCs w:val="28"/>
        </w:rPr>
        <w:t>Research Questions</w:t>
      </w:r>
      <w:bookmarkEnd w:id="18"/>
      <w:r w:rsidRPr="00EA4CCB">
        <w:t> </w:t>
      </w:r>
    </w:p>
    <w:p w14:paraId="5ECF200F" w14:textId="5A9BA53C" w:rsidR="00F15CBC" w:rsidRPr="00F15CBC" w:rsidRDefault="00F15CBC" w:rsidP="007B63F8">
      <w:pPr>
        <w:numPr>
          <w:ilvl w:val="0"/>
          <w:numId w:val="8"/>
        </w:numPr>
        <w:spacing w:before="240" w:line="360" w:lineRule="auto"/>
        <w:textAlignment w:val="baseline"/>
        <w:rPr>
          <w:color w:val="000000"/>
          <w:sz w:val="22"/>
          <w:szCs w:val="22"/>
        </w:rPr>
      </w:pPr>
      <w:r w:rsidRPr="00F15CBC">
        <w:rPr>
          <w:color w:val="000000"/>
          <w:sz w:val="22"/>
          <w:szCs w:val="22"/>
        </w:rPr>
        <w:t>RQ1: How can image-based fashion retrieval (embeddings, indexing, re-ranking) remain accurate, fast, and fresh on mobile across heterogeneous catalogs?</w:t>
      </w:r>
      <w:r w:rsidRPr="00F15CBC">
        <w:rPr>
          <w:color w:val="000000"/>
          <w:sz w:val="22"/>
          <w:szCs w:val="22"/>
        </w:rPr>
        <w:br/>
      </w:r>
    </w:p>
    <w:p w14:paraId="4B0DC128" w14:textId="201ECE55" w:rsidR="00F15CBC" w:rsidRPr="00F15CBC" w:rsidRDefault="00F15CBC" w:rsidP="007B63F8">
      <w:pPr>
        <w:numPr>
          <w:ilvl w:val="0"/>
          <w:numId w:val="8"/>
        </w:numPr>
        <w:spacing w:line="360" w:lineRule="auto"/>
        <w:textAlignment w:val="baseline"/>
        <w:rPr>
          <w:color w:val="000000"/>
          <w:sz w:val="22"/>
          <w:szCs w:val="22"/>
        </w:rPr>
      </w:pPr>
      <w:r w:rsidRPr="00F15CBC">
        <w:rPr>
          <w:color w:val="000000"/>
          <w:sz w:val="22"/>
          <w:szCs w:val="22"/>
        </w:rPr>
        <w:t>RQ2: Which contextual features (mood, occasion, weather, wardrobe embeddings, time horizon) most improve complete outfit quality, and what fusion strategy (rules vs. learned weights vs. graph constraints) performs best under latency constraints?</w:t>
      </w:r>
      <w:r w:rsidRPr="00F15CBC">
        <w:rPr>
          <w:color w:val="000000"/>
          <w:sz w:val="22"/>
          <w:szCs w:val="22"/>
        </w:rPr>
        <w:br/>
      </w:r>
    </w:p>
    <w:p w14:paraId="69B7EFF9" w14:textId="58DE5D0F" w:rsidR="00F15CBC" w:rsidRPr="00F15CBC" w:rsidRDefault="00F15CBC" w:rsidP="007B63F8">
      <w:pPr>
        <w:numPr>
          <w:ilvl w:val="0"/>
          <w:numId w:val="8"/>
        </w:numPr>
        <w:spacing w:after="240" w:line="360" w:lineRule="auto"/>
        <w:textAlignment w:val="baseline"/>
        <w:rPr>
          <w:color w:val="000000"/>
          <w:sz w:val="22"/>
          <w:szCs w:val="22"/>
        </w:rPr>
      </w:pPr>
      <w:r w:rsidRPr="00F15CBC">
        <w:rPr>
          <w:color w:val="000000"/>
          <w:sz w:val="22"/>
          <w:szCs w:val="22"/>
        </w:rPr>
        <w:t>RQ3: How do explainable recommendations (visual/attribute rationales, wardrobe-compatibility traces) affect user trust, satisfaction, edit behavior, and conversion intent compared to black-box baselines?</w:t>
      </w:r>
      <w:r w:rsidRPr="004476B8">
        <w:rPr>
          <w:color w:val="000000"/>
          <w:sz w:val="22"/>
          <w:szCs w:val="22"/>
        </w:rPr>
        <w:t xml:space="preserve"> </w:t>
      </w:r>
    </w:p>
    <w:p w14:paraId="6875E3B2" w14:textId="63C62288" w:rsidR="00676F22" w:rsidRPr="00066C53" w:rsidRDefault="00F15CBC" w:rsidP="00066C53">
      <w:pPr>
        <w:pStyle w:val="ListParagraph"/>
        <w:numPr>
          <w:ilvl w:val="0"/>
          <w:numId w:val="8"/>
        </w:numPr>
        <w:spacing w:line="360" w:lineRule="auto"/>
        <w:rPr>
          <w:rFonts w:eastAsiaTheme="minorHAnsi"/>
          <w:color w:val="000000"/>
          <w:kern w:val="2"/>
          <w:lang w:eastAsia="en-US"/>
          <w14:ligatures w14:val="standardContextual"/>
        </w:rPr>
      </w:pPr>
      <w:r w:rsidRPr="004476B8">
        <w:rPr>
          <w:color w:val="000000"/>
          <w:sz w:val="22"/>
          <w:szCs w:val="22"/>
        </w:rPr>
        <w:t>RQ4: What architectural and caching strategies ensure low</w:t>
      </w:r>
      <w:r w:rsidR="00723533" w:rsidRPr="004476B8">
        <w:rPr>
          <w:color w:val="000000"/>
          <w:sz w:val="22"/>
          <w:szCs w:val="22"/>
        </w:rPr>
        <w:t xml:space="preserve"> </w:t>
      </w:r>
      <w:r w:rsidRPr="004476B8">
        <w:rPr>
          <w:color w:val="000000"/>
          <w:sz w:val="22"/>
          <w:szCs w:val="22"/>
        </w:rPr>
        <w:t>latency, high</w:t>
      </w:r>
      <w:r w:rsidR="00723533" w:rsidRPr="004476B8">
        <w:rPr>
          <w:color w:val="000000"/>
          <w:sz w:val="22"/>
          <w:szCs w:val="22"/>
        </w:rPr>
        <w:t xml:space="preserve"> </w:t>
      </w:r>
      <w:r w:rsidRPr="004476B8">
        <w:rPr>
          <w:color w:val="000000"/>
          <w:sz w:val="22"/>
          <w:szCs w:val="22"/>
        </w:rPr>
        <w:t>availability performance for retrieval and recommendation in a mobile-first environment?</w:t>
      </w:r>
    </w:p>
    <w:p w14:paraId="1289CF3F" w14:textId="2C6CE40F" w:rsidR="00F15CBC" w:rsidRPr="00F15CBC" w:rsidRDefault="00F15CBC" w:rsidP="00066C53">
      <w:pPr>
        <w:pStyle w:val="Heading2"/>
      </w:pPr>
      <w:bookmarkStart w:id="19" w:name="_Toc213870841"/>
      <w:r w:rsidRPr="00F15CBC">
        <w:rPr>
          <w:rStyle w:val="Heading2Char"/>
          <w:rFonts w:cs="Times New Roman"/>
          <w:b/>
          <w:bCs/>
          <w:szCs w:val="28"/>
        </w:rPr>
        <w:t>Research Aim</w:t>
      </w:r>
      <w:bookmarkEnd w:id="19"/>
      <w:r w:rsidRPr="00F15CBC">
        <w:rPr>
          <w:sz w:val="30"/>
          <w:szCs w:val="30"/>
        </w:rPr>
        <w:t> </w:t>
      </w:r>
    </w:p>
    <w:p w14:paraId="6D2743E2" w14:textId="0FFB80E2" w:rsidR="00723533" w:rsidRDefault="00F15CBC" w:rsidP="00C91734">
      <w:pPr>
        <w:spacing w:line="360" w:lineRule="auto"/>
        <w:jc w:val="both"/>
      </w:pPr>
      <w:r w:rsidRPr="004476B8">
        <w:t xml:space="preserve">The Coaltion’s task was to generate, design, and validate a mobile-first, consumer exclusive fashion application named </w:t>
      </w:r>
      <w:r w:rsidR="00C53763">
        <w:t>Lufyco</w:t>
      </w:r>
      <w:r w:rsidRPr="004476B8">
        <w:t xml:space="preserve"> that led itself to strong image retrieval process, context aware AI Stylist that draws from the user’s digital wardrobe, and provide explainable and editable outfit selections to reduce decision fatigue, enhance shopper confidence, while being compliant with mobile latency and privacy.</w:t>
      </w:r>
    </w:p>
    <w:p w14:paraId="7F43D0A0" w14:textId="77777777" w:rsidR="006E6F26" w:rsidRDefault="006E6F26" w:rsidP="00C91734">
      <w:pPr>
        <w:spacing w:line="360" w:lineRule="auto"/>
        <w:jc w:val="both"/>
      </w:pPr>
    </w:p>
    <w:p w14:paraId="712C7C67" w14:textId="77777777" w:rsidR="006E6F26" w:rsidRPr="00676F22" w:rsidRDefault="006E6F26" w:rsidP="00C91734">
      <w:pPr>
        <w:spacing w:line="360" w:lineRule="auto"/>
        <w:jc w:val="both"/>
      </w:pPr>
    </w:p>
    <w:p w14:paraId="1CDFE4F5" w14:textId="2CF40D42" w:rsidR="00F15CBC" w:rsidRDefault="00F15CBC" w:rsidP="00B050ED">
      <w:pPr>
        <w:pStyle w:val="Heading2"/>
      </w:pPr>
      <w:bookmarkStart w:id="20" w:name="_Toc213870842"/>
      <w:r w:rsidRPr="00F15CBC">
        <w:rPr>
          <w:rStyle w:val="Heading2Char"/>
          <w:rFonts w:cs="Times New Roman"/>
          <w:b/>
          <w:bCs/>
          <w:szCs w:val="28"/>
        </w:rPr>
        <w:t>Research Objectives</w:t>
      </w:r>
      <w:bookmarkEnd w:id="20"/>
      <w:r w:rsidRPr="00F15CBC">
        <w:t>  </w:t>
      </w:r>
    </w:p>
    <w:p w14:paraId="0EA316D9" w14:textId="77777777" w:rsidR="003555E5" w:rsidRDefault="003555E5" w:rsidP="003555E5"/>
    <w:p w14:paraId="01FD70E8" w14:textId="5AE6DD58" w:rsidR="003555E5" w:rsidRPr="003555E5" w:rsidRDefault="003555E5" w:rsidP="003555E5">
      <w:pPr>
        <w:pStyle w:val="Caption"/>
        <w:jc w:val="center"/>
        <w:rPr>
          <w:sz w:val="20"/>
          <w:szCs w:val="20"/>
        </w:rPr>
      </w:pPr>
      <w:bookmarkStart w:id="21" w:name="_Toc213869704"/>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2</w:t>
      </w:r>
      <w:r w:rsidRPr="00B050ED">
        <w:rPr>
          <w:sz w:val="20"/>
          <w:szCs w:val="20"/>
        </w:rPr>
        <w:fldChar w:fldCharType="end"/>
      </w:r>
      <w:r w:rsidRPr="00B050ED">
        <w:rPr>
          <w:sz w:val="20"/>
          <w:szCs w:val="20"/>
          <w:lang w:val="en-US"/>
        </w:rPr>
        <w:t>:Research Objectives</w:t>
      </w:r>
      <w:bookmarkEnd w:id="21"/>
    </w:p>
    <w:tbl>
      <w:tblPr>
        <w:tblW w:w="0" w:type="auto"/>
        <w:tblCellMar>
          <w:top w:w="15" w:type="dxa"/>
          <w:left w:w="15" w:type="dxa"/>
          <w:bottom w:w="15" w:type="dxa"/>
          <w:right w:w="15" w:type="dxa"/>
        </w:tblCellMar>
        <w:tblLook w:val="04A0" w:firstRow="1" w:lastRow="0" w:firstColumn="1" w:lastColumn="0" w:noHBand="0" w:noVBand="1"/>
      </w:tblPr>
      <w:tblGrid>
        <w:gridCol w:w="1081"/>
        <w:gridCol w:w="1609"/>
        <w:gridCol w:w="4357"/>
        <w:gridCol w:w="983"/>
        <w:gridCol w:w="986"/>
      </w:tblGrid>
      <w:tr w:rsidR="00F15CBC" w:rsidRPr="00F15CBC" w14:paraId="36AD9A5D"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5F521C" w14:textId="77777777" w:rsidR="00F15CBC" w:rsidRPr="00F15CBC" w:rsidRDefault="00F15CBC" w:rsidP="007B63F8">
            <w:pPr>
              <w:spacing w:line="360" w:lineRule="auto"/>
              <w:jc w:val="center"/>
            </w:pPr>
            <w:r w:rsidRPr="00F15CBC">
              <w:rPr>
                <w:color w:val="000000"/>
                <w:sz w:val="22"/>
                <w:szCs w:val="22"/>
              </w:rPr>
              <w:t>Objective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DE478" w14:textId="77777777" w:rsidR="00F15CBC" w:rsidRPr="00F15CBC" w:rsidRDefault="00F15CBC" w:rsidP="007B63F8">
            <w:pPr>
              <w:spacing w:line="360" w:lineRule="auto"/>
              <w:jc w:val="center"/>
            </w:pPr>
            <w:r w:rsidRPr="00F15CBC">
              <w:rPr>
                <w:color w:val="000000"/>
                <w:sz w:val="22"/>
                <w:szCs w:val="22"/>
              </w:rPr>
              <w:t>Research Objective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2C9CD" w14:textId="77777777" w:rsidR="00F15CBC" w:rsidRPr="00F15CBC" w:rsidRDefault="00F15CBC" w:rsidP="007B63F8">
            <w:pPr>
              <w:spacing w:line="360" w:lineRule="auto"/>
              <w:jc w:val="center"/>
            </w:pPr>
            <w:r w:rsidRPr="00F15CBC">
              <w:rPr>
                <w:color w:val="000000"/>
                <w:sz w:val="22"/>
                <w:szCs w:val="22"/>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54A122" w14:textId="77777777" w:rsidR="00F15CBC" w:rsidRPr="00F15CBC" w:rsidRDefault="00F15CBC" w:rsidP="007B63F8">
            <w:pPr>
              <w:spacing w:line="360" w:lineRule="auto"/>
              <w:jc w:val="center"/>
            </w:pPr>
            <w:r w:rsidRPr="00F15CBC">
              <w:rPr>
                <w:color w:val="000000"/>
                <w:sz w:val="22"/>
                <w:szCs w:val="22"/>
              </w:rPr>
              <w:t>LOs Mapped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638CB" w14:textId="77777777" w:rsidR="00F15CBC" w:rsidRPr="00F15CBC" w:rsidRDefault="00F15CBC" w:rsidP="007B63F8">
            <w:pPr>
              <w:spacing w:line="360" w:lineRule="auto"/>
              <w:jc w:val="center"/>
            </w:pPr>
            <w:r w:rsidRPr="00F15CBC">
              <w:rPr>
                <w:color w:val="000000"/>
                <w:sz w:val="22"/>
                <w:szCs w:val="22"/>
              </w:rPr>
              <w:t>RQs Mapped</w:t>
            </w:r>
          </w:p>
        </w:tc>
      </w:tr>
      <w:tr w:rsidR="00F15CBC" w:rsidRPr="00F15CBC" w14:paraId="3B896F25"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7BABA" w14:textId="77777777" w:rsidR="00F15CBC" w:rsidRPr="00F15CBC" w:rsidRDefault="00F15CBC" w:rsidP="007B63F8">
            <w:pPr>
              <w:spacing w:line="360" w:lineRule="auto"/>
            </w:pPr>
            <w:r w:rsidRPr="00F15CBC">
              <w:rPr>
                <w:color w:val="000000"/>
                <w:sz w:val="22"/>
                <w:szCs w:val="22"/>
              </w:rPr>
              <w:t>R01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933C59" w14:textId="77777777" w:rsidR="00F15CBC" w:rsidRPr="00F15CBC" w:rsidRDefault="00F15CBC" w:rsidP="007B63F8">
            <w:pPr>
              <w:spacing w:line="360" w:lineRule="auto"/>
            </w:pPr>
            <w:r w:rsidRPr="00F15CBC">
              <w:rPr>
                <w:color w:val="000000"/>
                <w:sz w:val="22"/>
                <w:szCs w:val="22"/>
              </w:rPr>
              <w:t>Literature survey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F06CF" w14:textId="77777777" w:rsidR="00F15CBC" w:rsidRPr="00F15CBC" w:rsidRDefault="00F15CBC" w:rsidP="007B63F8">
            <w:pPr>
              <w:spacing w:line="360" w:lineRule="auto"/>
            </w:pPr>
            <w:r w:rsidRPr="00F15CBC">
              <w:rPr>
                <w:color w:val="000000"/>
                <w:sz w:val="22"/>
                <w:szCs w:val="22"/>
              </w:rPr>
              <w:t>Review prior works in image retrieval, outfit compatibility, contextual recommenders, and explainable AI for fashion.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5235F" w14:textId="77777777" w:rsidR="00F15CBC" w:rsidRPr="00F15CBC" w:rsidRDefault="00F15CBC" w:rsidP="007B63F8">
            <w:pPr>
              <w:spacing w:line="360" w:lineRule="auto"/>
            </w:pPr>
            <w:r w:rsidRPr="00F15CBC">
              <w:rPr>
                <w:color w:val="000000"/>
                <w:sz w:val="22"/>
                <w:szCs w:val="22"/>
              </w:rPr>
              <w:t>LO1, LO4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AA3C5" w14:textId="77777777" w:rsidR="00F15CBC" w:rsidRPr="00F15CBC" w:rsidRDefault="00F15CBC" w:rsidP="007B63F8">
            <w:pPr>
              <w:spacing w:line="360" w:lineRule="auto"/>
            </w:pPr>
            <w:r w:rsidRPr="00F15CBC">
              <w:rPr>
                <w:color w:val="000000"/>
                <w:sz w:val="22"/>
                <w:szCs w:val="22"/>
              </w:rPr>
              <w:t>RQ1, RQ2, RQ3</w:t>
            </w:r>
          </w:p>
        </w:tc>
      </w:tr>
      <w:tr w:rsidR="00F15CBC" w:rsidRPr="00F15CBC" w14:paraId="5C05E777"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9A939" w14:textId="77777777" w:rsidR="00F15CBC" w:rsidRPr="00F15CBC" w:rsidRDefault="00F15CBC" w:rsidP="007B63F8">
            <w:pPr>
              <w:spacing w:line="360" w:lineRule="auto"/>
            </w:pPr>
            <w:r w:rsidRPr="00F15CBC">
              <w:rPr>
                <w:color w:val="000000"/>
                <w:sz w:val="22"/>
                <w:szCs w:val="22"/>
              </w:rPr>
              <w:lastRenderedPageBreak/>
              <w:t>R02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DADD3" w14:textId="77777777" w:rsidR="00F15CBC" w:rsidRPr="00F15CBC" w:rsidRDefault="00F15CBC" w:rsidP="007B63F8">
            <w:pPr>
              <w:spacing w:line="360" w:lineRule="auto"/>
            </w:pPr>
            <w:r w:rsidRPr="00F15CBC">
              <w:rPr>
                <w:color w:val="000000"/>
                <w:sz w:val="22"/>
                <w:szCs w:val="22"/>
              </w:rPr>
              <w:t>Gap analysis for mobile UX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E24162" w14:textId="77777777" w:rsidR="00F15CBC" w:rsidRPr="00F15CBC" w:rsidRDefault="00F15CBC" w:rsidP="007B63F8">
            <w:pPr>
              <w:spacing w:line="360" w:lineRule="auto"/>
            </w:pPr>
            <w:r w:rsidRPr="00F15CBC">
              <w:rPr>
                <w:color w:val="000000"/>
                <w:sz w:val="22"/>
                <w:szCs w:val="22"/>
              </w:rPr>
              <w:t>Identify limitations in existing mobile fashion apps (latency, explainability, intent capture, wardrobe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31C40" w14:textId="77777777" w:rsidR="00F15CBC" w:rsidRPr="00F15CBC" w:rsidRDefault="00F15CBC" w:rsidP="007B63F8">
            <w:pPr>
              <w:spacing w:line="360" w:lineRule="auto"/>
            </w:pPr>
            <w:r w:rsidRPr="00F15CBC">
              <w:rPr>
                <w:color w:val="000000"/>
                <w:sz w:val="22"/>
                <w:szCs w:val="22"/>
              </w:rPr>
              <w:t>LO2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FA04F" w14:textId="77777777" w:rsidR="00F15CBC" w:rsidRPr="00F15CBC" w:rsidRDefault="00F15CBC" w:rsidP="007B63F8">
            <w:pPr>
              <w:spacing w:line="360" w:lineRule="auto"/>
            </w:pPr>
            <w:r w:rsidRPr="00F15CBC">
              <w:rPr>
                <w:color w:val="000000"/>
                <w:sz w:val="22"/>
                <w:szCs w:val="22"/>
              </w:rPr>
              <w:t>RQ1, RQ2</w:t>
            </w:r>
          </w:p>
        </w:tc>
      </w:tr>
      <w:tr w:rsidR="00F15CBC" w:rsidRPr="00F15CBC" w14:paraId="0700E1C9"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DA84E" w14:textId="77777777" w:rsidR="00F15CBC" w:rsidRPr="00F15CBC" w:rsidRDefault="00F15CBC" w:rsidP="007B63F8">
            <w:pPr>
              <w:spacing w:line="360" w:lineRule="auto"/>
            </w:pPr>
            <w:r w:rsidRPr="00F15CBC">
              <w:rPr>
                <w:color w:val="000000"/>
                <w:sz w:val="22"/>
                <w:szCs w:val="22"/>
              </w:rPr>
              <w:t>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E9DA3" w14:textId="77777777" w:rsidR="00F15CBC" w:rsidRPr="00F15CBC" w:rsidRDefault="00F15CBC" w:rsidP="007B63F8">
            <w:pPr>
              <w:spacing w:line="360" w:lineRule="auto"/>
            </w:pPr>
            <w:r w:rsidRPr="00F15CBC">
              <w:rPr>
                <w:color w:val="000000"/>
                <w:sz w:val="22"/>
                <w:szCs w:val="22"/>
              </w:rPr>
              <w:t>Data collection &amp; preprocessing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72663B" w14:textId="77777777" w:rsidR="00F15CBC" w:rsidRPr="00F15CBC" w:rsidRDefault="00F15CBC" w:rsidP="007B63F8">
            <w:pPr>
              <w:spacing w:line="360" w:lineRule="auto"/>
            </w:pPr>
            <w:r w:rsidRPr="00F15CBC">
              <w:rPr>
                <w:color w:val="000000"/>
                <w:sz w:val="22"/>
                <w:szCs w:val="22"/>
              </w:rPr>
              <w:t>Build multimodal datasets: user-like photos, catalog images, attributes; weather/mood/occasion schemas; wardrobe metadata.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8D48D" w14:textId="77777777" w:rsidR="00F15CBC" w:rsidRPr="00F15CBC" w:rsidRDefault="00F15CBC" w:rsidP="007B63F8">
            <w:pPr>
              <w:spacing w:line="360" w:lineRule="auto"/>
            </w:pPr>
            <w:r w:rsidRPr="00F15CBC">
              <w:rPr>
                <w:color w:val="000000"/>
                <w:sz w:val="22"/>
                <w:szCs w:val="22"/>
              </w:rPr>
              <w:t>LO3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F0D60" w14:textId="77777777" w:rsidR="00F15CBC" w:rsidRPr="00F15CBC" w:rsidRDefault="00F15CBC" w:rsidP="007B63F8">
            <w:pPr>
              <w:spacing w:line="360" w:lineRule="auto"/>
            </w:pPr>
            <w:r w:rsidRPr="00F15CBC">
              <w:rPr>
                <w:color w:val="000000"/>
                <w:sz w:val="22"/>
                <w:szCs w:val="22"/>
              </w:rPr>
              <w:t>RQ1, RQ2</w:t>
            </w:r>
          </w:p>
        </w:tc>
      </w:tr>
      <w:tr w:rsidR="00F15CBC" w:rsidRPr="00F15CBC" w14:paraId="3B130E08"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2A18E" w14:textId="77777777" w:rsidR="00F15CBC" w:rsidRPr="00F15CBC" w:rsidRDefault="00F15CBC" w:rsidP="007B63F8">
            <w:pPr>
              <w:spacing w:line="360" w:lineRule="auto"/>
            </w:pPr>
            <w:r w:rsidRPr="00F15CBC">
              <w:rPr>
                <w:color w:val="000000"/>
                <w:sz w:val="22"/>
                <w:szCs w:val="22"/>
              </w:rPr>
              <w:t>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5C8DA4" w14:textId="77777777" w:rsidR="00F15CBC" w:rsidRPr="00F15CBC" w:rsidRDefault="00F15CBC" w:rsidP="007B63F8">
            <w:pPr>
              <w:spacing w:line="360" w:lineRule="auto"/>
            </w:pPr>
            <w:r w:rsidRPr="00F15CBC">
              <w:rPr>
                <w:color w:val="000000"/>
                <w:sz w:val="22"/>
                <w:szCs w:val="22"/>
              </w:rPr>
              <w:t>Image-based retrieval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2AA3D" w14:textId="1C5B0EB9" w:rsidR="00F15CBC" w:rsidRPr="00F15CBC" w:rsidRDefault="00F15CBC" w:rsidP="007B63F8">
            <w:pPr>
              <w:spacing w:line="360" w:lineRule="auto"/>
            </w:pPr>
            <w:r w:rsidRPr="00F15CBC">
              <w:rPr>
                <w:color w:val="000000"/>
                <w:sz w:val="22"/>
                <w:szCs w:val="22"/>
              </w:rPr>
              <w:t>Train ViT/CNN embeddings; implement ANN search with re-ranking; evaluate under user-photo noise.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9C1F3" w14:textId="77777777" w:rsidR="00F15CBC" w:rsidRPr="00F15CBC" w:rsidRDefault="00F15CBC" w:rsidP="007B63F8">
            <w:pPr>
              <w:spacing w:line="360" w:lineRule="auto"/>
            </w:pPr>
            <w:r w:rsidRPr="00F15CBC">
              <w:rPr>
                <w:color w:val="000000"/>
                <w:sz w:val="22"/>
                <w:szCs w:val="22"/>
              </w:rPr>
              <w:t>LO1, LO4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24E4F" w14:textId="77777777" w:rsidR="00F15CBC" w:rsidRPr="00F15CBC" w:rsidRDefault="00F15CBC" w:rsidP="007B63F8">
            <w:pPr>
              <w:spacing w:line="360" w:lineRule="auto"/>
            </w:pPr>
            <w:r w:rsidRPr="00F15CBC">
              <w:rPr>
                <w:color w:val="000000"/>
                <w:sz w:val="22"/>
                <w:szCs w:val="22"/>
              </w:rPr>
              <w:t>RQ1</w:t>
            </w:r>
          </w:p>
        </w:tc>
      </w:tr>
      <w:tr w:rsidR="00F15CBC" w:rsidRPr="00F15CBC" w14:paraId="57CBE98E"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E20DF" w14:textId="77777777" w:rsidR="00F15CBC" w:rsidRPr="00F15CBC" w:rsidRDefault="00F15CBC" w:rsidP="007B63F8">
            <w:pPr>
              <w:spacing w:line="360" w:lineRule="auto"/>
            </w:pPr>
            <w:r w:rsidRPr="00F15CBC">
              <w:rPr>
                <w:color w:val="000000"/>
                <w:sz w:val="22"/>
                <w:szCs w:val="22"/>
              </w:rPr>
              <w:t>R05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FEE4A" w14:textId="77777777" w:rsidR="00F15CBC" w:rsidRPr="00F15CBC" w:rsidRDefault="00F15CBC" w:rsidP="007B63F8">
            <w:pPr>
              <w:spacing w:line="360" w:lineRule="auto"/>
            </w:pPr>
            <w:r w:rsidRPr="00F15CBC">
              <w:rPr>
                <w:color w:val="000000"/>
                <w:sz w:val="22"/>
                <w:szCs w:val="22"/>
              </w:rPr>
              <w:t>Context-aware outfit recommender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58094" w14:textId="6C50A2D3" w:rsidR="00F15CBC" w:rsidRPr="00F15CBC" w:rsidRDefault="00F15CBC" w:rsidP="007B63F8">
            <w:pPr>
              <w:spacing w:line="360" w:lineRule="auto"/>
            </w:pPr>
            <w:r w:rsidRPr="00F15CBC">
              <w:rPr>
                <w:color w:val="000000"/>
                <w:sz w:val="22"/>
                <w:szCs w:val="22"/>
              </w:rPr>
              <w:t>Fuse mood/occasion/weather/wardrobe/time; optimize for latency; evaluate Precision &amp; ablations.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924C44" w14:textId="77777777" w:rsidR="00F15CBC" w:rsidRPr="00F15CBC" w:rsidRDefault="00F15CBC" w:rsidP="007B63F8">
            <w:pPr>
              <w:spacing w:line="360" w:lineRule="auto"/>
            </w:pPr>
            <w:r w:rsidRPr="00F15CBC">
              <w:rPr>
                <w:color w:val="000000"/>
                <w:sz w:val="22"/>
                <w:szCs w:val="22"/>
              </w:rPr>
              <w:t>LO1, LO4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47D68" w14:textId="77777777" w:rsidR="00F15CBC" w:rsidRPr="00F15CBC" w:rsidRDefault="00F15CBC" w:rsidP="007B63F8">
            <w:pPr>
              <w:spacing w:line="360" w:lineRule="auto"/>
            </w:pPr>
            <w:r w:rsidRPr="00F15CBC">
              <w:rPr>
                <w:color w:val="000000"/>
                <w:sz w:val="22"/>
                <w:szCs w:val="22"/>
              </w:rPr>
              <w:t>RQ2</w:t>
            </w:r>
          </w:p>
        </w:tc>
      </w:tr>
      <w:tr w:rsidR="00F15CBC" w:rsidRPr="00F15CBC" w14:paraId="45A902AE"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CBC035" w14:textId="77777777" w:rsidR="00F15CBC" w:rsidRPr="00F15CBC" w:rsidRDefault="00F15CBC" w:rsidP="007B63F8">
            <w:pPr>
              <w:spacing w:line="360" w:lineRule="auto"/>
            </w:pPr>
            <w:r w:rsidRPr="00F15CBC">
              <w:rPr>
                <w:color w:val="000000"/>
                <w:sz w:val="22"/>
                <w:szCs w:val="22"/>
              </w:rPr>
              <w:t>R06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98001" w14:textId="77777777" w:rsidR="00F15CBC" w:rsidRPr="00F15CBC" w:rsidRDefault="00F15CBC" w:rsidP="007B63F8">
            <w:pPr>
              <w:spacing w:line="360" w:lineRule="auto"/>
            </w:pPr>
            <w:r w:rsidRPr="00F15CBC">
              <w:rPr>
                <w:color w:val="000000"/>
                <w:sz w:val="22"/>
                <w:szCs w:val="22"/>
              </w:rPr>
              <w:t>Explainability module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07C88" w14:textId="77777777" w:rsidR="00F15CBC" w:rsidRPr="00F15CBC" w:rsidRDefault="00F15CBC" w:rsidP="007B63F8">
            <w:pPr>
              <w:spacing w:line="360" w:lineRule="auto"/>
            </w:pPr>
            <w:r w:rsidRPr="00F15CBC">
              <w:rPr>
                <w:color w:val="000000"/>
                <w:sz w:val="22"/>
                <w:szCs w:val="22"/>
              </w:rPr>
              <w:t>Generate concise rationales consistent with ranking; test effects on trust, satisfaction, edit behavior.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642E5" w14:textId="77777777" w:rsidR="00F15CBC" w:rsidRPr="00F15CBC" w:rsidRDefault="00F15CBC" w:rsidP="007B63F8">
            <w:pPr>
              <w:spacing w:line="360" w:lineRule="auto"/>
            </w:pPr>
            <w:r w:rsidRPr="00F15CBC">
              <w:rPr>
                <w:color w:val="000000"/>
                <w:sz w:val="22"/>
                <w:szCs w:val="22"/>
              </w:rPr>
              <w:t>LO1, LO3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1550F" w14:textId="77777777" w:rsidR="00F15CBC" w:rsidRPr="00F15CBC" w:rsidRDefault="00F15CBC" w:rsidP="007B63F8">
            <w:pPr>
              <w:spacing w:line="360" w:lineRule="auto"/>
            </w:pPr>
            <w:r w:rsidRPr="00F15CBC">
              <w:rPr>
                <w:color w:val="000000"/>
                <w:sz w:val="22"/>
                <w:szCs w:val="22"/>
              </w:rPr>
              <w:t>RQ3</w:t>
            </w:r>
          </w:p>
        </w:tc>
      </w:tr>
      <w:tr w:rsidR="00F15CBC" w:rsidRPr="00F15CBC" w14:paraId="2181FAFA"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D8AC11" w14:textId="77777777" w:rsidR="00F15CBC" w:rsidRPr="00F15CBC" w:rsidRDefault="00F15CBC" w:rsidP="007B63F8">
            <w:pPr>
              <w:spacing w:line="360" w:lineRule="auto"/>
            </w:pPr>
            <w:r w:rsidRPr="00F15CBC">
              <w:rPr>
                <w:color w:val="000000"/>
                <w:sz w:val="22"/>
                <w:szCs w:val="22"/>
              </w:rPr>
              <w:t>R07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E06BB" w14:textId="77777777" w:rsidR="00F15CBC" w:rsidRPr="00F15CBC" w:rsidRDefault="00F15CBC" w:rsidP="007B63F8">
            <w:pPr>
              <w:spacing w:line="360" w:lineRule="auto"/>
            </w:pPr>
            <w:r w:rsidRPr="00F15CBC">
              <w:rPr>
                <w:color w:val="000000"/>
                <w:sz w:val="22"/>
                <w:szCs w:val="22"/>
              </w:rPr>
              <w:t>Mobile app UX &amp; performance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6505D4" w14:textId="77777777" w:rsidR="00F15CBC" w:rsidRPr="00F15CBC" w:rsidRDefault="00F15CBC" w:rsidP="007B63F8">
            <w:pPr>
              <w:spacing w:line="360" w:lineRule="auto"/>
            </w:pPr>
            <w:r w:rsidRPr="00F15CBC">
              <w:rPr>
                <w:color w:val="000000"/>
                <w:sz w:val="22"/>
                <w:szCs w:val="22"/>
              </w:rPr>
              <w:t>Implement low-latency flows, caching, and offline-friendly states; measure SUS and time-to-decision.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9D844F" w14:textId="77777777" w:rsidR="00F15CBC" w:rsidRPr="00F15CBC" w:rsidRDefault="00F15CBC" w:rsidP="007B63F8">
            <w:pPr>
              <w:spacing w:line="360" w:lineRule="auto"/>
            </w:pPr>
            <w:r w:rsidRPr="00F15CBC">
              <w:rPr>
                <w:color w:val="000000"/>
                <w:sz w:val="22"/>
                <w:szCs w:val="22"/>
              </w:rPr>
              <w:t>LO5, LO7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E9B2EC" w14:textId="77777777" w:rsidR="00F15CBC" w:rsidRPr="00F15CBC" w:rsidRDefault="00F15CBC" w:rsidP="007B63F8">
            <w:pPr>
              <w:spacing w:line="360" w:lineRule="auto"/>
            </w:pPr>
            <w:r w:rsidRPr="00F15CBC">
              <w:rPr>
                <w:color w:val="000000"/>
                <w:sz w:val="22"/>
                <w:szCs w:val="22"/>
              </w:rPr>
              <w:t>RQ1–RQ4</w:t>
            </w:r>
          </w:p>
        </w:tc>
      </w:tr>
      <w:tr w:rsidR="00F15CBC" w:rsidRPr="00F15CBC" w14:paraId="4AA2F3F6" w14:textId="77777777">
        <w:trPr>
          <w:trHeight w:val="10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60A3C" w14:textId="77777777" w:rsidR="00F15CBC" w:rsidRPr="00F15CBC" w:rsidRDefault="00F15CBC" w:rsidP="007B63F8">
            <w:pPr>
              <w:spacing w:line="360" w:lineRule="auto"/>
            </w:pPr>
            <w:r w:rsidRPr="00F15CBC">
              <w:rPr>
                <w:color w:val="000000"/>
                <w:sz w:val="22"/>
                <w:szCs w:val="22"/>
              </w:rPr>
              <w:t>R08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43693A" w14:textId="77777777" w:rsidR="00F15CBC" w:rsidRPr="00F15CBC" w:rsidRDefault="00F15CBC" w:rsidP="007B63F8">
            <w:pPr>
              <w:spacing w:line="360" w:lineRule="auto"/>
            </w:pPr>
            <w:r w:rsidRPr="00F15CBC">
              <w:rPr>
                <w:color w:val="000000"/>
                <w:sz w:val="22"/>
                <w:szCs w:val="22"/>
              </w:rPr>
              <w:t>End-to-end evaluation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8B036" w14:textId="16642E90" w:rsidR="00F15CBC" w:rsidRPr="00F15CBC" w:rsidRDefault="00F15CBC" w:rsidP="007B63F8">
            <w:pPr>
              <w:spacing w:line="360" w:lineRule="auto"/>
            </w:pPr>
            <w:r w:rsidRPr="00F15CBC">
              <w:rPr>
                <w:color w:val="000000"/>
                <w:sz w:val="22"/>
                <w:szCs w:val="22"/>
              </w:rPr>
              <w:t>Compare against baselines report UX + behavioral outcomes; document reproducible pipelines.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CCECD" w14:textId="77777777" w:rsidR="00F15CBC" w:rsidRPr="00F15CBC" w:rsidRDefault="00F15CBC" w:rsidP="007B63F8">
            <w:pPr>
              <w:spacing w:line="360" w:lineRule="auto"/>
            </w:pPr>
            <w:r w:rsidRPr="00F15CBC">
              <w:rPr>
                <w:color w:val="000000"/>
                <w:sz w:val="22"/>
                <w:szCs w:val="22"/>
              </w:rPr>
              <w:t>LO1, LO3, LO4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965761" w14:textId="77777777" w:rsidR="00F15CBC" w:rsidRPr="00F15CBC" w:rsidRDefault="00F15CBC" w:rsidP="007B63F8">
            <w:pPr>
              <w:spacing w:line="360" w:lineRule="auto"/>
            </w:pPr>
            <w:r w:rsidRPr="00F15CBC">
              <w:rPr>
                <w:color w:val="000000"/>
                <w:sz w:val="22"/>
                <w:szCs w:val="22"/>
              </w:rPr>
              <w:t>RQ1–RQ4</w:t>
            </w:r>
          </w:p>
        </w:tc>
      </w:tr>
    </w:tbl>
    <w:p w14:paraId="7A2D4AC9" w14:textId="77777777" w:rsidR="00B050ED" w:rsidRPr="00B050ED" w:rsidRDefault="00B050ED" w:rsidP="00B050ED"/>
    <w:p w14:paraId="7E79C67F" w14:textId="099320CB" w:rsidR="00F15CBC" w:rsidRDefault="00F15CBC" w:rsidP="00B050ED">
      <w:pPr>
        <w:pStyle w:val="Heading2"/>
      </w:pPr>
      <w:bookmarkStart w:id="22" w:name="_Toc213870843"/>
      <w:r w:rsidRPr="00066C53">
        <w:t>Project Scope</w:t>
      </w:r>
      <w:bookmarkEnd w:id="22"/>
    </w:p>
    <w:p w14:paraId="45CEB34F" w14:textId="77777777" w:rsidR="00B050ED" w:rsidRPr="00B050ED" w:rsidRDefault="00B050ED" w:rsidP="00B050ED"/>
    <w:p w14:paraId="20C0E87B" w14:textId="11DE0910" w:rsidR="00F15CBC" w:rsidRPr="00EA4CCB" w:rsidRDefault="00F15CBC" w:rsidP="00066C53">
      <w:pPr>
        <w:pStyle w:val="Heading3"/>
        <w:rPr>
          <w:rStyle w:val="Heading3Char"/>
          <w:b/>
          <w:bCs/>
          <w:szCs w:val="24"/>
        </w:rPr>
      </w:pPr>
      <w:bookmarkStart w:id="23" w:name="_Toc213870844"/>
      <w:r w:rsidRPr="00F15CBC">
        <w:rPr>
          <w:rStyle w:val="Heading3Char"/>
          <w:b/>
          <w:bCs/>
          <w:szCs w:val="24"/>
        </w:rPr>
        <w:t>In Scope</w:t>
      </w:r>
      <w:bookmarkEnd w:id="23"/>
    </w:p>
    <w:p w14:paraId="010BED60" w14:textId="77777777" w:rsidR="00F15CBC" w:rsidRPr="004476B8" w:rsidRDefault="00F15CBC" w:rsidP="00C91734">
      <w:pPr>
        <w:spacing w:line="360" w:lineRule="auto"/>
        <w:jc w:val="both"/>
      </w:pPr>
      <w:r w:rsidRPr="004476B8">
        <w:t>Mobile app (Android/iOS) for customers that has the following:</w:t>
      </w:r>
    </w:p>
    <w:p w14:paraId="0349D1D7" w14:textId="77777777" w:rsidR="00F15CBC" w:rsidRPr="004476B8" w:rsidRDefault="00F15CBC" w:rsidP="00C91734">
      <w:pPr>
        <w:pStyle w:val="ListParagraph"/>
        <w:numPr>
          <w:ilvl w:val="0"/>
          <w:numId w:val="32"/>
        </w:numPr>
        <w:spacing w:line="360" w:lineRule="auto"/>
        <w:jc w:val="both"/>
      </w:pPr>
      <w:r w:rsidRPr="004476B8">
        <w:t>Image-based clothing retrieval from user images/screenshots.</w:t>
      </w:r>
    </w:p>
    <w:p w14:paraId="078A752B" w14:textId="3438D4D5" w:rsidR="00F15CBC" w:rsidRPr="004476B8" w:rsidRDefault="00F15CBC" w:rsidP="00C91734">
      <w:pPr>
        <w:pStyle w:val="ListParagraph"/>
        <w:numPr>
          <w:ilvl w:val="0"/>
          <w:numId w:val="32"/>
        </w:numPr>
        <w:spacing w:line="360" w:lineRule="auto"/>
        <w:jc w:val="both"/>
      </w:pPr>
      <w:r w:rsidRPr="004476B8">
        <w:t>Context-aware AI Stylist + user inputs based on mood, occasion, weather, time of day.</w:t>
      </w:r>
    </w:p>
    <w:p w14:paraId="24EA8B08" w14:textId="77777777" w:rsidR="00F15CBC" w:rsidRPr="004476B8" w:rsidRDefault="00F15CBC" w:rsidP="00C91734">
      <w:pPr>
        <w:pStyle w:val="ListParagraph"/>
        <w:numPr>
          <w:ilvl w:val="0"/>
          <w:numId w:val="32"/>
        </w:numPr>
        <w:spacing w:line="360" w:lineRule="auto"/>
        <w:jc w:val="both"/>
      </w:pPr>
      <w:r w:rsidRPr="004476B8">
        <w:t>Digital wardrobe: upload items with auto-tagging by category, color, season, fabric.</w:t>
      </w:r>
    </w:p>
    <w:p w14:paraId="56C899FF" w14:textId="77777777" w:rsidR="00F15CBC" w:rsidRPr="004476B8" w:rsidRDefault="00F15CBC" w:rsidP="00C91734">
      <w:pPr>
        <w:pStyle w:val="ListParagraph"/>
        <w:numPr>
          <w:ilvl w:val="0"/>
          <w:numId w:val="32"/>
        </w:numPr>
        <w:spacing w:line="360" w:lineRule="auto"/>
        <w:jc w:val="both"/>
      </w:pPr>
      <w:r w:rsidRPr="004476B8">
        <w:t>Editable outfit recommendation with alternatives displayed and a simple swap interaction.</w:t>
      </w:r>
    </w:p>
    <w:p w14:paraId="7EACF1FC" w14:textId="77777777" w:rsidR="00F15CBC" w:rsidRPr="004476B8" w:rsidRDefault="00F15CBC" w:rsidP="00C91734">
      <w:pPr>
        <w:pStyle w:val="ListParagraph"/>
        <w:numPr>
          <w:ilvl w:val="0"/>
          <w:numId w:val="32"/>
        </w:numPr>
        <w:spacing w:line="360" w:lineRule="auto"/>
        <w:jc w:val="both"/>
      </w:pPr>
      <w:r w:rsidRPr="004476B8">
        <w:lastRenderedPageBreak/>
        <w:t>Save/share style cards, wishlist, and simple browsing/search filters.</w:t>
      </w:r>
    </w:p>
    <w:p w14:paraId="43D123F3" w14:textId="23A37134" w:rsidR="003251A3" w:rsidRPr="004476B8" w:rsidRDefault="003251A3" w:rsidP="007B63F8">
      <w:pPr>
        <w:spacing w:line="360" w:lineRule="auto"/>
      </w:pPr>
    </w:p>
    <w:p w14:paraId="0782EF98" w14:textId="4B8069D1" w:rsidR="00544722" w:rsidRPr="00066C53" w:rsidRDefault="00544722" w:rsidP="00066C53">
      <w:pPr>
        <w:pStyle w:val="Heading3"/>
      </w:pPr>
      <w:bookmarkStart w:id="24" w:name="_Toc213870845"/>
      <w:r w:rsidRPr="00066C53">
        <w:t>Out Scope</w:t>
      </w:r>
      <w:bookmarkEnd w:id="24"/>
    </w:p>
    <w:p w14:paraId="2D35C039" w14:textId="77777777" w:rsidR="00544722" w:rsidRPr="004476B8" w:rsidRDefault="00544722" w:rsidP="007B63F8">
      <w:pPr>
        <w:pStyle w:val="ListParagraph"/>
        <w:numPr>
          <w:ilvl w:val="0"/>
          <w:numId w:val="10"/>
        </w:numPr>
        <w:spacing w:line="360" w:lineRule="auto"/>
      </w:pPr>
      <w:r w:rsidRPr="004476B8">
        <w:t>Shop-owner/merchant dashboards, inventory or pricing tools (per request).</w:t>
      </w:r>
    </w:p>
    <w:p w14:paraId="0971460A" w14:textId="77777777" w:rsidR="00544722" w:rsidRPr="004476B8" w:rsidRDefault="00544722" w:rsidP="007B63F8">
      <w:pPr>
        <w:pStyle w:val="ListParagraph"/>
        <w:numPr>
          <w:ilvl w:val="0"/>
          <w:numId w:val="10"/>
        </w:numPr>
        <w:spacing w:line="360" w:lineRule="auto"/>
      </w:pPr>
      <w:r w:rsidRPr="004476B8">
        <w:t>Full-scale payments, order logistics, and marketplace operations.</w:t>
      </w:r>
    </w:p>
    <w:p w14:paraId="6C1705B2" w14:textId="77777777" w:rsidR="00544722" w:rsidRPr="004476B8" w:rsidRDefault="00544722" w:rsidP="007B63F8">
      <w:pPr>
        <w:pStyle w:val="ListParagraph"/>
        <w:numPr>
          <w:ilvl w:val="0"/>
          <w:numId w:val="10"/>
        </w:numPr>
        <w:spacing w:line="360" w:lineRule="auto"/>
      </w:pPr>
      <w:r w:rsidRPr="004476B8">
        <w:t>AR/VR try-on and 3D avatars.</w:t>
      </w:r>
    </w:p>
    <w:p w14:paraId="0C37EAFF" w14:textId="42EF297A" w:rsidR="00544722" w:rsidRPr="004476B8" w:rsidRDefault="00544722" w:rsidP="007B63F8">
      <w:pPr>
        <w:pStyle w:val="ListParagraph"/>
        <w:numPr>
          <w:ilvl w:val="0"/>
          <w:numId w:val="10"/>
        </w:numPr>
        <w:spacing w:line="360" w:lineRule="auto"/>
      </w:pPr>
      <w:r w:rsidRPr="004476B8">
        <w:t>Heavy cross-border localization, and complexity in tax/shipping compliance.</w:t>
      </w:r>
    </w:p>
    <w:p w14:paraId="48F18B02" w14:textId="00960A7B" w:rsidR="00544722" w:rsidRPr="004476B8" w:rsidRDefault="00544722" w:rsidP="007B63F8">
      <w:pPr>
        <w:pStyle w:val="ListParagraph"/>
        <w:numPr>
          <w:ilvl w:val="0"/>
          <w:numId w:val="10"/>
        </w:numPr>
        <w:spacing w:line="360" w:lineRule="auto"/>
      </w:pPr>
      <w:r w:rsidRPr="004476B8">
        <w:t>Large commercial deployment across retailers globally (beyond project timeline).</w:t>
      </w:r>
    </w:p>
    <w:p w14:paraId="271EA19A" w14:textId="77777777" w:rsidR="00544722" w:rsidRPr="004476B8" w:rsidRDefault="00544722" w:rsidP="007B63F8">
      <w:pPr>
        <w:spacing w:line="360" w:lineRule="auto"/>
        <w:rPr>
          <w:color w:val="000000"/>
        </w:rPr>
      </w:pPr>
    </w:p>
    <w:p w14:paraId="21420C00" w14:textId="05530158" w:rsidR="00544722" w:rsidRPr="00066C53" w:rsidRDefault="00544722" w:rsidP="00066C53">
      <w:pPr>
        <w:pStyle w:val="Heading2"/>
      </w:pPr>
      <w:bookmarkStart w:id="25" w:name="_Toc213870846"/>
      <w:r w:rsidRPr="00066C53">
        <w:t>Hardware/Software Requirements</w:t>
      </w:r>
      <w:bookmarkEnd w:id="25"/>
      <w:r w:rsidRPr="00066C53">
        <w:t> </w:t>
      </w:r>
    </w:p>
    <w:p w14:paraId="0DAB0949" w14:textId="2F938DCC" w:rsidR="00DD65E3" w:rsidRDefault="00DD65E3" w:rsidP="00066C53">
      <w:pPr>
        <w:pStyle w:val="Heading3"/>
      </w:pPr>
      <w:bookmarkStart w:id="26" w:name="_Toc213870847"/>
      <w:r w:rsidRPr="00EA4CCB">
        <w:t>Hardware Requirements</w:t>
      </w:r>
      <w:bookmarkEnd w:id="26"/>
    </w:p>
    <w:p w14:paraId="5806F3FE" w14:textId="77777777" w:rsidR="003555E5" w:rsidRDefault="003555E5" w:rsidP="003555E5"/>
    <w:p w14:paraId="19BA3998" w14:textId="115D9B9D" w:rsidR="003555E5" w:rsidRPr="003555E5" w:rsidRDefault="003555E5" w:rsidP="003555E5">
      <w:pPr>
        <w:pStyle w:val="Caption"/>
        <w:jc w:val="center"/>
        <w:rPr>
          <w:sz w:val="20"/>
          <w:szCs w:val="20"/>
          <w:lang w:val="en-US"/>
        </w:rPr>
      </w:pPr>
      <w:bookmarkStart w:id="27" w:name="_Toc213869705"/>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3</w:t>
      </w:r>
      <w:r w:rsidRPr="00B050ED">
        <w:rPr>
          <w:sz w:val="20"/>
          <w:szCs w:val="20"/>
        </w:rPr>
        <w:fldChar w:fldCharType="end"/>
      </w:r>
      <w:r w:rsidRPr="00B050ED">
        <w:rPr>
          <w:sz w:val="20"/>
          <w:szCs w:val="20"/>
          <w:lang w:val="en-US"/>
        </w:rPr>
        <w:t>:Hardware Requirements</w:t>
      </w:r>
      <w:bookmarkEnd w:id="27"/>
    </w:p>
    <w:tbl>
      <w:tblPr>
        <w:tblStyle w:val="TableGrid"/>
        <w:tblW w:w="0" w:type="auto"/>
        <w:tblLook w:val="04A0" w:firstRow="1" w:lastRow="0" w:firstColumn="1" w:lastColumn="0" w:noHBand="0" w:noVBand="1"/>
      </w:tblPr>
      <w:tblGrid>
        <w:gridCol w:w="2682"/>
        <w:gridCol w:w="6334"/>
      </w:tblGrid>
      <w:tr w:rsidR="00DD65E3" w:rsidRPr="004476B8" w14:paraId="14533EF8" w14:textId="77777777" w:rsidTr="00DD65E3">
        <w:tc>
          <w:tcPr>
            <w:tcW w:w="0" w:type="auto"/>
            <w:hideMark/>
          </w:tcPr>
          <w:p w14:paraId="758FF368" w14:textId="77777777" w:rsidR="00DD65E3" w:rsidRPr="004476B8" w:rsidRDefault="00DD65E3" w:rsidP="007B63F8">
            <w:pPr>
              <w:spacing w:line="360" w:lineRule="auto"/>
              <w:jc w:val="center"/>
            </w:pPr>
            <w:r w:rsidRPr="004476B8">
              <w:rPr>
                <w:rStyle w:val="Strong"/>
                <w:rFonts w:eastAsiaTheme="majorEastAsia"/>
                <w:b w:val="0"/>
                <w:bCs w:val="0"/>
              </w:rPr>
              <w:t>Component</w:t>
            </w:r>
          </w:p>
        </w:tc>
        <w:tc>
          <w:tcPr>
            <w:tcW w:w="0" w:type="auto"/>
            <w:hideMark/>
          </w:tcPr>
          <w:p w14:paraId="2E79DE55" w14:textId="77777777" w:rsidR="00DD65E3" w:rsidRPr="004476B8" w:rsidRDefault="00DD65E3" w:rsidP="007B63F8">
            <w:pPr>
              <w:spacing w:line="360" w:lineRule="auto"/>
              <w:jc w:val="center"/>
            </w:pPr>
            <w:r w:rsidRPr="004476B8">
              <w:rPr>
                <w:rStyle w:val="Strong"/>
                <w:rFonts w:eastAsiaTheme="majorEastAsia"/>
                <w:b w:val="0"/>
                <w:bCs w:val="0"/>
              </w:rPr>
              <w:t>Specification</w:t>
            </w:r>
          </w:p>
        </w:tc>
      </w:tr>
      <w:tr w:rsidR="00DD65E3" w:rsidRPr="004476B8" w14:paraId="51D69147" w14:textId="77777777" w:rsidTr="00DD65E3">
        <w:tc>
          <w:tcPr>
            <w:tcW w:w="0" w:type="auto"/>
            <w:hideMark/>
          </w:tcPr>
          <w:p w14:paraId="58A36CA2" w14:textId="77777777" w:rsidR="00DD65E3" w:rsidRPr="004476B8" w:rsidRDefault="00DD65E3" w:rsidP="007B63F8">
            <w:pPr>
              <w:spacing w:line="360" w:lineRule="auto"/>
            </w:pPr>
            <w:r w:rsidRPr="004476B8">
              <w:rPr>
                <w:rStyle w:val="Strong"/>
                <w:rFonts w:eastAsiaTheme="majorEastAsia"/>
                <w:b w:val="0"/>
                <w:bCs w:val="0"/>
              </w:rPr>
              <w:t>Development Machine</w:t>
            </w:r>
          </w:p>
        </w:tc>
        <w:tc>
          <w:tcPr>
            <w:tcW w:w="0" w:type="auto"/>
            <w:hideMark/>
          </w:tcPr>
          <w:p w14:paraId="108B7A11" w14:textId="77777777" w:rsidR="00DD65E3" w:rsidRPr="004476B8" w:rsidRDefault="00DD65E3" w:rsidP="007B63F8">
            <w:pPr>
              <w:spacing w:line="360" w:lineRule="auto"/>
            </w:pPr>
            <w:r w:rsidRPr="004476B8">
              <w:rPr>
                <w:rStyle w:val="Strong"/>
                <w:rFonts w:eastAsiaTheme="majorEastAsia"/>
                <w:b w:val="0"/>
                <w:bCs w:val="0"/>
              </w:rPr>
              <w:t>Processor:</w:t>
            </w:r>
            <w:r w:rsidRPr="004476B8">
              <w:t xml:space="preserve"> Intel Core i7 / AMD Ryzen 7 or higher</w:t>
            </w:r>
            <w:r w:rsidRPr="004476B8">
              <w:br/>
            </w:r>
            <w:r w:rsidRPr="004476B8">
              <w:rPr>
                <w:rStyle w:val="Strong"/>
                <w:rFonts w:eastAsiaTheme="majorEastAsia"/>
                <w:b w:val="0"/>
                <w:bCs w:val="0"/>
              </w:rPr>
              <w:t>RAM:</w:t>
            </w:r>
            <w:r w:rsidRPr="004476B8">
              <w:t xml:space="preserve"> Minimum 16 GB</w:t>
            </w:r>
            <w:r w:rsidRPr="004476B8">
              <w:br/>
            </w:r>
            <w:r w:rsidRPr="004476B8">
              <w:rPr>
                <w:rStyle w:val="Strong"/>
                <w:rFonts w:eastAsiaTheme="majorEastAsia"/>
                <w:b w:val="0"/>
                <w:bCs w:val="0"/>
              </w:rPr>
              <w:t>GPU:</w:t>
            </w:r>
            <w:r w:rsidRPr="004476B8">
              <w:t xml:space="preserve"> NVIDIA RTX 3060 or higher (for model training)</w:t>
            </w:r>
            <w:r w:rsidRPr="004476B8">
              <w:br/>
            </w:r>
            <w:r w:rsidRPr="004476B8">
              <w:rPr>
                <w:rStyle w:val="Strong"/>
                <w:rFonts w:eastAsiaTheme="majorEastAsia"/>
                <w:b w:val="0"/>
                <w:bCs w:val="0"/>
              </w:rPr>
              <w:t>Storage:</w:t>
            </w:r>
            <w:r w:rsidRPr="004476B8">
              <w:t xml:space="preserve"> 1 TB SSD (datasets + embeddings index)</w:t>
            </w:r>
          </w:p>
        </w:tc>
      </w:tr>
      <w:tr w:rsidR="00DD65E3" w:rsidRPr="004476B8" w14:paraId="614FFAD9" w14:textId="77777777" w:rsidTr="00DD65E3">
        <w:tc>
          <w:tcPr>
            <w:tcW w:w="0" w:type="auto"/>
            <w:hideMark/>
          </w:tcPr>
          <w:p w14:paraId="2F9025FD" w14:textId="77777777" w:rsidR="00DD65E3" w:rsidRPr="004476B8" w:rsidRDefault="00DD65E3" w:rsidP="007B63F8">
            <w:pPr>
              <w:spacing w:line="360" w:lineRule="auto"/>
            </w:pPr>
            <w:r w:rsidRPr="004476B8">
              <w:rPr>
                <w:rStyle w:val="Strong"/>
                <w:rFonts w:eastAsiaTheme="majorEastAsia"/>
                <w:b w:val="0"/>
                <w:bCs w:val="0"/>
              </w:rPr>
              <w:t>Model Training Environment</w:t>
            </w:r>
          </w:p>
        </w:tc>
        <w:tc>
          <w:tcPr>
            <w:tcW w:w="0" w:type="auto"/>
            <w:hideMark/>
          </w:tcPr>
          <w:p w14:paraId="480E228B" w14:textId="692FE8B2" w:rsidR="00DD65E3" w:rsidRPr="004476B8" w:rsidRDefault="00DD65E3" w:rsidP="007B63F8">
            <w:pPr>
              <w:spacing w:line="360" w:lineRule="auto"/>
            </w:pPr>
            <w:r w:rsidRPr="004476B8">
              <w:t xml:space="preserve">NVIDIA RTX 3060/3070 or higher with 6–8 GB VRAM </w:t>
            </w:r>
            <w:r w:rsidRPr="004476B8">
              <w:br/>
            </w:r>
          </w:p>
        </w:tc>
      </w:tr>
      <w:tr w:rsidR="00DD65E3" w:rsidRPr="004476B8" w14:paraId="587A30C8" w14:textId="77777777" w:rsidTr="00DD65E3">
        <w:tc>
          <w:tcPr>
            <w:tcW w:w="0" w:type="auto"/>
            <w:hideMark/>
          </w:tcPr>
          <w:p w14:paraId="54573431" w14:textId="77777777" w:rsidR="00DD65E3" w:rsidRPr="004476B8" w:rsidRDefault="00DD65E3" w:rsidP="007B63F8">
            <w:pPr>
              <w:spacing w:line="360" w:lineRule="auto"/>
            </w:pPr>
            <w:r w:rsidRPr="004476B8">
              <w:rPr>
                <w:rStyle w:val="Strong"/>
                <w:rFonts w:eastAsiaTheme="majorEastAsia"/>
                <w:b w:val="0"/>
                <w:bCs w:val="0"/>
              </w:rPr>
              <w:t>Inference / Hosting (Cloud)</w:t>
            </w:r>
          </w:p>
        </w:tc>
        <w:tc>
          <w:tcPr>
            <w:tcW w:w="0" w:type="auto"/>
            <w:hideMark/>
          </w:tcPr>
          <w:p w14:paraId="307A2214" w14:textId="77777777" w:rsidR="00DD65E3" w:rsidRPr="004476B8" w:rsidRDefault="00DD65E3" w:rsidP="007B63F8">
            <w:pPr>
              <w:spacing w:line="360" w:lineRule="auto"/>
            </w:pPr>
            <w:r w:rsidRPr="004476B8">
              <w:t>4–8 vCPUs, 16–32 GB RAM, optional GPU for batched embedding generation</w:t>
            </w:r>
            <w:r w:rsidRPr="004476B8">
              <w:br/>
              <w:t>Scalable object storage for images and indices (e.g., AWS S3)</w:t>
            </w:r>
            <w:r w:rsidRPr="004476B8">
              <w:br/>
              <w:t>CDN integration for low-latency mobile delivery</w:t>
            </w:r>
          </w:p>
        </w:tc>
      </w:tr>
      <w:tr w:rsidR="00DD65E3" w:rsidRPr="004476B8" w14:paraId="05809CD8" w14:textId="77777777" w:rsidTr="00DD65E3">
        <w:tc>
          <w:tcPr>
            <w:tcW w:w="0" w:type="auto"/>
            <w:hideMark/>
          </w:tcPr>
          <w:p w14:paraId="62AE487D" w14:textId="77777777" w:rsidR="00DD65E3" w:rsidRPr="004476B8" w:rsidRDefault="00DD65E3" w:rsidP="007B63F8">
            <w:pPr>
              <w:spacing w:line="360" w:lineRule="auto"/>
            </w:pPr>
            <w:r w:rsidRPr="004476B8">
              <w:rPr>
                <w:rStyle w:val="Strong"/>
                <w:rFonts w:eastAsiaTheme="majorEastAsia"/>
                <w:b w:val="0"/>
                <w:bCs w:val="0"/>
              </w:rPr>
              <w:t>Operating System</w:t>
            </w:r>
          </w:p>
        </w:tc>
        <w:tc>
          <w:tcPr>
            <w:tcW w:w="0" w:type="auto"/>
            <w:hideMark/>
          </w:tcPr>
          <w:p w14:paraId="531FC976" w14:textId="77777777" w:rsidR="00DD65E3" w:rsidRPr="004476B8" w:rsidRDefault="00DD65E3" w:rsidP="007B63F8">
            <w:pPr>
              <w:spacing w:line="360" w:lineRule="auto"/>
            </w:pPr>
            <w:r w:rsidRPr="004476B8">
              <w:t>Windows 10/11 (64-bit) or Ubuntu 20.04 LTS (for development and testing)</w:t>
            </w:r>
          </w:p>
        </w:tc>
      </w:tr>
      <w:tr w:rsidR="00DD65E3" w:rsidRPr="004476B8" w14:paraId="42CBB118" w14:textId="77777777" w:rsidTr="00DD65E3">
        <w:tc>
          <w:tcPr>
            <w:tcW w:w="0" w:type="auto"/>
            <w:hideMark/>
          </w:tcPr>
          <w:p w14:paraId="320DD04E" w14:textId="77777777" w:rsidR="00DD65E3" w:rsidRPr="004476B8" w:rsidRDefault="00DD65E3" w:rsidP="007B63F8">
            <w:pPr>
              <w:spacing w:line="360" w:lineRule="auto"/>
            </w:pPr>
            <w:r w:rsidRPr="004476B8">
              <w:rPr>
                <w:rStyle w:val="Strong"/>
                <w:rFonts w:eastAsiaTheme="majorEastAsia"/>
                <w:b w:val="0"/>
                <w:bCs w:val="0"/>
              </w:rPr>
              <w:t>Mobile Device (Testing)</w:t>
            </w:r>
          </w:p>
        </w:tc>
        <w:tc>
          <w:tcPr>
            <w:tcW w:w="0" w:type="auto"/>
            <w:hideMark/>
          </w:tcPr>
          <w:p w14:paraId="56FCFEE6" w14:textId="77777777" w:rsidR="00DD65E3" w:rsidRPr="004476B8" w:rsidRDefault="00DD65E3" w:rsidP="007B63F8">
            <w:pPr>
              <w:spacing w:line="360" w:lineRule="auto"/>
            </w:pPr>
            <w:r w:rsidRPr="004476B8">
              <w:t>Android smartphone, 6 GB RAM, Android 11 or later</w:t>
            </w:r>
          </w:p>
        </w:tc>
      </w:tr>
    </w:tbl>
    <w:p w14:paraId="5C3AD1CA" w14:textId="77777777" w:rsidR="00B050ED" w:rsidRDefault="00B050ED" w:rsidP="00B050ED">
      <w:pPr>
        <w:rPr>
          <w:lang w:val="en-US"/>
        </w:rPr>
      </w:pPr>
    </w:p>
    <w:p w14:paraId="3351D2A5" w14:textId="77777777" w:rsidR="00EA4AAF" w:rsidRDefault="00EA4AAF" w:rsidP="00B050ED">
      <w:pPr>
        <w:rPr>
          <w:lang w:val="en-US"/>
        </w:rPr>
      </w:pPr>
    </w:p>
    <w:p w14:paraId="6AFCA992" w14:textId="77777777" w:rsidR="00EA4AAF" w:rsidRDefault="00EA4AAF" w:rsidP="00B050ED">
      <w:pPr>
        <w:rPr>
          <w:lang w:val="en-US"/>
        </w:rPr>
      </w:pPr>
    </w:p>
    <w:p w14:paraId="098100A0" w14:textId="77777777" w:rsidR="00EA4AAF" w:rsidRDefault="00EA4AAF" w:rsidP="00B050ED">
      <w:pPr>
        <w:rPr>
          <w:lang w:val="en-US"/>
        </w:rPr>
      </w:pPr>
    </w:p>
    <w:p w14:paraId="44B0B86D" w14:textId="77777777" w:rsidR="00EA4AAF" w:rsidRDefault="00EA4AAF" w:rsidP="00B050ED">
      <w:pPr>
        <w:rPr>
          <w:lang w:val="en-US"/>
        </w:rPr>
      </w:pPr>
    </w:p>
    <w:p w14:paraId="3FBCEB05" w14:textId="77777777" w:rsidR="00EA4AAF" w:rsidRDefault="00EA4AAF" w:rsidP="00B050ED">
      <w:pPr>
        <w:rPr>
          <w:lang w:val="en-US"/>
        </w:rPr>
      </w:pPr>
    </w:p>
    <w:p w14:paraId="1471C174" w14:textId="77777777" w:rsidR="00EA4AAF" w:rsidRPr="00B050ED" w:rsidRDefault="00EA4AAF" w:rsidP="00B050ED">
      <w:pPr>
        <w:rPr>
          <w:lang w:val="en-US"/>
        </w:rPr>
      </w:pPr>
    </w:p>
    <w:p w14:paraId="4426DCAC" w14:textId="180F4D4D" w:rsidR="00DD65E3" w:rsidRDefault="00DD65E3" w:rsidP="00066C53">
      <w:pPr>
        <w:pStyle w:val="Heading3"/>
      </w:pPr>
      <w:bookmarkStart w:id="28" w:name="_Toc213870848"/>
      <w:r w:rsidRPr="00066C53">
        <w:lastRenderedPageBreak/>
        <w:t>Software Requirements</w:t>
      </w:r>
      <w:bookmarkEnd w:id="28"/>
    </w:p>
    <w:p w14:paraId="548B6B39" w14:textId="77777777" w:rsidR="003555E5" w:rsidRDefault="003555E5" w:rsidP="003555E5"/>
    <w:p w14:paraId="458DE881" w14:textId="54351B20" w:rsidR="003555E5" w:rsidRPr="003555E5" w:rsidRDefault="003555E5" w:rsidP="003555E5">
      <w:pPr>
        <w:pStyle w:val="Caption"/>
        <w:jc w:val="center"/>
        <w:rPr>
          <w:color w:val="000000"/>
          <w:sz w:val="20"/>
          <w:szCs w:val="20"/>
        </w:rPr>
      </w:pPr>
      <w:bookmarkStart w:id="29" w:name="_Toc213869706"/>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4</w:t>
      </w:r>
      <w:r w:rsidRPr="00B050ED">
        <w:rPr>
          <w:sz w:val="20"/>
          <w:szCs w:val="20"/>
        </w:rPr>
        <w:fldChar w:fldCharType="end"/>
      </w:r>
      <w:r w:rsidRPr="00B050ED">
        <w:rPr>
          <w:sz w:val="20"/>
          <w:szCs w:val="20"/>
          <w:lang w:val="en-US"/>
        </w:rPr>
        <w:t>:Software Requirements</w:t>
      </w:r>
      <w:bookmarkEnd w:id="29"/>
    </w:p>
    <w:tbl>
      <w:tblPr>
        <w:tblStyle w:val="TableGrid"/>
        <w:tblW w:w="0" w:type="auto"/>
        <w:tblLook w:val="04A0" w:firstRow="1" w:lastRow="0" w:firstColumn="1" w:lastColumn="0" w:noHBand="0" w:noVBand="1"/>
      </w:tblPr>
      <w:tblGrid>
        <w:gridCol w:w="1975"/>
        <w:gridCol w:w="3636"/>
        <w:gridCol w:w="3405"/>
      </w:tblGrid>
      <w:tr w:rsidR="00DD65E3" w:rsidRPr="004476B8" w14:paraId="28FD5617" w14:textId="77777777" w:rsidTr="00DD65E3">
        <w:tc>
          <w:tcPr>
            <w:tcW w:w="0" w:type="auto"/>
            <w:hideMark/>
          </w:tcPr>
          <w:p w14:paraId="21EC8E20" w14:textId="77777777" w:rsidR="00DD65E3" w:rsidRPr="004476B8" w:rsidRDefault="00DD65E3" w:rsidP="007B63F8">
            <w:pPr>
              <w:spacing w:line="360" w:lineRule="auto"/>
              <w:jc w:val="center"/>
            </w:pPr>
            <w:r w:rsidRPr="004476B8">
              <w:rPr>
                <w:rStyle w:val="Strong"/>
                <w:rFonts w:eastAsiaTheme="majorEastAsia"/>
                <w:b w:val="0"/>
                <w:bCs w:val="0"/>
              </w:rPr>
              <w:t>Category</w:t>
            </w:r>
          </w:p>
        </w:tc>
        <w:tc>
          <w:tcPr>
            <w:tcW w:w="0" w:type="auto"/>
            <w:hideMark/>
          </w:tcPr>
          <w:p w14:paraId="0B151AB9" w14:textId="77777777" w:rsidR="00DD65E3" w:rsidRPr="004476B8" w:rsidRDefault="00DD65E3" w:rsidP="007B63F8">
            <w:pPr>
              <w:spacing w:line="360" w:lineRule="auto"/>
              <w:jc w:val="center"/>
            </w:pPr>
            <w:r w:rsidRPr="004476B8">
              <w:rPr>
                <w:rStyle w:val="Strong"/>
                <w:rFonts w:eastAsiaTheme="majorEastAsia"/>
                <w:b w:val="0"/>
                <w:bCs w:val="0"/>
              </w:rPr>
              <w:t>Software / Tool</w:t>
            </w:r>
          </w:p>
        </w:tc>
        <w:tc>
          <w:tcPr>
            <w:tcW w:w="0" w:type="auto"/>
            <w:hideMark/>
          </w:tcPr>
          <w:p w14:paraId="43AEEE6B" w14:textId="77777777" w:rsidR="00DD65E3" w:rsidRPr="004476B8" w:rsidRDefault="00DD65E3" w:rsidP="007B63F8">
            <w:pPr>
              <w:spacing w:line="360" w:lineRule="auto"/>
              <w:jc w:val="center"/>
            </w:pPr>
            <w:r w:rsidRPr="004476B8">
              <w:rPr>
                <w:rStyle w:val="Strong"/>
                <w:rFonts w:eastAsiaTheme="majorEastAsia"/>
                <w:b w:val="0"/>
                <w:bCs w:val="0"/>
              </w:rPr>
              <w:t>Purpose</w:t>
            </w:r>
          </w:p>
        </w:tc>
      </w:tr>
      <w:tr w:rsidR="00DD65E3" w:rsidRPr="004476B8" w14:paraId="1F9D835F" w14:textId="77777777" w:rsidTr="00DD65E3">
        <w:tc>
          <w:tcPr>
            <w:tcW w:w="0" w:type="auto"/>
            <w:hideMark/>
          </w:tcPr>
          <w:p w14:paraId="19DC7451" w14:textId="77777777" w:rsidR="00DD65E3" w:rsidRPr="004476B8" w:rsidRDefault="00DD65E3" w:rsidP="007B63F8">
            <w:pPr>
              <w:spacing w:line="360" w:lineRule="auto"/>
            </w:pPr>
            <w:r w:rsidRPr="004476B8">
              <w:rPr>
                <w:rStyle w:val="Strong"/>
                <w:rFonts w:eastAsiaTheme="majorEastAsia"/>
                <w:b w:val="0"/>
                <w:bCs w:val="0"/>
              </w:rPr>
              <w:t>Mobile Application</w:t>
            </w:r>
          </w:p>
        </w:tc>
        <w:tc>
          <w:tcPr>
            <w:tcW w:w="0" w:type="auto"/>
            <w:hideMark/>
          </w:tcPr>
          <w:p w14:paraId="3967179A" w14:textId="6DFEECEC" w:rsidR="00DD65E3" w:rsidRPr="004476B8" w:rsidRDefault="00DD65E3" w:rsidP="007B63F8">
            <w:pPr>
              <w:spacing w:line="360" w:lineRule="auto"/>
            </w:pPr>
            <w:r w:rsidRPr="004476B8">
              <w:t xml:space="preserve">React Native </w:t>
            </w:r>
          </w:p>
        </w:tc>
        <w:tc>
          <w:tcPr>
            <w:tcW w:w="0" w:type="auto"/>
            <w:hideMark/>
          </w:tcPr>
          <w:p w14:paraId="4301300F" w14:textId="77777777" w:rsidR="00DD65E3" w:rsidRPr="004476B8" w:rsidRDefault="00DD65E3" w:rsidP="007B63F8">
            <w:pPr>
              <w:spacing w:line="360" w:lineRule="auto"/>
            </w:pPr>
            <w:r w:rsidRPr="004476B8">
              <w:t>Mobile UI and frontend development</w:t>
            </w:r>
          </w:p>
        </w:tc>
      </w:tr>
      <w:tr w:rsidR="00DD65E3" w:rsidRPr="004476B8" w14:paraId="04CBB3F7" w14:textId="77777777" w:rsidTr="00DD65E3">
        <w:tc>
          <w:tcPr>
            <w:tcW w:w="0" w:type="auto"/>
            <w:hideMark/>
          </w:tcPr>
          <w:p w14:paraId="78C597C5" w14:textId="77777777" w:rsidR="00DD65E3" w:rsidRPr="004476B8" w:rsidRDefault="00DD65E3" w:rsidP="007B63F8">
            <w:pPr>
              <w:spacing w:line="360" w:lineRule="auto"/>
            </w:pPr>
            <w:r w:rsidRPr="004476B8">
              <w:rPr>
                <w:rStyle w:val="Strong"/>
                <w:rFonts w:eastAsiaTheme="majorEastAsia"/>
                <w:b w:val="0"/>
                <w:bCs w:val="0"/>
              </w:rPr>
              <w:t>Backend Framework</w:t>
            </w:r>
          </w:p>
        </w:tc>
        <w:tc>
          <w:tcPr>
            <w:tcW w:w="0" w:type="auto"/>
            <w:hideMark/>
          </w:tcPr>
          <w:p w14:paraId="4F5C4C9D" w14:textId="75ED2BC4" w:rsidR="00DD65E3" w:rsidRPr="004476B8" w:rsidRDefault="00DD65E3" w:rsidP="007B63F8">
            <w:pPr>
              <w:spacing w:line="360" w:lineRule="auto"/>
            </w:pPr>
            <w:r w:rsidRPr="004476B8">
              <w:t xml:space="preserve">Python and Node.js </w:t>
            </w:r>
          </w:p>
        </w:tc>
        <w:tc>
          <w:tcPr>
            <w:tcW w:w="0" w:type="auto"/>
            <w:hideMark/>
          </w:tcPr>
          <w:p w14:paraId="22F3FA07" w14:textId="77777777" w:rsidR="00DD65E3" w:rsidRPr="004476B8" w:rsidRDefault="00DD65E3" w:rsidP="007B63F8">
            <w:pPr>
              <w:spacing w:line="360" w:lineRule="auto"/>
            </w:pPr>
            <w:r w:rsidRPr="004476B8">
              <w:t>REST API and business logic implementation</w:t>
            </w:r>
          </w:p>
        </w:tc>
      </w:tr>
      <w:tr w:rsidR="00DD65E3" w:rsidRPr="004476B8" w14:paraId="6803A1EF" w14:textId="77777777" w:rsidTr="00DD65E3">
        <w:tc>
          <w:tcPr>
            <w:tcW w:w="0" w:type="auto"/>
            <w:hideMark/>
          </w:tcPr>
          <w:p w14:paraId="15C3C0E8" w14:textId="77777777" w:rsidR="00DD65E3" w:rsidRPr="004476B8" w:rsidRDefault="00DD65E3" w:rsidP="007B63F8">
            <w:pPr>
              <w:spacing w:line="360" w:lineRule="auto"/>
            </w:pPr>
            <w:r w:rsidRPr="004476B8">
              <w:rPr>
                <w:rStyle w:val="Strong"/>
                <w:rFonts w:eastAsiaTheme="majorEastAsia"/>
                <w:b w:val="0"/>
                <w:bCs w:val="0"/>
              </w:rPr>
              <w:t>Machine Learning Stack</w:t>
            </w:r>
          </w:p>
        </w:tc>
        <w:tc>
          <w:tcPr>
            <w:tcW w:w="0" w:type="auto"/>
            <w:hideMark/>
          </w:tcPr>
          <w:p w14:paraId="11CC4446" w14:textId="1E2C35C0" w:rsidR="00DD65E3" w:rsidRPr="004476B8" w:rsidRDefault="00DD65E3" w:rsidP="007B63F8">
            <w:pPr>
              <w:spacing w:line="360" w:lineRule="auto"/>
            </w:pPr>
            <w:r w:rsidRPr="004476B8">
              <w:t xml:space="preserve">PyTorch </w:t>
            </w:r>
          </w:p>
        </w:tc>
        <w:tc>
          <w:tcPr>
            <w:tcW w:w="0" w:type="auto"/>
            <w:hideMark/>
          </w:tcPr>
          <w:p w14:paraId="6463E98D" w14:textId="77777777" w:rsidR="00DD65E3" w:rsidRPr="004476B8" w:rsidRDefault="00DD65E3" w:rsidP="007B63F8">
            <w:pPr>
              <w:spacing w:line="360" w:lineRule="auto"/>
            </w:pPr>
            <w:r w:rsidRPr="004476B8">
              <w:t>Model training and inference</w:t>
            </w:r>
          </w:p>
        </w:tc>
      </w:tr>
      <w:tr w:rsidR="00DD65E3" w:rsidRPr="004476B8" w14:paraId="5E025F6E" w14:textId="77777777" w:rsidTr="00DD65E3">
        <w:tc>
          <w:tcPr>
            <w:tcW w:w="0" w:type="auto"/>
            <w:hideMark/>
          </w:tcPr>
          <w:p w14:paraId="3F1F6C7B" w14:textId="77777777" w:rsidR="00DD65E3" w:rsidRPr="004476B8" w:rsidRDefault="00DD65E3" w:rsidP="007B63F8">
            <w:pPr>
              <w:spacing w:line="360" w:lineRule="auto"/>
            </w:pPr>
            <w:r w:rsidRPr="004476B8">
              <w:rPr>
                <w:rStyle w:val="Strong"/>
                <w:rFonts w:eastAsiaTheme="majorEastAsia"/>
                <w:b w:val="0"/>
                <w:bCs w:val="0"/>
              </w:rPr>
              <w:t>Data Storage</w:t>
            </w:r>
          </w:p>
        </w:tc>
        <w:tc>
          <w:tcPr>
            <w:tcW w:w="0" w:type="auto"/>
            <w:hideMark/>
          </w:tcPr>
          <w:p w14:paraId="33916DAC" w14:textId="67D40807" w:rsidR="00DD65E3" w:rsidRPr="004476B8" w:rsidRDefault="00DD65E3" w:rsidP="007B63F8">
            <w:pPr>
              <w:spacing w:line="360" w:lineRule="auto"/>
            </w:pPr>
            <w:r w:rsidRPr="004476B8">
              <w:t xml:space="preserve">MongoDB </w:t>
            </w:r>
          </w:p>
        </w:tc>
        <w:tc>
          <w:tcPr>
            <w:tcW w:w="0" w:type="auto"/>
            <w:hideMark/>
          </w:tcPr>
          <w:p w14:paraId="6D2921CB" w14:textId="77777777" w:rsidR="00DD65E3" w:rsidRPr="004476B8" w:rsidRDefault="00DD65E3" w:rsidP="007B63F8">
            <w:pPr>
              <w:spacing w:line="360" w:lineRule="auto"/>
            </w:pPr>
            <w:r w:rsidRPr="004476B8">
              <w:t>User profiles, wardrobe, and contextual data</w:t>
            </w:r>
          </w:p>
        </w:tc>
      </w:tr>
      <w:tr w:rsidR="00DD65E3" w:rsidRPr="004476B8" w14:paraId="6E9AEA38" w14:textId="77777777" w:rsidTr="00DD65E3">
        <w:tc>
          <w:tcPr>
            <w:tcW w:w="0" w:type="auto"/>
            <w:hideMark/>
          </w:tcPr>
          <w:p w14:paraId="1C13F460" w14:textId="77777777" w:rsidR="00DD65E3" w:rsidRPr="004476B8" w:rsidRDefault="00DD65E3" w:rsidP="007B63F8">
            <w:pPr>
              <w:spacing w:line="360" w:lineRule="auto"/>
            </w:pPr>
            <w:r w:rsidRPr="004476B8">
              <w:rPr>
                <w:rStyle w:val="Strong"/>
                <w:rFonts w:eastAsiaTheme="majorEastAsia"/>
                <w:b w:val="0"/>
                <w:bCs w:val="0"/>
              </w:rPr>
              <w:t>Caching</w:t>
            </w:r>
          </w:p>
        </w:tc>
        <w:tc>
          <w:tcPr>
            <w:tcW w:w="0" w:type="auto"/>
            <w:hideMark/>
          </w:tcPr>
          <w:p w14:paraId="4492D28D" w14:textId="77777777" w:rsidR="00DD65E3" w:rsidRPr="004476B8" w:rsidRDefault="00DD65E3" w:rsidP="007B63F8">
            <w:pPr>
              <w:spacing w:line="360" w:lineRule="auto"/>
            </w:pPr>
            <w:r w:rsidRPr="004476B8">
              <w:t>Redis</w:t>
            </w:r>
          </w:p>
        </w:tc>
        <w:tc>
          <w:tcPr>
            <w:tcW w:w="0" w:type="auto"/>
            <w:hideMark/>
          </w:tcPr>
          <w:p w14:paraId="4FA45698" w14:textId="77777777" w:rsidR="00DD65E3" w:rsidRPr="004476B8" w:rsidRDefault="00DD65E3" w:rsidP="007B63F8">
            <w:pPr>
              <w:spacing w:line="360" w:lineRule="auto"/>
            </w:pPr>
            <w:r w:rsidRPr="004476B8">
              <w:t>Session management and fast data access</w:t>
            </w:r>
          </w:p>
        </w:tc>
      </w:tr>
      <w:tr w:rsidR="00DD65E3" w:rsidRPr="004476B8" w14:paraId="57C736D0" w14:textId="77777777" w:rsidTr="00DD65E3">
        <w:tc>
          <w:tcPr>
            <w:tcW w:w="0" w:type="auto"/>
            <w:hideMark/>
          </w:tcPr>
          <w:p w14:paraId="481860DA" w14:textId="77777777" w:rsidR="00DD65E3" w:rsidRPr="004476B8" w:rsidRDefault="00DD65E3" w:rsidP="007B63F8">
            <w:pPr>
              <w:spacing w:line="360" w:lineRule="auto"/>
            </w:pPr>
            <w:r w:rsidRPr="004476B8">
              <w:rPr>
                <w:rStyle w:val="Strong"/>
                <w:rFonts w:eastAsiaTheme="majorEastAsia"/>
                <w:b w:val="0"/>
                <w:bCs w:val="0"/>
              </w:rPr>
              <w:t>Integrations</w:t>
            </w:r>
          </w:p>
        </w:tc>
        <w:tc>
          <w:tcPr>
            <w:tcW w:w="0" w:type="auto"/>
            <w:hideMark/>
          </w:tcPr>
          <w:p w14:paraId="6A48646F" w14:textId="77777777" w:rsidR="00DD65E3" w:rsidRPr="004476B8" w:rsidRDefault="00DD65E3" w:rsidP="007B63F8">
            <w:pPr>
              <w:spacing w:line="360" w:lineRule="auto"/>
            </w:pPr>
            <w:r w:rsidRPr="004476B8">
              <w:t>Weather API, optional calendar intent</w:t>
            </w:r>
          </w:p>
        </w:tc>
        <w:tc>
          <w:tcPr>
            <w:tcW w:w="0" w:type="auto"/>
            <w:hideMark/>
          </w:tcPr>
          <w:p w14:paraId="7641DCF9" w14:textId="77777777" w:rsidR="00DD65E3" w:rsidRPr="004476B8" w:rsidRDefault="00DD65E3" w:rsidP="007B63F8">
            <w:pPr>
              <w:spacing w:line="360" w:lineRule="auto"/>
            </w:pPr>
            <w:r w:rsidRPr="004476B8">
              <w:t>Context-aware outfit and event recommendations</w:t>
            </w:r>
          </w:p>
        </w:tc>
      </w:tr>
      <w:tr w:rsidR="00DD65E3" w:rsidRPr="004476B8" w14:paraId="334F8518" w14:textId="77777777" w:rsidTr="00DD65E3">
        <w:tc>
          <w:tcPr>
            <w:tcW w:w="0" w:type="auto"/>
            <w:hideMark/>
          </w:tcPr>
          <w:p w14:paraId="108EBB3B" w14:textId="77777777" w:rsidR="00DD65E3" w:rsidRPr="004476B8" w:rsidRDefault="00DD65E3" w:rsidP="007B63F8">
            <w:pPr>
              <w:spacing w:line="360" w:lineRule="auto"/>
            </w:pPr>
            <w:r w:rsidRPr="004476B8">
              <w:rPr>
                <w:rStyle w:val="Strong"/>
                <w:rFonts w:eastAsiaTheme="majorEastAsia"/>
                <w:b w:val="0"/>
                <w:bCs w:val="0"/>
              </w:rPr>
              <w:t>DevOps / Deployment</w:t>
            </w:r>
          </w:p>
        </w:tc>
        <w:tc>
          <w:tcPr>
            <w:tcW w:w="0" w:type="auto"/>
            <w:hideMark/>
          </w:tcPr>
          <w:p w14:paraId="4EB18EF7" w14:textId="37ED1ADC" w:rsidR="00DD65E3" w:rsidRPr="004476B8" w:rsidRDefault="00DD65E3" w:rsidP="007B63F8">
            <w:pPr>
              <w:spacing w:line="360" w:lineRule="auto"/>
            </w:pPr>
            <w:r w:rsidRPr="004476B8">
              <w:t>GitHub, Swagger / OpenAPI</w:t>
            </w:r>
          </w:p>
        </w:tc>
        <w:tc>
          <w:tcPr>
            <w:tcW w:w="0" w:type="auto"/>
            <w:hideMark/>
          </w:tcPr>
          <w:p w14:paraId="0CC66CFB" w14:textId="77777777" w:rsidR="00DD65E3" w:rsidRPr="004476B8" w:rsidRDefault="00DD65E3" w:rsidP="007B63F8">
            <w:pPr>
              <w:spacing w:line="360" w:lineRule="auto"/>
            </w:pPr>
            <w:r w:rsidRPr="004476B8">
              <w:t>Containerization, version control, documentation</w:t>
            </w:r>
          </w:p>
        </w:tc>
      </w:tr>
      <w:tr w:rsidR="00DD65E3" w:rsidRPr="004476B8" w14:paraId="12DB2922" w14:textId="77777777" w:rsidTr="00DD65E3">
        <w:tc>
          <w:tcPr>
            <w:tcW w:w="0" w:type="auto"/>
            <w:hideMark/>
          </w:tcPr>
          <w:p w14:paraId="3CD2E3E9" w14:textId="77777777" w:rsidR="00DD65E3" w:rsidRPr="004476B8" w:rsidRDefault="00DD65E3" w:rsidP="007B63F8">
            <w:pPr>
              <w:spacing w:line="360" w:lineRule="auto"/>
            </w:pPr>
            <w:r w:rsidRPr="004476B8">
              <w:rPr>
                <w:rStyle w:val="Strong"/>
                <w:rFonts w:eastAsiaTheme="majorEastAsia"/>
                <w:b w:val="0"/>
                <w:bCs w:val="0"/>
              </w:rPr>
              <w:t>Security &amp; Privacy</w:t>
            </w:r>
          </w:p>
        </w:tc>
        <w:tc>
          <w:tcPr>
            <w:tcW w:w="0" w:type="auto"/>
            <w:hideMark/>
          </w:tcPr>
          <w:p w14:paraId="017E4527" w14:textId="77777777" w:rsidR="00DD65E3" w:rsidRPr="004476B8" w:rsidRDefault="00DD65E3" w:rsidP="007B63F8">
            <w:pPr>
              <w:spacing w:line="360" w:lineRule="auto"/>
            </w:pPr>
            <w:r w:rsidRPr="004476B8">
              <w:t>TLS/HTTPS encryption, device keychain for tokens</w:t>
            </w:r>
          </w:p>
        </w:tc>
        <w:tc>
          <w:tcPr>
            <w:tcW w:w="0" w:type="auto"/>
            <w:hideMark/>
          </w:tcPr>
          <w:p w14:paraId="642FA509" w14:textId="77777777" w:rsidR="00DD65E3" w:rsidRPr="004476B8" w:rsidRDefault="00DD65E3" w:rsidP="007B63F8">
            <w:pPr>
              <w:spacing w:line="360" w:lineRule="auto"/>
            </w:pPr>
            <w:r w:rsidRPr="004476B8">
              <w:t>Secure communication and authentication</w:t>
            </w:r>
          </w:p>
        </w:tc>
      </w:tr>
      <w:tr w:rsidR="00DD65E3" w:rsidRPr="004476B8" w14:paraId="16FB3A2D" w14:textId="77777777" w:rsidTr="00DD65E3">
        <w:tc>
          <w:tcPr>
            <w:tcW w:w="0" w:type="auto"/>
            <w:hideMark/>
          </w:tcPr>
          <w:p w14:paraId="7CC5BAA4" w14:textId="77777777" w:rsidR="00DD65E3" w:rsidRPr="004476B8" w:rsidRDefault="00DD65E3" w:rsidP="007B63F8">
            <w:pPr>
              <w:spacing w:line="360" w:lineRule="auto"/>
            </w:pPr>
            <w:r w:rsidRPr="004476B8">
              <w:rPr>
                <w:rStyle w:val="Strong"/>
                <w:rFonts w:eastAsiaTheme="majorEastAsia"/>
                <w:b w:val="0"/>
                <w:bCs w:val="0"/>
              </w:rPr>
              <w:t>Data Protection</w:t>
            </w:r>
          </w:p>
        </w:tc>
        <w:tc>
          <w:tcPr>
            <w:tcW w:w="0" w:type="auto"/>
            <w:hideMark/>
          </w:tcPr>
          <w:p w14:paraId="489615BF" w14:textId="77777777" w:rsidR="00DD65E3" w:rsidRPr="004476B8" w:rsidRDefault="00DD65E3" w:rsidP="007B63F8">
            <w:pPr>
              <w:spacing w:line="360" w:lineRule="auto"/>
            </w:pPr>
            <w:r w:rsidRPr="004476B8">
              <w:t>Encrypted wardrobe data, opt-in telemetry, user data export</w:t>
            </w:r>
          </w:p>
        </w:tc>
        <w:tc>
          <w:tcPr>
            <w:tcW w:w="0" w:type="auto"/>
            <w:hideMark/>
          </w:tcPr>
          <w:p w14:paraId="40CD1714" w14:textId="77777777" w:rsidR="00DD65E3" w:rsidRPr="004476B8" w:rsidRDefault="00DD65E3" w:rsidP="007B63F8">
            <w:pPr>
              <w:spacing w:line="360" w:lineRule="auto"/>
            </w:pPr>
            <w:r w:rsidRPr="004476B8">
              <w:t>Privacy compliance and transparency</w:t>
            </w:r>
          </w:p>
        </w:tc>
      </w:tr>
      <w:tr w:rsidR="00DD65E3" w:rsidRPr="004476B8" w14:paraId="2724DAA2" w14:textId="77777777" w:rsidTr="00DD65E3">
        <w:tc>
          <w:tcPr>
            <w:tcW w:w="0" w:type="auto"/>
            <w:hideMark/>
          </w:tcPr>
          <w:p w14:paraId="3EF39701" w14:textId="77777777" w:rsidR="00DD65E3" w:rsidRPr="004476B8" w:rsidRDefault="00DD65E3" w:rsidP="007B63F8">
            <w:pPr>
              <w:spacing w:line="360" w:lineRule="auto"/>
            </w:pPr>
            <w:r w:rsidRPr="004476B8">
              <w:rPr>
                <w:rStyle w:val="Strong"/>
                <w:rFonts w:eastAsiaTheme="majorEastAsia"/>
                <w:b w:val="0"/>
                <w:bCs w:val="0"/>
              </w:rPr>
              <w:t>Design / UI Tools</w:t>
            </w:r>
          </w:p>
        </w:tc>
        <w:tc>
          <w:tcPr>
            <w:tcW w:w="0" w:type="auto"/>
            <w:hideMark/>
          </w:tcPr>
          <w:p w14:paraId="21F4E638" w14:textId="134470BD" w:rsidR="00DD65E3" w:rsidRPr="004476B8" w:rsidRDefault="00DD65E3" w:rsidP="007B63F8">
            <w:pPr>
              <w:spacing w:line="360" w:lineRule="auto"/>
            </w:pPr>
            <w:r w:rsidRPr="004476B8">
              <w:t>Figma</w:t>
            </w:r>
          </w:p>
        </w:tc>
        <w:tc>
          <w:tcPr>
            <w:tcW w:w="0" w:type="auto"/>
            <w:hideMark/>
          </w:tcPr>
          <w:p w14:paraId="4B30B88D" w14:textId="77777777" w:rsidR="00DD65E3" w:rsidRPr="004476B8" w:rsidRDefault="00DD65E3" w:rsidP="007B63F8">
            <w:pPr>
              <w:spacing w:line="360" w:lineRule="auto"/>
            </w:pPr>
            <w:r w:rsidRPr="004476B8">
              <w:t>UI/UX design and marketing poster creation</w:t>
            </w:r>
          </w:p>
        </w:tc>
      </w:tr>
      <w:tr w:rsidR="00DD65E3" w:rsidRPr="004476B8" w14:paraId="6DC50707" w14:textId="77777777" w:rsidTr="00DD65E3">
        <w:tc>
          <w:tcPr>
            <w:tcW w:w="0" w:type="auto"/>
            <w:hideMark/>
          </w:tcPr>
          <w:p w14:paraId="4BE4316C" w14:textId="77777777" w:rsidR="00DD65E3" w:rsidRPr="004476B8" w:rsidRDefault="00DD65E3" w:rsidP="007B63F8">
            <w:pPr>
              <w:spacing w:line="360" w:lineRule="auto"/>
            </w:pPr>
            <w:r w:rsidRPr="004476B8">
              <w:rPr>
                <w:rStyle w:val="Strong"/>
                <w:rFonts w:eastAsiaTheme="majorEastAsia"/>
                <w:b w:val="0"/>
                <w:bCs w:val="0"/>
              </w:rPr>
              <w:t>Testing Tools</w:t>
            </w:r>
          </w:p>
        </w:tc>
        <w:tc>
          <w:tcPr>
            <w:tcW w:w="0" w:type="auto"/>
            <w:hideMark/>
          </w:tcPr>
          <w:p w14:paraId="0C48DB66" w14:textId="43A5BD54" w:rsidR="00DD65E3" w:rsidRPr="004476B8" w:rsidRDefault="00DD65E3" w:rsidP="007B63F8">
            <w:pPr>
              <w:spacing w:line="360" w:lineRule="auto"/>
            </w:pPr>
            <w:r w:rsidRPr="004476B8">
              <w:t>Postman</w:t>
            </w:r>
          </w:p>
        </w:tc>
        <w:tc>
          <w:tcPr>
            <w:tcW w:w="0" w:type="auto"/>
            <w:hideMark/>
          </w:tcPr>
          <w:p w14:paraId="62157F64" w14:textId="77777777" w:rsidR="00DD65E3" w:rsidRPr="004476B8" w:rsidRDefault="00DD65E3" w:rsidP="007B63F8">
            <w:pPr>
              <w:spacing w:line="360" w:lineRule="auto"/>
            </w:pPr>
            <w:r w:rsidRPr="004476B8">
              <w:t>API and system-level testing</w:t>
            </w:r>
          </w:p>
        </w:tc>
      </w:tr>
    </w:tbl>
    <w:p w14:paraId="54C9B62B" w14:textId="77777777" w:rsidR="00DD65E3" w:rsidRDefault="00DD65E3" w:rsidP="007B63F8">
      <w:pPr>
        <w:spacing w:line="360" w:lineRule="auto"/>
        <w:rPr>
          <w:color w:val="000000"/>
        </w:rPr>
      </w:pPr>
    </w:p>
    <w:p w14:paraId="7B651E56" w14:textId="77777777" w:rsidR="00B050ED" w:rsidRPr="004476B8" w:rsidRDefault="00B050ED" w:rsidP="007B63F8">
      <w:pPr>
        <w:spacing w:line="360" w:lineRule="auto"/>
        <w:rPr>
          <w:color w:val="000000"/>
        </w:rPr>
      </w:pPr>
    </w:p>
    <w:p w14:paraId="17A73288" w14:textId="655FE636" w:rsidR="00DD65E3" w:rsidRPr="00066C53" w:rsidRDefault="00DD65E3" w:rsidP="00066C53">
      <w:pPr>
        <w:pStyle w:val="Heading2"/>
        <w:rPr>
          <w:rStyle w:val="Heading2Char"/>
          <w:b/>
        </w:rPr>
      </w:pPr>
      <w:bookmarkStart w:id="30" w:name="_Toc213870849"/>
      <w:r w:rsidRPr="00066C53">
        <w:rPr>
          <w:rStyle w:val="Heading2Char"/>
          <w:b/>
        </w:rPr>
        <w:t>Chapter Summary</w:t>
      </w:r>
      <w:bookmarkEnd w:id="30"/>
    </w:p>
    <w:p w14:paraId="7696A44B" w14:textId="2114DD94" w:rsidR="00DD65E3" w:rsidRPr="004476B8" w:rsidRDefault="00DD65E3" w:rsidP="00C91734">
      <w:pPr>
        <w:spacing w:line="360" w:lineRule="auto"/>
        <w:jc w:val="both"/>
        <w:rPr>
          <w:color w:val="000000"/>
        </w:rPr>
      </w:pPr>
      <w:r w:rsidRPr="004476B8">
        <w:rPr>
          <w:color w:val="000000"/>
        </w:rPr>
        <w:t xml:space="preserve">This chapter presented </w:t>
      </w:r>
      <w:r w:rsidR="00C53763">
        <w:rPr>
          <w:color w:val="000000"/>
        </w:rPr>
        <w:t>Lufyco</w:t>
      </w:r>
      <w:r w:rsidRPr="004476B8">
        <w:rPr>
          <w:color w:val="000000"/>
        </w:rPr>
        <w:t>, a mobile</w:t>
      </w:r>
      <w:r w:rsidR="00DA18A3" w:rsidRPr="004476B8">
        <w:rPr>
          <w:color w:val="000000"/>
        </w:rPr>
        <w:t xml:space="preserve"> </w:t>
      </w:r>
      <w:r w:rsidRPr="004476B8">
        <w:rPr>
          <w:color w:val="000000"/>
        </w:rPr>
        <w:t>only, consumer</w:t>
      </w:r>
      <w:r w:rsidR="00DA18A3" w:rsidRPr="004476B8">
        <w:rPr>
          <w:color w:val="000000"/>
        </w:rPr>
        <w:t xml:space="preserve"> </w:t>
      </w:r>
      <w:r w:rsidRPr="004476B8">
        <w:rPr>
          <w:color w:val="000000"/>
        </w:rPr>
        <w:t xml:space="preserve">facing fashion app aimed at reducing decision fatigue and styling indecision by bringing together image-based discovery, context-aware AI styling, and reasoning in a digital wardrobe along with explainable recommendations. We presented the problem and background, formed the problem statement, and discussed the motivation for a context-based, digital closet-based approach. Included a review of prior work, </w:t>
      </w:r>
      <w:r w:rsidRPr="004476B8">
        <w:rPr>
          <w:color w:val="000000"/>
        </w:rPr>
        <w:lastRenderedPageBreak/>
        <w:t xml:space="preserve">demonstrated a clear gap in research in regard to integrated mobile systems, contributed to practice and research, and touched on a range of important considerations; namely, robustness, latency, explainability, and privacy. </w:t>
      </w:r>
    </w:p>
    <w:p w14:paraId="2C85467F" w14:textId="6C3E89D1" w:rsidR="00066C53" w:rsidRPr="00066C53" w:rsidRDefault="00DD65E3" w:rsidP="00C91734">
      <w:pPr>
        <w:spacing w:line="360" w:lineRule="auto"/>
        <w:jc w:val="both"/>
        <w:rPr>
          <w:color w:val="000000"/>
        </w:rPr>
      </w:pPr>
      <w:r w:rsidRPr="004476B8">
        <w:rPr>
          <w:color w:val="000000"/>
        </w:rPr>
        <w:t xml:space="preserve">Next, we framed the research questions, aim and objectives, corresponding to learning outcomes; considered the scope of the work, ruling out merchant tooling, and limiting the focus to the end-user experience on mobile; and delineated the hardware/software requirements for development, inference, and evaluation as the basis for further work. With the foundation laid for this research, we will move on to Chapter 02: Literature Review, where we will review the state-of-the-art in fashion image retrieval, modeling outfit compatibility, context-aware recommendations, and explainable AI, and derive from this review the methodological decisions that underpin </w:t>
      </w:r>
      <w:r w:rsidR="00C53763">
        <w:rPr>
          <w:color w:val="000000"/>
        </w:rPr>
        <w:t>Lufyco</w:t>
      </w:r>
      <w:r w:rsidRPr="004476B8">
        <w:rPr>
          <w:color w:val="000000"/>
        </w:rPr>
        <w:t>’s architecture and experiments.</w:t>
      </w:r>
      <w:r w:rsidR="00066C53" w:rsidRPr="00066C53">
        <w:rPr>
          <w:bCs/>
          <w:szCs w:val="32"/>
        </w:rPr>
        <w:br w:type="page"/>
      </w:r>
    </w:p>
    <w:p w14:paraId="1B8F589A" w14:textId="5E34D968" w:rsidR="00181207" w:rsidRPr="00066C53" w:rsidRDefault="00181207" w:rsidP="00C91734">
      <w:pPr>
        <w:pStyle w:val="Heading1"/>
        <w:jc w:val="both"/>
      </w:pPr>
      <w:bookmarkStart w:id="31" w:name="_Toc213870850"/>
      <w:r w:rsidRPr="00066C53">
        <w:lastRenderedPageBreak/>
        <w:t>CHAPTER 2: LITERATURE REVIEW</w:t>
      </w:r>
      <w:bookmarkEnd w:id="31"/>
    </w:p>
    <w:p w14:paraId="090B3B12" w14:textId="2D9FF354" w:rsidR="00181207" w:rsidRDefault="00181207" w:rsidP="00C91734">
      <w:pPr>
        <w:pStyle w:val="Heading2"/>
        <w:jc w:val="both"/>
      </w:pPr>
      <w:bookmarkStart w:id="32" w:name="_Toc213870851"/>
      <w:r w:rsidRPr="00066C53">
        <w:t>Chapter Overview</w:t>
      </w:r>
      <w:bookmarkEnd w:id="32"/>
    </w:p>
    <w:p w14:paraId="3809ADB0" w14:textId="14C8D02B" w:rsidR="000433AB" w:rsidRPr="000433AB" w:rsidRDefault="000433AB" w:rsidP="000433AB">
      <w:pPr>
        <w:spacing w:line="360" w:lineRule="auto"/>
      </w:pPr>
      <w:r w:rsidRPr="000433AB">
        <w:t>This chapter assesses work that is relevant to Lufyco, which we define as a mobile-only app that allows users to discover fashion images and that provides context-aware outfit suggestions for the user. In technical terms, we want to clarify the formulation of the problem we presented - filtering is not enough (even with Augmented Reality) - you must consider mood, events, weather (including outdoor conditions) and what the custom parts of the user's wardrobe. The literature we reviewed was broken down into five major categories of prior work: image retrieval, outfit compatibility, modeling context, digital wardrobes, and explainability, addressing constraints of mobile latency and bandwidth. Guided by practical questions for Lufyco, we wanted to know if similar items can truly compliment each other, can we recommend a complete outfit for a rainy evening outside, and can users edit and see their reasons? The open problems (robust snapshots, cold-start, fast, trustworthy recommendations on-the-device) lead in several order increments to sketch a coherent architecture for a mobile-first Lufyco app.</w:t>
      </w:r>
    </w:p>
    <w:p w14:paraId="327CFDA4" w14:textId="213C5F1E" w:rsidR="006651F7" w:rsidRPr="00066C53" w:rsidRDefault="006651F7" w:rsidP="00C91734">
      <w:pPr>
        <w:pStyle w:val="Heading2"/>
        <w:jc w:val="both"/>
      </w:pPr>
      <w:bookmarkStart w:id="33" w:name="_Toc213870852"/>
      <w:r w:rsidRPr="00066C53">
        <w:t>Problem Domain</w:t>
      </w:r>
      <w:bookmarkEnd w:id="33"/>
    </w:p>
    <w:p w14:paraId="001B3FA5" w14:textId="3A86CF57" w:rsidR="006651F7" w:rsidRPr="001F3732" w:rsidRDefault="006651F7" w:rsidP="00C91734">
      <w:pPr>
        <w:pStyle w:val="Heading3"/>
        <w:jc w:val="both"/>
      </w:pPr>
      <w:bookmarkStart w:id="34" w:name="_Toc213870853"/>
      <w:r w:rsidRPr="001F3732">
        <w:t>Overview of AI-Powered Fashion Discovery and Styling</w:t>
      </w:r>
      <w:bookmarkEnd w:id="34"/>
    </w:p>
    <w:p w14:paraId="7E0A8D8A" w14:textId="76E6ACC7" w:rsidR="006E6F26" w:rsidRDefault="005D1AE4" w:rsidP="00C91734">
      <w:pPr>
        <w:spacing w:line="360" w:lineRule="auto"/>
        <w:jc w:val="both"/>
      </w:pPr>
      <w:r w:rsidRPr="004476B8">
        <w:t>Fashion shopping is not simply about purchasing a single item. More often people need a complete outfit that is appropriate for a specific situation (work, wedding, date night, interview), suitable given the weather, and can be worn with other items they already own. Conventional mobile shopping flows require users to type keywords and apply filters. This is difficult when users do not know the exact style vernacular. Additionally, conventional mobile shopping is also context-neutral, so results may be relevant in name only, but incorrect for the user in their actual context.</w:t>
      </w:r>
    </w:p>
    <w:p w14:paraId="4ECB48B7" w14:textId="77777777" w:rsidR="000433AB" w:rsidRDefault="000433AB" w:rsidP="00C91734">
      <w:pPr>
        <w:spacing w:line="360" w:lineRule="auto"/>
        <w:jc w:val="both"/>
      </w:pPr>
    </w:p>
    <w:p w14:paraId="32929190" w14:textId="3C9A1453" w:rsidR="002D0AFF" w:rsidRPr="004476B8" w:rsidRDefault="002D0AFF" w:rsidP="00C91734">
      <w:pPr>
        <w:spacing w:line="360" w:lineRule="auto"/>
        <w:jc w:val="both"/>
      </w:pPr>
      <w:r w:rsidRPr="004476B8">
        <w:t>AI changes this in two aspects:</w:t>
      </w:r>
    </w:p>
    <w:p w14:paraId="3BE704E6" w14:textId="5754CBEC" w:rsidR="002D0AFF" w:rsidRPr="004476B8" w:rsidRDefault="002D0AFF" w:rsidP="00C91734">
      <w:pPr>
        <w:pStyle w:val="ListParagraph"/>
        <w:numPr>
          <w:ilvl w:val="0"/>
          <w:numId w:val="13"/>
        </w:numPr>
        <w:spacing w:line="360" w:lineRule="auto"/>
        <w:jc w:val="both"/>
      </w:pPr>
      <w:r w:rsidRPr="004476B8">
        <w:t>Image based discovery: A user uploads a picture or screenshot of an outfit they like. A vision model creates a set of numbers representing an “embedding” of that image, which searches the catalog for items that are visually similar. This is useful when users cannot express what they want in words</w:t>
      </w:r>
      <w:r w:rsidR="005E21DD" w:rsidRPr="004476B8">
        <w:t xml:space="preserve"> (Kiapour et al., 2015; Liu et al., 2016; Ge et al., 2019)</w:t>
      </w:r>
      <w:r w:rsidRPr="004476B8">
        <w:t>.</w:t>
      </w:r>
    </w:p>
    <w:p w14:paraId="22E2B1E0" w14:textId="71664216" w:rsidR="0060426B" w:rsidRPr="004476B8" w:rsidRDefault="002D0AFF" w:rsidP="00C91734">
      <w:pPr>
        <w:pStyle w:val="ListParagraph"/>
        <w:numPr>
          <w:ilvl w:val="0"/>
          <w:numId w:val="13"/>
        </w:numPr>
        <w:spacing w:line="360" w:lineRule="auto"/>
        <w:jc w:val="both"/>
      </w:pPr>
      <w:r w:rsidRPr="004476B8">
        <w:t xml:space="preserve">Context aware outfit recommendation: at recommendation layer, contextual factors such as the user mood, occasion, weather and time (now it is an event in the future), as </w:t>
      </w:r>
      <w:r w:rsidRPr="004476B8">
        <w:lastRenderedPageBreak/>
        <w:t>well as the full digital wardrobe (what clothes they have). The algorithm will then recommend complete outfits (not just a single item) and rationalize why each item is suitable in the specific situation</w:t>
      </w:r>
      <w:r w:rsidR="005E21DD" w:rsidRPr="004476B8">
        <w:t xml:space="preserve"> (He &amp; Hu, 2018; Wang et al., 2019; Abugabah et al., 2020)</w:t>
      </w:r>
      <w:r w:rsidRPr="004476B8">
        <w:t>.</w:t>
      </w:r>
    </w:p>
    <w:p w14:paraId="5A848C12" w14:textId="7D572693" w:rsidR="000F6919" w:rsidRPr="004476B8" w:rsidRDefault="002D0AFF" w:rsidP="00C91734">
      <w:pPr>
        <w:spacing w:line="360" w:lineRule="auto"/>
        <w:ind w:left="360"/>
        <w:jc w:val="both"/>
      </w:pPr>
      <w:r w:rsidRPr="004476B8">
        <w:t>Clothily's problem domain lies at the intersection of these two aspects, within mobile constraints (low latency; limited bandwidth and small screen) and privacy expectations (wardrobe photographs and preferences are personal information)</w:t>
      </w:r>
      <w:r w:rsidR="005E21DD" w:rsidRPr="004476B8">
        <w:t xml:space="preserve"> (Johnson et al., 2017; Google Research, 2020–2024)</w:t>
      </w:r>
      <w:r w:rsidR="000F6919" w:rsidRPr="004476B8">
        <w:t>.</w:t>
      </w:r>
    </w:p>
    <w:p w14:paraId="17C00BE0" w14:textId="77777777" w:rsidR="000F6919" w:rsidRPr="004476B8" w:rsidRDefault="000F6919" w:rsidP="007B63F8">
      <w:pPr>
        <w:spacing w:line="360" w:lineRule="auto"/>
      </w:pPr>
    </w:p>
    <w:p w14:paraId="287236B4" w14:textId="66F26722" w:rsidR="000F6919" w:rsidRPr="001F3732" w:rsidRDefault="000F6919" w:rsidP="00117ED9">
      <w:pPr>
        <w:pStyle w:val="Heading3"/>
      </w:pPr>
      <w:bookmarkStart w:id="35" w:name="_Toc213870854"/>
      <w:r w:rsidRPr="001F3732">
        <w:t>Why Context Matters in Clothing Decisions</w:t>
      </w:r>
      <w:bookmarkEnd w:id="35"/>
    </w:p>
    <w:p w14:paraId="55E13D6D" w14:textId="77777777" w:rsidR="000F6919" w:rsidRPr="004476B8" w:rsidRDefault="000F6919" w:rsidP="007B63F8">
      <w:pPr>
        <w:spacing w:line="360" w:lineRule="auto"/>
      </w:pPr>
      <w:r w:rsidRPr="004476B8">
        <w:t>Context is all about realizing the difference between a “nice dress” and the “right dress for tonight</w:t>
      </w:r>
    </w:p>
    <w:p w14:paraId="3CFE6639" w14:textId="77777777" w:rsidR="000F6919" w:rsidRPr="004476B8" w:rsidRDefault="000F6919" w:rsidP="007B63F8">
      <w:pPr>
        <w:spacing w:line="360" w:lineRule="auto"/>
      </w:pPr>
    </w:p>
    <w:p w14:paraId="06A47A91" w14:textId="77777777" w:rsidR="000F6919" w:rsidRPr="004476B8" w:rsidRDefault="000F6919" w:rsidP="007B63F8">
      <w:pPr>
        <w:spacing w:line="360" w:lineRule="auto"/>
      </w:pPr>
      <w:r w:rsidRPr="004476B8">
        <w:t>There are four key things to consider:</w:t>
      </w:r>
    </w:p>
    <w:p w14:paraId="6EFEC8B1" w14:textId="0F1108ED" w:rsidR="000F6919" w:rsidRPr="004476B8" w:rsidRDefault="000F6919" w:rsidP="007B63F8">
      <w:pPr>
        <w:pStyle w:val="ListParagraph"/>
        <w:numPr>
          <w:ilvl w:val="0"/>
          <w:numId w:val="14"/>
        </w:numPr>
        <w:spacing w:line="360" w:lineRule="auto"/>
      </w:pPr>
      <w:r w:rsidRPr="004476B8">
        <w:t>Mood: Customers may want to look confident, poised, fun, or formal. Their mood impacts their choice of color, fabric, or the overall silhouette</w:t>
      </w:r>
      <w:r w:rsidR="005E21DD" w:rsidRPr="004476B8">
        <w:t xml:space="preserve"> (Abugabah et al., 2020)</w:t>
      </w:r>
      <w:r w:rsidRPr="004476B8">
        <w:t>.</w:t>
      </w:r>
    </w:p>
    <w:p w14:paraId="3F661B19" w14:textId="77777777" w:rsidR="000F6919" w:rsidRPr="004476B8" w:rsidRDefault="000F6919" w:rsidP="007B63F8">
      <w:pPr>
        <w:spacing w:line="360" w:lineRule="auto"/>
      </w:pPr>
    </w:p>
    <w:p w14:paraId="4B2A5E08" w14:textId="55739456" w:rsidR="000F6919" w:rsidRPr="004476B8" w:rsidRDefault="000F6919" w:rsidP="007B63F8">
      <w:pPr>
        <w:pStyle w:val="ListParagraph"/>
        <w:numPr>
          <w:ilvl w:val="0"/>
          <w:numId w:val="14"/>
        </w:numPr>
        <w:spacing w:line="360" w:lineRule="auto"/>
      </w:pPr>
      <w:r w:rsidRPr="004476B8">
        <w:t>Occasion: Each occasion and location has its style norms and comfort requirements for clothes, including the office, an interview, a wedding, a party, a religious ceremony or next event, or for travel purposes</w:t>
      </w:r>
      <w:r w:rsidR="005E21DD" w:rsidRPr="004476B8">
        <w:t xml:space="preserve"> (He &amp; Hu, 2018; Wang et al., 2019)</w:t>
      </w:r>
      <w:r w:rsidRPr="004476B8">
        <w:t>.</w:t>
      </w:r>
    </w:p>
    <w:p w14:paraId="33662B7A" w14:textId="77777777" w:rsidR="000F6919" w:rsidRPr="004476B8" w:rsidRDefault="000F6919" w:rsidP="007B63F8">
      <w:pPr>
        <w:spacing w:line="360" w:lineRule="auto"/>
      </w:pPr>
    </w:p>
    <w:p w14:paraId="719EC79A" w14:textId="11D8B553" w:rsidR="000F6919" w:rsidRPr="004476B8" w:rsidRDefault="000F6919" w:rsidP="007B63F8">
      <w:pPr>
        <w:pStyle w:val="ListParagraph"/>
        <w:numPr>
          <w:ilvl w:val="0"/>
          <w:numId w:val="14"/>
        </w:numPr>
        <w:spacing w:line="360" w:lineRule="auto"/>
      </w:pPr>
      <w:r w:rsidRPr="004476B8">
        <w:t>Weather &amp; Season: Temperature, rain, humidity, wind, and daylight creates considerations around fabric and layering choices (i.e.- breathable linen vs. water-resistant or standing outer)</w:t>
      </w:r>
      <w:r w:rsidR="005E21DD" w:rsidRPr="004476B8">
        <w:t xml:space="preserve"> (Abugabah et al., 2020)</w:t>
      </w:r>
      <w:r w:rsidRPr="004476B8">
        <w:t>.</w:t>
      </w:r>
    </w:p>
    <w:p w14:paraId="735C4871" w14:textId="77777777" w:rsidR="000F6919" w:rsidRPr="004476B8" w:rsidRDefault="000F6919" w:rsidP="007B63F8">
      <w:pPr>
        <w:spacing w:line="360" w:lineRule="auto"/>
      </w:pPr>
    </w:p>
    <w:p w14:paraId="36540DAA" w14:textId="4C87378D" w:rsidR="000F6919" w:rsidRPr="004476B8" w:rsidRDefault="000F6919" w:rsidP="007B63F8">
      <w:pPr>
        <w:pStyle w:val="ListParagraph"/>
        <w:numPr>
          <w:ilvl w:val="0"/>
          <w:numId w:val="14"/>
        </w:numPr>
        <w:spacing w:line="360" w:lineRule="auto"/>
      </w:pPr>
      <w:r w:rsidRPr="004476B8">
        <w:t>Time Horizon: Now means they need recommendations for immediate wear that lead with a wardrobe first solution; the future means the app can offer recommendations for items to shop for to fill wardrobe gaps</w:t>
      </w:r>
      <w:r w:rsidR="005E21DD" w:rsidRPr="004476B8">
        <w:t xml:space="preserve"> (Wang et al., 2019; Abugabah et al., 2020)</w:t>
      </w:r>
      <w:r w:rsidRPr="004476B8">
        <w:t>.</w:t>
      </w:r>
    </w:p>
    <w:p w14:paraId="519CFAEA" w14:textId="77777777" w:rsidR="000F6919" w:rsidRPr="004476B8" w:rsidRDefault="000F6919" w:rsidP="007B63F8">
      <w:pPr>
        <w:spacing w:line="360" w:lineRule="auto"/>
      </w:pPr>
    </w:p>
    <w:p w14:paraId="40A96551" w14:textId="6020215C" w:rsidR="000F6919" w:rsidRPr="004476B8" w:rsidRDefault="000F6919" w:rsidP="007B63F8">
      <w:pPr>
        <w:spacing w:line="360" w:lineRule="auto"/>
      </w:pPr>
      <w:r w:rsidRPr="004476B8">
        <w:t xml:space="preserve">Most applications ignore these signals and/or measure them indirectly. </w:t>
      </w:r>
      <w:r w:rsidR="00C53763">
        <w:t>Lufyco</w:t>
      </w:r>
      <w:r w:rsidRPr="004476B8">
        <w:t xml:space="preserve"> considers them first-class inputs, so that the app's recommendations appears suitable, comfortable and timely.</w:t>
      </w:r>
    </w:p>
    <w:p w14:paraId="7E127BCF" w14:textId="77777777" w:rsidR="000F6919" w:rsidRPr="004476B8" w:rsidRDefault="000F6919" w:rsidP="007B63F8">
      <w:pPr>
        <w:spacing w:line="360" w:lineRule="auto"/>
      </w:pPr>
    </w:p>
    <w:p w14:paraId="055B37FF" w14:textId="69DE277C" w:rsidR="000F6919" w:rsidRPr="004476B8" w:rsidRDefault="000F6919" w:rsidP="00117ED9">
      <w:pPr>
        <w:pStyle w:val="Heading3"/>
      </w:pPr>
      <w:bookmarkStart w:id="36" w:name="_Toc213870855"/>
      <w:r w:rsidRPr="001F3732">
        <w:lastRenderedPageBreak/>
        <w:t>The Role of the Digital Wardrobe</w:t>
      </w:r>
      <w:bookmarkEnd w:id="36"/>
    </w:p>
    <w:p w14:paraId="5C157FEB" w14:textId="2996FA44" w:rsidR="000F6919" w:rsidRPr="004476B8" w:rsidRDefault="000F6919" w:rsidP="00C91734">
      <w:pPr>
        <w:pStyle w:val="NormalWeb"/>
        <w:spacing w:before="240" w:after="240" w:line="360" w:lineRule="auto"/>
        <w:jc w:val="both"/>
      </w:pPr>
      <w:r w:rsidRPr="004476B8">
        <w:t xml:space="preserve">A digital wardrobe is a means of systematically storing a list of things that a user owns by uploading photographs of their clothes, and auto-tagging (e.g., category, color, pattern, fabric, season). This is essential for the real-world usability aspect: </w:t>
      </w:r>
    </w:p>
    <w:p w14:paraId="5682FE60" w14:textId="09586FCF" w:rsidR="000F6919" w:rsidRPr="004476B8" w:rsidRDefault="000F6919" w:rsidP="00C91734">
      <w:pPr>
        <w:pStyle w:val="NormalWeb"/>
        <w:numPr>
          <w:ilvl w:val="0"/>
          <w:numId w:val="15"/>
        </w:numPr>
        <w:spacing w:before="240" w:after="240" w:line="360" w:lineRule="auto"/>
        <w:jc w:val="both"/>
      </w:pPr>
      <w:r w:rsidRPr="004476B8">
        <w:t>The app can create outfits from what the user already has, saving them potential costs and potential returns</w:t>
      </w:r>
      <w:r w:rsidR="005E21DD" w:rsidRPr="004476B8">
        <w:t xml:space="preserve"> (Wang et al., 2019; Graph Outfit, 2023–2024)</w:t>
      </w:r>
      <w:r w:rsidRPr="004476B8">
        <w:t xml:space="preserve">.  </w:t>
      </w:r>
    </w:p>
    <w:p w14:paraId="6768128B" w14:textId="0DB6A206" w:rsidR="000F6919" w:rsidRPr="004476B8" w:rsidRDefault="000F6919" w:rsidP="00C91734">
      <w:pPr>
        <w:pStyle w:val="NormalWeb"/>
        <w:numPr>
          <w:ilvl w:val="0"/>
          <w:numId w:val="15"/>
        </w:numPr>
        <w:spacing w:before="240" w:after="240" w:line="360" w:lineRule="auto"/>
        <w:jc w:val="both"/>
      </w:pPr>
      <w:r w:rsidRPr="004476B8">
        <w:t>The app can identify gaps in what the user owns (e.g., An alert that states “you have no neutral outer layer for rain” will pop up only when faced with a rain day) and provide suggestions only when needed</w:t>
      </w:r>
      <w:r w:rsidR="005E21DD" w:rsidRPr="004476B8">
        <w:t xml:space="preserve"> (Abugabah et al., 2020)</w:t>
      </w:r>
      <w:r w:rsidRPr="004476B8">
        <w:t xml:space="preserve">.  </w:t>
      </w:r>
    </w:p>
    <w:p w14:paraId="2C3ED0BF" w14:textId="569BCB65" w:rsidR="000F6919" w:rsidRPr="004476B8" w:rsidRDefault="000F6919" w:rsidP="00C91734">
      <w:pPr>
        <w:pStyle w:val="NormalWeb"/>
        <w:numPr>
          <w:ilvl w:val="0"/>
          <w:numId w:val="15"/>
        </w:numPr>
        <w:spacing w:before="240" w:after="240" w:line="360" w:lineRule="auto"/>
        <w:jc w:val="both"/>
      </w:pPr>
      <w:r w:rsidRPr="004476B8">
        <w:t>Over time, the wardrobe acts as a memory of the user's personal style and will become an upward feedback loop of improved suggestions independent of prior purchase history</w:t>
      </w:r>
      <w:r w:rsidR="005E21DD" w:rsidRPr="004476B8">
        <w:t xml:space="preserve"> (He &amp; Hu, 2018; Wang et al., 2019)</w:t>
      </w:r>
      <w:r w:rsidRPr="004476B8">
        <w:t xml:space="preserve">. </w:t>
      </w:r>
    </w:p>
    <w:p w14:paraId="48F182C4" w14:textId="25BC81C0" w:rsidR="00C11D27" w:rsidRPr="000433AB" w:rsidRDefault="000F6919" w:rsidP="000433AB">
      <w:pPr>
        <w:pStyle w:val="NormalWeb"/>
        <w:spacing w:before="240" w:after="240" w:line="360" w:lineRule="auto"/>
        <w:jc w:val="both"/>
      </w:pPr>
      <w:r w:rsidRPr="004476B8">
        <w:t>It also enables explainability (e.g., "this blouse goes with your navy trousers, and it is humidity-friendly") and editability (e.g., swap the shoes out, and change the palette)</w:t>
      </w:r>
      <w:r w:rsidR="005E21DD" w:rsidRPr="004476B8">
        <w:t xml:space="preserve"> (Hou et al., 2019)</w:t>
      </w:r>
      <w:r w:rsidRPr="004476B8">
        <w:t xml:space="preserve">.  </w:t>
      </w:r>
    </w:p>
    <w:p w14:paraId="0C733205" w14:textId="630B70C1" w:rsidR="000F6919" w:rsidRPr="004476B8" w:rsidRDefault="000F6919" w:rsidP="00117ED9">
      <w:pPr>
        <w:pStyle w:val="Heading3"/>
      </w:pPr>
      <w:bookmarkStart w:id="37" w:name="_Toc213870856"/>
      <w:r w:rsidRPr="001F3732">
        <w:rPr>
          <w:rStyle w:val="Heading2Char"/>
          <w:rFonts w:cs="Times New Roman"/>
          <w:b/>
          <w:bCs/>
          <w:szCs w:val="28"/>
        </w:rPr>
        <w:t>Application Areas</w:t>
      </w:r>
      <w:bookmarkEnd w:id="37"/>
    </w:p>
    <w:p w14:paraId="3A529846" w14:textId="48119493" w:rsidR="000F6919" w:rsidRPr="00117ED9" w:rsidRDefault="000F6919" w:rsidP="00117ED9">
      <w:pPr>
        <w:pStyle w:val="Heading3"/>
        <w:rPr>
          <w:rStyle w:val="Heading4Char"/>
          <w:i w:val="0"/>
          <w:iCs w:val="0"/>
        </w:rPr>
      </w:pPr>
      <w:bookmarkStart w:id="38" w:name="_Toc213870857"/>
      <w:r w:rsidRPr="00117ED9">
        <w:rPr>
          <w:rStyle w:val="Heading4Char"/>
          <w:i w:val="0"/>
          <w:iCs w:val="0"/>
        </w:rPr>
        <w:t>Mobile-First Consumer Shopping</w:t>
      </w:r>
      <w:bookmarkEnd w:id="38"/>
    </w:p>
    <w:p w14:paraId="09D71DE8" w14:textId="3B27DE02" w:rsidR="0054589E" w:rsidRPr="004476B8" w:rsidRDefault="00C53763" w:rsidP="00C91734">
      <w:pPr>
        <w:spacing w:line="360" w:lineRule="auto"/>
        <w:jc w:val="both"/>
        <w:rPr>
          <w:lang w:eastAsia="en-US"/>
        </w:rPr>
      </w:pPr>
      <w:r>
        <w:rPr>
          <w:lang w:eastAsia="en-US"/>
        </w:rPr>
        <w:t>Lufyco</w:t>
      </w:r>
      <w:r w:rsidR="0054589E" w:rsidRPr="004476B8">
        <w:rPr>
          <w:lang w:eastAsia="en-US"/>
        </w:rPr>
        <w:t xml:space="preserve"> is designed for quick decision-making while on the go: taking a picture in a shop, saving a pic of an outfit you want to wear from social media, picking an outfit during your commute, or scouring for an outfit online during a break at work. The app needs to provide useful suggestions in less than a second, a short description, and can be edited with the tap of the finger</w:t>
      </w:r>
      <w:r w:rsidR="005E21DD" w:rsidRPr="004476B8">
        <w:t xml:space="preserve"> (Johnson et al., 2017; Google Research, 2020–2024)</w:t>
      </w:r>
      <w:r w:rsidR="0054589E" w:rsidRPr="004476B8">
        <w:rPr>
          <w:lang w:eastAsia="en-US"/>
        </w:rPr>
        <w:t>.</w:t>
      </w:r>
    </w:p>
    <w:p w14:paraId="2250716F" w14:textId="32477C01" w:rsidR="000F6919" w:rsidRPr="00117ED9" w:rsidRDefault="000F6919" w:rsidP="00117ED9">
      <w:pPr>
        <w:pStyle w:val="Heading3"/>
        <w:rPr>
          <w:rStyle w:val="Heading4Char"/>
          <w:i w:val="0"/>
          <w:iCs w:val="0"/>
        </w:rPr>
      </w:pPr>
      <w:bookmarkStart w:id="39" w:name="_Toc213870858"/>
      <w:r w:rsidRPr="00117ED9">
        <w:rPr>
          <w:rStyle w:val="Heading4Char"/>
          <w:i w:val="0"/>
          <w:iCs w:val="0"/>
        </w:rPr>
        <w:t>Personal Styling and Outfit Planning</w:t>
      </w:r>
      <w:bookmarkEnd w:id="39"/>
    </w:p>
    <w:p w14:paraId="229DEB90" w14:textId="078A39FE" w:rsidR="0054589E" w:rsidRPr="004476B8" w:rsidRDefault="0054589E" w:rsidP="00C91734">
      <w:pPr>
        <w:spacing w:line="360" w:lineRule="auto"/>
        <w:jc w:val="both"/>
        <w:rPr>
          <w:lang w:eastAsia="en-US"/>
        </w:rPr>
      </w:pPr>
      <w:r w:rsidRPr="004476B8">
        <w:rPr>
          <w:lang w:eastAsia="en-US"/>
        </w:rPr>
        <w:t>Users will sometimes (in fact, they will often) anticipate events (wedding, interviews, festivals) or follow routines (a workweek, gym, or school run). The app can preemptively schedule multiple looks per event, account for the weather forecast, and provide options if the user is more comfortable with changes</w:t>
      </w:r>
      <w:r w:rsidR="005E21DD" w:rsidRPr="004476B8">
        <w:rPr>
          <w:lang w:eastAsia="en-US"/>
        </w:rPr>
        <w:t xml:space="preserve"> </w:t>
      </w:r>
      <w:r w:rsidR="005E21DD" w:rsidRPr="004476B8">
        <w:t>He &amp; Hu, 2018; Wang et al., 2019; Abugabah et al., 2020)</w:t>
      </w:r>
      <w:r w:rsidRPr="004476B8">
        <w:rPr>
          <w:lang w:eastAsia="en-US"/>
        </w:rPr>
        <w:t>.</w:t>
      </w:r>
    </w:p>
    <w:p w14:paraId="4B5FE477" w14:textId="4CD20F82" w:rsidR="000F6919" w:rsidRPr="00117ED9" w:rsidRDefault="000F6919" w:rsidP="00117ED9">
      <w:pPr>
        <w:pStyle w:val="Heading3"/>
        <w:rPr>
          <w:rStyle w:val="Heading4Char"/>
          <w:i w:val="0"/>
          <w:iCs w:val="0"/>
        </w:rPr>
      </w:pPr>
      <w:bookmarkStart w:id="40" w:name="_Toc213870859"/>
      <w:r w:rsidRPr="00117ED9">
        <w:rPr>
          <w:rStyle w:val="Heading4Char"/>
          <w:i w:val="0"/>
          <w:iCs w:val="0"/>
        </w:rPr>
        <w:t>Confidence, Returns, and Sustainability</w:t>
      </w:r>
      <w:bookmarkEnd w:id="40"/>
    </w:p>
    <w:p w14:paraId="56E78BEC" w14:textId="2D070AC2" w:rsidR="000F6919" w:rsidRPr="004476B8" w:rsidRDefault="0054589E" w:rsidP="00C91734">
      <w:pPr>
        <w:spacing w:line="360" w:lineRule="auto"/>
        <w:jc w:val="both"/>
      </w:pPr>
      <w:r w:rsidRPr="004476B8">
        <w:t>Offering clear, context-aware options reduces waste and mis-purchase, which may reduce returns. Supporting users in maximizing what they own leads to sustainable behavior (fewer duplicate purchases and smarter fills for actual gaps in wardrobe)</w:t>
      </w:r>
      <w:r w:rsidR="005E21DD" w:rsidRPr="004476B8">
        <w:t xml:space="preserve"> (Wang et al., 2019; Abugabah et al., 2020)</w:t>
      </w:r>
      <w:r w:rsidRPr="004476B8">
        <w:t>.</w:t>
      </w:r>
    </w:p>
    <w:p w14:paraId="6D2E4723" w14:textId="77777777" w:rsidR="00295180" w:rsidRPr="004476B8" w:rsidRDefault="00295180" w:rsidP="007B63F8">
      <w:pPr>
        <w:spacing w:line="360" w:lineRule="auto"/>
      </w:pPr>
    </w:p>
    <w:p w14:paraId="74F8D75A" w14:textId="0A728274" w:rsidR="00295180" w:rsidRPr="00295180" w:rsidRDefault="00295180" w:rsidP="00117ED9">
      <w:pPr>
        <w:pStyle w:val="Heading2"/>
        <w:rPr>
          <w:rStyle w:val="Heading2Char"/>
          <w:rFonts w:cs="Times New Roman"/>
          <w:b/>
          <w:bCs/>
          <w:szCs w:val="28"/>
        </w:rPr>
      </w:pPr>
      <w:bookmarkStart w:id="41" w:name="_Toc213870860"/>
      <w:r w:rsidRPr="00295180">
        <w:rPr>
          <w:rStyle w:val="Heading2Char"/>
          <w:rFonts w:cs="Times New Roman"/>
          <w:b/>
          <w:bCs/>
          <w:szCs w:val="28"/>
        </w:rPr>
        <w:t>Challenges in Context-Aware Fashion Recommenders</w:t>
      </w:r>
      <w:bookmarkEnd w:id="41"/>
    </w:p>
    <w:p w14:paraId="096A7F40" w14:textId="3B86D3BF" w:rsidR="00295180" w:rsidRPr="00117ED9" w:rsidRDefault="00295180" w:rsidP="00117ED9">
      <w:pPr>
        <w:pStyle w:val="Heading3"/>
        <w:rPr>
          <w:rStyle w:val="Heading4Char"/>
          <w:i w:val="0"/>
          <w:iCs w:val="0"/>
        </w:rPr>
      </w:pPr>
      <w:bookmarkStart w:id="42" w:name="_Toc213870861"/>
      <w:r w:rsidRPr="00117ED9">
        <w:rPr>
          <w:rStyle w:val="Heading4Char"/>
          <w:i w:val="0"/>
          <w:iCs w:val="0"/>
        </w:rPr>
        <w:t>Data Quality and Catalog Variability</w:t>
      </w:r>
      <w:bookmarkEnd w:id="42"/>
    </w:p>
    <w:p w14:paraId="7FD70FCB" w14:textId="2044C6D4" w:rsidR="00295180" w:rsidRPr="004476B8" w:rsidRDefault="00A576D6" w:rsidP="00C91734">
      <w:pPr>
        <w:spacing w:line="360" w:lineRule="auto"/>
        <w:jc w:val="both"/>
      </w:pPr>
      <w:r w:rsidRPr="004476B8">
        <w:t>Colour, fabric, and silhouette are some attributes that are labeled differently in catalogs. Lighting, background, and pose change the way images look. The system needs to normalize attributes, and de-duplicate nearly identical items, and reconcile conflicts (e.g., "rust" vs. "terracotta"). Bad data results in bad recommendations</w:t>
      </w:r>
      <w:r w:rsidR="005E21DD" w:rsidRPr="004476B8">
        <w:t xml:space="preserve"> (Liu et al., 2016; Ge et al., 2019; Gao et al., 2020)</w:t>
      </w:r>
      <w:r w:rsidRPr="004476B8">
        <w:t>.</w:t>
      </w:r>
    </w:p>
    <w:p w14:paraId="4BC4C82D" w14:textId="77777777" w:rsidR="00A576D6" w:rsidRPr="004476B8" w:rsidRDefault="00A576D6" w:rsidP="007B63F8">
      <w:pPr>
        <w:spacing w:line="360" w:lineRule="auto"/>
      </w:pPr>
    </w:p>
    <w:p w14:paraId="17FD0C4D" w14:textId="3481AC1F" w:rsidR="000F6919" w:rsidRPr="00117ED9" w:rsidRDefault="00A576D6" w:rsidP="00117ED9">
      <w:pPr>
        <w:pStyle w:val="Heading3"/>
        <w:rPr>
          <w:rStyle w:val="Heading4Char"/>
          <w:i w:val="0"/>
          <w:iCs w:val="0"/>
        </w:rPr>
      </w:pPr>
      <w:bookmarkStart w:id="43" w:name="_Toc213870862"/>
      <w:r w:rsidRPr="00117ED9">
        <w:rPr>
          <w:rStyle w:val="Heading4Char"/>
          <w:i w:val="0"/>
          <w:iCs w:val="0"/>
        </w:rPr>
        <w:t>Visual Retrieval Robustness</w:t>
      </w:r>
      <w:bookmarkEnd w:id="43"/>
      <w:r w:rsidRPr="00117ED9">
        <w:rPr>
          <w:rStyle w:val="Heading4Char"/>
          <w:i w:val="0"/>
          <w:iCs w:val="0"/>
        </w:rPr>
        <w:t xml:space="preserve"> </w:t>
      </w:r>
    </w:p>
    <w:p w14:paraId="2E2BD9ED" w14:textId="1DF305A9" w:rsidR="00181207" w:rsidRPr="004476B8" w:rsidRDefault="00A576D6" w:rsidP="00C91734">
      <w:pPr>
        <w:spacing w:line="360" w:lineRule="auto"/>
        <w:jc w:val="both"/>
        <w:rPr>
          <w:color w:val="000000"/>
        </w:rPr>
      </w:pPr>
      <w:r w:rsidRPr="004476B8">
        <w:rPr>
          <w:color w:val="000000"/>
        </w:rPr>
        <w:t>User images can contain noise: for example, captured images could include mirrored self-portraits, insufficient lighting from indoor capture, partial occlusion, or background clutter. For models that were trained on studio images, many will fail when presented user images. The retrieval system must be robust with the domain shift and be able to identify relevant visual features despite the noise</w:t>
      </w:r>
      <w:r w:rsidR="005E21DD" w:rsidRPr="004476B8">
        <w:rPr>
          <w:color w:val="000000"/>
        </w:rPr>
        <w:t xml:space="preserve"> </w:t>
      </w:r>
      <w:r w:rsidR="005E21DD" w:rsidRPr="004476B8">
        <w:t>(Kiapour et al., 2015; Ge et al., 2019)</w:t>
      </w:r>
      <w:r w:rsidRPr="004476B8">
        <w:rPr>
          <w:color w:val="000000"/>
        </w:rPr>
        <w:t>.</w:t>
      </w:r>
    </w:p>
    <w:p w14:paraId="1A03906F" w14:textId="77777777" w:rsidR="00A576D6" w:rsidRPr="004476B8" w:rsidRDefault="00A576D6" w:rsidP="007B63F8">
      <w:pPr>
        <w:spacing w:line="360" w:lineRule="auto"/>
        <w:rPr>
          <w:color w:val="000000"/>
        </w:rPr>
      </w:pPr>
    </w:p>
    <w:p w14:paraId="0DCEB826" w14:textId="456F2183" w:rsidR="00A576D6" w:rsidRPr="00117ED9" w:rsidRDefault="00A576D6" w:rsidP="00117ED9">
      <w:pPr>
        <w:pStyle w:val="Heading3"/>
        <w:rPr>
          <w:rStyle w:val="Heading4Char"/>
          <w:i w:val="0"/>
          <w:iCs w:val="0"/>
        </w:rPr>
      </w:pPr>
      <w:bookmarkStart w:id="44" w:name="_Toc213870863"/>
      <w:r w:rsidRPr="00117ED9">
        <w:rPr>
          <w:rStyle w:val="Heading4Char"/>
          <w:i w:val="0"/>
          <w:iCs w:val="0"/>
        </w:rPr>
        <w:t>Real-Time Performance on Mobile</w:t>
      </w:r>
      <w:bookmarkEnd w:id="44"/>
    </w:p>
    <w:p w14:paraId="448B2503" w14:textId="3CA18D98" w:rsidR="00A576D6" w:rsidRPr="004476B8" w:rsidRDefault="00A576D6" w:rsidP="00C91734">
      <w:pPr>
        <w:spacing w:line="360" w:lineRule="auto"/>
        <w:jc w:val="both"/>
        <w:rPr>
          <w:color w:val="000000" w:themeColor="text1"/>
          <w:shd w:val="clear" w:color="auto" w:fill="FFFFFF"/>
        </w:rPr>
      </w:pPr>
      <w:r w:rsidRPr="004476B8">
        <w:rPr>
          <w:rStyle w:val="diff-highlight"/>
          <w:rFonts w:eastAsiaTheme="majorEastAsia"/>
          <w:color w:val="000000" w:themeColor="text1"/>
          <w:shd w:val="clear" w:color="auto" w:fill="FFFFFF"/>
        </w:rPr>
        <w:t>People</w:t>
      </w:r>
      <w:r w:rsidRPr="004476B8">
        <w:rPr>
          <w:color w:val="000000" w:themeColor="text1"/>
          <w:shd w:val="clear" w:color="auto" w:fill="FFFFFF"/>
        </w:rPr>
        <w:t xml:space="preserve"> expect </w:t>
      </w:r>
      <w:r w:rsidRPr="004476B8">
        <w:rPr>
          <w:rStyle w:val="diff-highlight"/>
          <w:rFonts w:eastAsiaTheme="majorEastAsia"/>
          <w:color w:val="000000" w:themeColor="text1"/>
          <w:shd w:val="clear" w:color="auto" w:fill="FFFFFF"/>
        </w:rPr>
        <w:t>quick</w:t>
      </w:r>
      <w:r w:rsidRPr="004476B8">
        <w:rPr>
          <w:color w:val="000000" w:themeColor="text1"/>
          <w:shd w:val="clear" w:color="auto" w:fill="FFFFFF"/>
        </w:rPr>
        <w:t xml:space="preserve"> responses. Embedding generation, vector </w:t>
      </w:r>
      <w:r w:rsidRPr="004476B8">
        <w:rPr>
          <w:rStyle w:val="diff-highlight"/>
          <w:rFonts w:eastAsiaTheme="majorEastAsia"/>
          <w:color w:val="000000" w:themeColor="text1"/>
          <w:shd w:val="clear" w:color="auto" w:fill="FFFFFF"/>
        </w:rPr>
        <w:t>searches</w:t>
      </w:r>
      <w:r w:rsidRPr="004476B8">
        <w:rPr>
          <w:color w:val="000000" w:themeColor="text1"/>
          <w:shd w:val="clear" w:color="auto" w:fill="FFFFFF"/>
        </w:rPr>
        <w:t xml:space="preserve">, re-ranking, and </w:t>
      </w:r>
      <w:r w:rsidRPr="004476B8">
        <w:rPr>
          <w:rStyle w:val="diff-highlight"/>
          <w:rFonts w:eastAsiaTheme="majorEastAsia"/>
          <w:color w:val="000000" w:themeColor="text1"/>
          <w:shd w:val="clear" w:color="auto" w:fill="FFFFFF"/>
        </w:rPr>
        <w:t>explanations</w:t>
      </w:r>
      <w:r w:rsidRPr="004476B8">
        <w:rPr>
          <w:color w:val="000000" w:themeColor="text1"/>
          <w:shd w:val="clear" w:color="auto" w:fill="FFFFFF"/>
        </w:rPr>
        <w:t xml:space="preserve"> </w:t>
      </w:r>
      <w:r w:rsidRPr="004476B8">
        <w:rPr>
          <w:rStyle w:val="diff-highlight"/>
          <w:rFonts w:eastAsiaTheme="majorEastAsia"/>
          <w:color w:val="000000" w:themeColor="text1"/>
          <w:shd w:val="clear" w:color="auto" w:fill="FFFFFF"/>
        </w:rPr>
        <w:t>should</w:t>
      </w:r>
      <w:r w:rsidRPr="004476B8">
        <w:rPr>
          <w:color w:val="000000" w:themeColor="text1"/>
          <w:shd w:val="clear" w:color="auto" w:fill="FFFFFF"/>
        </w:rPr>
        <w:t xml:space="preserve"> </w:t>
      </w:r>
      <w:r w:rsidRPr="004476B8">
        <w:rPr>
          <w:rStyle w:val="diff-highlight"/>
          <w:rFonts w:eastAsiaTheme="majorEastAsia"/>
          <w:color w:val="000000" w:themeColor="text1"/>
          <w:shd w:val="clear" w:color="auto" w:fill="FFFFFF"/>
        </w:rPr>
        <w:t>occur</w:t>
      </w:r>
      <w:r w:rsidRPr="004476B8">
        <w:rPr>
          <w:color w:val="000000" w:themeColor="text1"/>
          <w:shd w:val="clear" w:color="auto" w:fill="FFFFFF"/>
        </w:rPr>
        <w:t xml:space="preserve"> within tight latency </w:t>
      </w:r>
      <w:r w:rsidRPr="004476B8">
        <w:rPr>
          <w:rStyle w:val="diff-highlight"/>
          <w:rFonts w:eastAsiaTheme="majorEastAsia"/>
          <w:color w:val="000000" w:themeColor="text1"/>
          <w:shd w:val="clear" w:color="auto" w:fill="FFFFFF"/>
        </w:rPr>
        <w:t>limits</w:t>
      </w:r>
      <w:r w:rsidRPr="004476B8">
        <w:rPr>
          <w:color w:val="000000" w:themeColor="text1"/>
          <w:shd w:val="clear" w:color="auto" w:fill="FFFFFF"/>
        </w:rPr>
        <w:t xml:space="preserve">. Smart caching, progressive loading, and </w:t>
      </w:r>
      <w:r w:rsidRPr="004476B8">
        <w:rPr>
          <w:rStyle w:val="diff-highlight"/>
          <w:rFonts w:eastAsiaTheme="majorEastAsia"/>
          <w:color w:val="000000" w:themeColor="text1"/>
          <w:shd w:val="clear" w:color="auto" w:fill="FFFFFF"/>
        </w:rPr>
        <w:t>smart</w:t>
      </w:r>
      <w:r w:rsidRPr="004476B8">
        <w:rPr>
          <w:color w:val="000000" w:themeColor="text1"/>
          <w:shd w:val="clear" w:color="auto" w:fill="FFFFFF"/>
        </w:rPr>
        <w:t xml:space="preserve"> indexes are </w:t>
      </w:r>
      <w:r w:rsidRPr="004476B8">
        <w:rPr>
          <w:rStyle w:val="diff-highlight"/>
          <w:rFonts w:eastAsiaTheme="majorEastAsia"/>
          <w:color w:val="000000" w:themeColor="text1"/>
          <w:shd w:val="clear" w:color="auto" w:fill="FFFFFF"/>
        </w:rPr>
        <w:t>critical to optimizing performance</w:t>
      </w:r>
      <w:r w:rsidR="005E21DD" w:rsidRPr="004476B8">
        <w:rPr>
          <w:rStyle w:val="diff-highlight"/>
          <w:rFonts w:eastAsiaTheme="majorEastAsia"/>
          <w:color w:val="000000" w:themeColor="text1"/>
          <w:shd w:val="clear" w:color="auto" w:fill="FFFFFF"/>
        </w:rPr>
        <w:t xml:space="preserve"> </w:t>
      </w:r>
      <w:r w:rsidR="005E21DD" w:rsidRPr="004476B8">
        <w:t>(Johnson et al., 2017; Google Research, 2020–2024)</w:t>
      </w:r>
      <w:r w:rsidRPr="004476B8">
        <w:rPr>
          <w:color w:val="000000" w:themeColor="text1"/>
          <w:shd w:val="clear" w:color="auto" w:fill="FFFFFF"/>
        </w:rPr>
        <w:t>.</w:t>
      </w:r>
    </w:p>
    <w:p w14:paraId="2D656142" w14:textId="77777777" w:rsidR="00A576D6" w:rsidRPr="004476B8" w:rsidRDefault="00A576D6" w:rsidP="007B63F8">
      <w:pPr>
        <w:spacing w:line="360" w:lineRule="auto"/>
        <w:rPr>
          <w:color w:val="000000" w:themeColor="text1"/>
          <w:shd w:val="clear" w:color="auto" w:fill="FFFFFF"/>
        </w:rPr>
      </w:pPr>
    </w:p>
    <w:p w14:paraId="255FC107" w14:textId="6104F533" w:rsidR="00A576D6" w:rsidRPr="00117ED9" w:rsidRDefault="00A576D6" w:rsidP="00117ED9">
      <w:pPr>
        <w:pStyle w:val="Heading3"/>
      </w:pPr>
      <w:bookmarkStart w:id="45" w:name="_Toc213870864"/>
      <w:r w:rsidRPr="00117ED9">
        <w:rPr>
          <w:rStyle w:val="Heading4Char"/>
          <w:i w:val="0"/>
          <w:iCs w:val="0"/>
        </w:rPr>
        <w:t>Cold Start and Sparsity</w:t>
      </w:r>
      <w:bookmarkEnd w:id="45"/>
    </w:p>
    <w:p w14:paraId="2B79FAB7" w14:textId="7F75694B" w:rsidR="00A576D6" w:rsidRPr="004476B8" w:rsidRDefault="00A576D6" w:rsidP="00C91734">
      <w:pPr>
        <w:spacing w:line="360" w:lineRule="auto"/>
        <w:jc w:val="both"/>
        <w:rPr>
          <w:color w:val="000000" w:themeColor="text1"/>
          <w:shd w:val="clear" w:color="auto" w:fill="FFFFFF"/>
        </w:rPr>
      </w:pPr>
      <w:r w:rsidRPr="004476B8">
        <w:rPr>
          <w:color w:val="000000" w:themeColor="text1"/>
          <w:shd w:val="clear" w:color="auto" w:fill="FFFFFF"/>
        </w:rPr>
        <w:t>New users and new items</w:t>
      </w:r>
      <w:r w:rsidRPr="004476B8">
        <w:rPr>
          <w:rStyle w:val="diff-highlight"/>
          <w:rFonts w:eastAsiaTheme="majorEastAsia"/>
          <w:color w:val="000000" w:themeColor="text1"/>
          <w:shd w:val="clear" w:color="auto" w:fill="FFFFFF"/>
        </w:rPr>
        <w:t xml:space="preserve"> do not</w:t>
      </w:r>
      <w:r w:rsidRPr="004476B8">
        <w:rPr>
          <w:color w:val="000000" w:themeColor="text1"/>
          <w:shd w:val="clear" w:color="auto" w:fill="FFFFFF"/>
        </w:rPr>
        <w:t xml:space="preserve"> have </w:t>
      </w:r>
      <w:r w:rsidRPr="004476B8">
        <w:rPr>
          <w:rStyle w:val="diff-highlight"/>
          <w:rFonts w:eastAsiaTheme="majorEastAsia"/>
          <w:color w:val="000000" w:themeColor="text1"/>
          <w:shd w:val="clear" w:color="auto" w:fill="FFFFFF"/>
        </w:rPr>
        <w:t>much</w:t>
      </w:r>
      <w:r w:rsidRPr="004476B8">
        <w:rPr>
          <w:color w:val="000000" w:themeColor="text1"/>
          <w:shd w:val="clear" w:color="auto" w:fill="FFFFFF"/>
        </w:rPr>
        <w:t xml:space="preserve"> </w:t>
      </w:r>
      <w:r w:rsidRPr="004476B8">
        <w:rPr>
          <w:rStyle w:val="diff-highlight"/>
          <w:rFonts w:eastAsiaTheme="majorEastAsia"/>
          <w:color w:val="000000" w:themeColor="text1"/>
          <w:shd w:val="clear" w:color="auto" w:fill="FFFFFF"/>
        </w:rPr>
        <w:t>historical context</w:t>
      </w:r>
      <w:r w:rsidRPr="004476B8">
        <w:rPr>
          <w:color w:val="000000" w:themeColor="text1"/>
          <w:shd w:val="clear" w:color="auto" w:fill="FFFFFF"/>
        </w:rPr>
        <w:t>. The system needs content</w:t>
      </w:r>
      <w:r w:rsidRPr="004476B8">
        <w:rPr>
          <w:rStyle w:val="diff-highlight"/>
          <w:rFonts w:eastAsiaTheme="majorEastAsia"/>
          <w:color w:val="000000" w:themeColor="text1"/>
          <w:shd w:val="clear" w:color="auto" w:fill="FFFFFF"/>
        </w:rPr>
        <w:t xml:space="preserve"> </w:t>
      </w:r>
      <w:r w:rsidRPr="004476B8">
        <w:rPr>
          <w:color w:val="000000" w:themeColor="text1"/>
          <w:shd w:val="clear" w:color="auto" w:fill="FFFFFF"/>
        </w:rPr>
        <w:t xml:space="preserve">first strategies (visual and attribute signals) and lightweight context capture (mood/occasion/weather) to </w:t>
      </w:r>
      <w:r w:rsidRPr="004476B8">
        <w:rPr>
          <w:rStyle w:val="diff-highlight"/>
          <w:rFonts w:eastAsiaTheme="majorEastAsia"/>
          <w:color w:val="000000" w:themeColor="text1"/>
          <w:shd w:val="clear" w:color="auto" w:fill="FFFFFF"/>
        </w:rPr>
        <w:t>make</w:t>
      </w:r>
      <w:r w:rsidRPr="004476B8">
        <w:rPr>
          <w:color w:val="000000" w:themeColor="text1"/>
          <w:shd w:val="clear" w:color="auto" w:fill="FFFFFF"/>
        </w:rPr>
        <w:t xml:space="preserve"> </w:t>
      </w:r>
      <w:r w:rsidRPr="004476B8">
        <w:rPr>
          <w:rStyle w:val="diff-highlight"/>
          <w:rFonts w:eastAsiaTheme="majorEastAsia"/>
          <w:color w:val="000000" w:themeColor="text1"/>
          <w:shd w:val="clear" w:color="auto" w:fill="FFFFFF"/>
        </w:rPr>
        <w:t>great</w:t>
      </w:r>
      <w:r w:rsidRPr="004476B8">
        <w:rPr>
          <w:color w:val="000000" w:themeColor="text1"/>
          <w:shd w:val="clear" w:color="auto" w:fill="FFFFFF"/>
        </w:rPr>
        <w:t xml:space="preserve"> recommendations</w:t>
      </w:r>
      <w:r w:rsidRPr="004476B8">
        <w:rPr>
          <w:rStyle w:val="diff-highlight"/>
          <w:rFonts w:eastAsiaTheme="majorEastAsia"/>
          <w:color w:val="000000" w:themeColor="text1"/>
          <w:shd w:val="clear" w:color="auto" w:fill="FFFFFF"/>
        </w:rPr>
        <w:t>,</w:t>
      </w:r>
      <w:r w:rsidRPr="004476B8">
        <w:rPr>
          <w:color w:val="000000" w:themeColor="text1"/>
          <w:shd w:val="clear" w:color="auto" w:fill="FFFFFF"/>
        </w:rPr>
        <w:t xml:space="preserve"> </w:t>
      </w:r>
      <w:r w:rsidRPr="004476B8">
        <w:rPr>
          <w:rStyle w:val="diff-highlight"/>
          <w:rFonts w:eastAsiaTheme="majorEastAsia"/>
          <w:color w:val="000000" w:themeColor="text1"/>
          <w:shd w:val="clear" w:color="auto" w:fill="FFFFFF"/>
        </w:rPr>
        <w:t>quickly</w:t>
      </w:r>
      <w:r w:rsidR="005E21DD" w:rsidRPr="004476B8">
        <w:rPr>
          <w:rStyle w:val="diff-highlight"/>
          <w:rFonts w:eastAsiaTheme="majorEastAsia"/>
          <w:color w:val="000000" w:themeColor="text1"/>
          <w:shd w:val="clear" w:color="auto" w:fill="FFFFFF"/>
        </w:rPr>
        <w:t xml:space="preserve"> </w:t>
      </w:r>
      <w:r w:rsidR="005E21DD" w:rsidRPr="004476B8">
        <w:t>(Abugabah et al., 2020; Gao et al., 2020)</w:t>
      </w:r>
      <w:r w:rsidRPr="004476B8">
        <w:rPr>
          <w:color w:val="000000" w:themeColor="text1"/>
          <w:shd w:val="clear" w:color="auto" w:fill="FFFFFF"/>
        </w:rPr>
        <w:t>.</w:t>
      </w:r>
    </w:p>
    <w:p w14:paraId="4AEF25E7" w14:textId="77777777" w:rsidR="00A576D6" w:rsidRPr="004476B8" w:rsidRDefault="00A576D6" w:rsidP="007B63F8">
      <w:pPr>
        <w:spacing w:line="360" w:lineRule="auto"/>
        <w:rPr>
          <w:color w:val="000000" w:themeColor="text1"/>
          <w:shd w:val="clear" w:color="auto" w:fill="FFFFFF"/>
        </w:rPr>
      </w:pPr>
    </w:p>
    <w:p w14:paraId="08D941DB" w14:textId="4640AC7F" w:rsidR="00A576D6" w:rsidRPr="00117ED9" w:rsidRDefault="00A576D6" w:rsidP="00117ED9">
      <w:pPr>
        <w:pStyle w:val="Heading3"/>
        <w:rPr>
          <w:rStyle w:val="Heading4Char"/>
          <w:i w:val="0"/>
          <w:iCs w:val="0"/>
        </w:rPr>
      </w:pPr>
      <w:bookmarkStart w:id="46" w:name="_Toc213870865"/>
      <w:r w:rsidRPr="00117ED9">
        <w:rPr>
          <w:rStyle w:val="Heading4Char"/>
          <w:i w:val="0"/>
          <w:iCs w:val="0"/>
        </w:rPr>
        <w:t>Privacy, Security, and User Control</w:t>
      </w:r>
      <w:bookmarkEnd w:id="46"/>
    </w:p>
    <w:p w14:paraId="11C02423" w14:textId="77777777" w:rsidR="00A576D6" w:rsidRPr="004476B8" w:rsidRDefault="00A576D6" w:rsidP="00C91734">
      <w:pPr>
        <w:shd w:val="clear" w:color="auto" w:fill="FFFFFF"/>
        <w:spacing w:line="360" w:lineRule="auto"/>
        <w:jc w:val="both"/>
        <w:rPr>
          <w:color w:val="000000" w:themeColor="text1"/>
        </w:rPr>
      </w:pPr>
      <w:r w:rsidRPr="004476B8">
        <w:rPr>
          <w:color w:val="000000" w:themeColor="text1"/>
        </w:rPr>
        <w:t xml:space="preserve">Wardrobe </w:t>
      </w:r>
      <w:r w:rsidRPr="004476B8">
        <w:rPr>
          <w:rStyle w:val="diff-highlight"/>
          <w:rFonts w:eastAsiaTheme="majorEastAsia"/>
          <w:color w:val="000000" w:themeColor="text1"/>
        </w:rPr>
        <w:t>images</w:t>
      </w:r>
      <w:r w:rsidRPr="004476B8">
        <w:rPr>
          <w:color w:val="000000" w:themeColor="text1"/>
        </w:rPr>
        <w:t xml:space="preserve"> and style </w:t>
      </w:r>
      <w:r w:rsidRPr="004476B8">
        <w:rPr>
          <w:rStyle w:val="diff-highlight"/>
          <w:rFonts w:eastAsiaTheme="majorEastAsia"/>
          <w:color w:val="000000" w:themeColor="text1"/>
        </w:rPr>
        <w:t>visualizations</w:t>
      </w:r>
      <w:r w:rsidRPr="004476B8">
        <w:rPr>
          <w:color w:val="000000" w:themeColor="text1"/>
        </w:rPr>
        <w:t xml:space="preserve"> </w:t>
      </w:r>
      <w:r w:rsidRPr="004476B8">
        <w:rPr>
          <w:rStyle w:val="diff-highlight"/>
          <w:rFonts w:eastAsiaTheme="majorEastAsia"/>
          <w:color w:val="000000" w:themeColor="text1"/>
        </w:rPr>
        <w:t>can be particularly</w:t>
      </w:r>
      <w:r w:rsidRPr="004476B8">
        <w:rPr>
          <w:color w:val="000000" w:themeColor="text1"/>
        </w:rPr>
        <w:t xml:space="preserve"> sensitive. The </w:t>
      </w:r>
      <w:r w:rsidRPr="004476B8">
        <w:rPr>
          <w:rStyle w:val="diff-highlight"/>
          <w:rFonts w:eastAsiaTheme="majorEastAsia"/>
          <w:color w:val="000000" w:themeColor="text1"/>
        </w:rPr>
        <w:t>application</w:t>
      </w:r>
      <w:r w:rsidRPr="004476B8">
        <w:rPr>
          <w:color w:val="000000" w:themeColor="text1"/>
        </w:rPr>
        <w:t xml:space="preserve"> must </w:t>
      </w:r>
      <w:r w:rsidRPr="004476B8">
        <w:rPr>
          <w:rStyle w:val="diff-highlight"/>
          <w:rFonts w:eastAsiaTheme="majorEastAsia"/>
          <w:color w:val="000000" w:themeColor="text1"/>
        </w:rPr>
        <w:t>ensure zip</w:t>
      </w:r>
      <w:r w:rsidRPr="004476B8">
        <w:rPr>
          <w:color w:val="000000" w:themeColor="text1"/>
        </w:rPr>
        <w:t xml:space="preserve"> data</w:t>
      </w:r>
      <w:r w:rsidRPr="004476B8">
        <w:rPr>
          <w:rStyle w:val="diff-highlight"/>
          <w:rFonts w:eastAsiaTheme="majorEastAsia"/>
          <w:color w:val="000000" w:themeColor="text1"/>
        </w:rPr>
        <w:t xml:space="preserve"> is encrypted while</w:t>
      </w:r>
      <w:r w:rsidRPr="004476B8">
        <w:rPr>
          <w:color w:val="000000" w:themeColor="text1"/>
        </w:rPr>
        <w:t xml:space="preserve"> in transit and </w:t>
      </w:r>
      <w:r w:rsidRPr="004476B8">
        <w:rPr>
          <w:rStyle w:val="diff-highlight"/>
          <w:rFonts w:eastAsiaTheme="majorEastAsia"/>
          <w:color w:val="000000" w:themeColor="text1"/>
        </w:rPr>
        <w:t>in</w:t>
      </w:r>
      <w:r w:rsidRPr="004476B8">
        <w:rPr>
          <w:color w:val="000000" w:themeColor="text1"/>
        </w:rPr>
        <w:t xml:space="preserve"> </w:t>
      </w:r>
      <w:r w:rsidRPr="004476B8">
        <w:rPr>
          <w:rStyle w:val="diff-highlight"/>
          <w:rFonts w:eastAsiaTheme="majorEastAsia"/>
          <w:color w:val="000000" w:themeColor="text1"/>
        </w:rPr>
        <w:t>use</w:t>
      </w:r>
      <w:r w:rsidRPr="004476B8">
        <w:rPr>
          <w:color w:val="000000" w:themeColor="text1"/>
        </w:rPr>
        <w:t xml:space="preserve">, </w:t>
      </w:r>
      <w:r w:rsidRPr="004476B8">
        <w:rPr>
          <w:rStyle w:val="diff-highlight"/>
          <w:rFonts w:eastAsiaTheme="majorEastAsia"/>
          <w:color w:val="000000" w:themeColor="text1"/>
        </w:rPr>
        <w:t>must limit</w:t>
      </w:r>
      <w:r w:rsidRPr="004476B8">
        <w:rPr>
          <w:color w:val="000000" w:themeColor="text1"/>
        </w:rPr>
        <w:t xml:space="preserve"> personal </w:t>
      </w:r>
      <w:r w:rsidRPr="004476B8">
        <w:rPr>
          <w:rStyle w:val="diff-highlight"/>
          <w:rFonts w:eastAsiaTheme="majorEastAsia"/>
          <w:color w:val="000000" w:themeColor="text1"/>
        </w:rPr>
        <w:t>data collection</w:t>
      </w:r>
      <w:r w:rsidRPr="004476B8">
        <w:rPr>
          <w:color w:val="000000" w:themeColor="text1"/>
        </w:rPr>
        <w:t xml:space="preserve">, and </w:t>
      </w:r>
      <w:r w:rsidRPr="004476B8">
        <w:rPr>
          <w:rStyle w:val="diff-highlight"/>
          <w:rFonts w:eastAsiaTheme="majorEastAsia"/>
          <w:color w:val="000000" w:themeColor="text1"/>
        </w:rPr>
        <w:lastRenderedPageBreak/>
        <w:t>must</w:t>
      </w:r>
      <w:r w:rsidRPr="004476B8">
        <w:rPr>
          <w:color w:val="000000" w:themeColor="text1"/>
        </w:rPr>
        <w:t xml:space="preserve"> </w:t>
      </w:r>
      <w:r w:rsidRPr="004476B8">
        <w:rPr>
          <w:rStyle w:val="diff-highlight"/>
          <w:rFonts w:eastAsiaTheme="majorEastAsia"/>
          <w:color w:val="000000" w:themeColor="text1"/>
        </w:rPr>
        <w:t>explicitly</w:t>
      </w:r>
      <w:r w:rsidRPr="004476B8">
        <w:rPr>
          <w:color w:val="000000" w:themeColor="text1"/>
        </w:rPr>
        <w:t xml:space="preserve"> </w:t>
      </w:r>
      <w:r w:rsidRPr="004476B8">
        <w:rPr>
          <w:rStyle w:val="diff-highlight"/>
          <w:rFonts w:eastAsiaTheme="majorEastAsia"/>
          <w:color w:val="000000" w:themeColor="text1"/>
        </w:rPr>
        <w:t>offer</w:t>
      </w:r>
      <w:r w:rsidRPr="004476B8">
        <w:rPr>
          <w:color w:val="000000" w:themeColor="text1"/>
        </w:rPr>
        <w:t xml:space="preserve"> </w:t>
      </w:r>
      <w:r w:rsidRPr="004476B8">
        <w:rPr>
          <w:rStyle w:val="diff-highlight"/>
          <w:rFonts w:eastAsiaTheme="majorEastAsia"/>
          <w:color w:val="000000" w:themeColor="text1"/>
        </w:rPr>
        <w:t>users</w:t>
      </w:r>
      <w:r w:rsidRPr="004476B8">
        <w:rPr>
          <w:color w:val="000000" w:themeColor="text1"/>
        </w:rPr>
        <w:t xml:space="preserve"> </w:t>
      </w:r>
      <w:r w:rsidRPr="004476B8">
        <w:rPr>
          <w:rStyle w:val="diff-highlight"/>
          <w:rFonts w:eastAsiaTheme="majorEastAsia"/>
          <w:color w:val="000000" w:themeColor="text1"/>
        </w:rPr>
        <w:t>the ability to edit</w:t>
      </w:r>
      <w:r w:rsidRPr="004476B8">
        <w:rPr>
          <w:color w:val="000000" w:themeColor="text1"/>
        </w:rPr>
        <w:t xml:space="preserve"> or </w:t>
      </w:r>
      <w:r w:rsidRPr="004476B8">
        <w:rPr>
          <w:rStyle w:val="diff-highlight"/>
          <w:rFonts w:eastAsiaTheme="majorEastAsia"/>
          <w:color w:val="000000" w:themeColor="text1"/>
        </w:rPr>
        <w:t>delete</w:t>
      </w:r>
      <w:r w:rsidRPr="004476B8">
        <w:rPr>
          <w:color w:val="000000" w:themeColor="text1"/>
        </w:rPr>
        <w:t xml:space="preserve"> data. Explanations should</w:t>
      </w:r>
      <w:r w:rsidRPr="004476B8">
        <w:rPr>
          <w:rStyle w:val="diff-highlight"/>
          <w:rFonts w:eastAsiaTheme="majorEastAsia"/>
          <w:color w:val="000000" w:themeColor="text1"/>
        </w:rPr>
        <w:t xml:space="preserve"> also</w:t>
      </w:r>
      <w:r w:rsidRPr="004476B8">
        <w:rPr>
          <w:color w:val="000000" w:themeColor="text1"/>
        </w:rPr>
        <w:t xml:space="preserve"> be </w:t>
      </w:r>
      <w:r w:rsidRPr="004476B8">
        <w:rPr>
          <w:rStyle w:val="diff-highlight"/>
          <w:rFonts w:eastAsiaTheme="majorEastAsia"/>
          <w:color w:val="000000" w:themeColor="text1"/>
        </w:rPr>
        <w:t>useful</w:t>
      </w:r>
      <w:r w:rsidRPr="004476B8">
        <w:rPr>
          <w:color w:val="000000" w:themeColor="text1"/>
        </w:rPr>
        <w:t xml:space="preserve"> </w:t>
      </w:r>
      <w:r w:rsidRPr="004476B8">
        <w:rPr>
          <w:rStyle w:val="diff-highlight"/>
          <w:rFonts w:eastAsiaTheme="majorEastAsia"/>
          <w:color w:val="000000" w:themeColor="text1"/>
        </w:rPr>
        <w:t>but</w:t>
      </w:r>
      <w:r w:rsidRPr="004476B8">
        <w:rPr>
          <w:color w:val="000000" w:themeColor="text1"/>
        </w:rPr>
        <w:t xml:space="preserve"> </w:t>
      </w:r>
      <w:r w:rsidRPr="004476B8">
        <w:rPr>
          <w:rStyle w:val="diff-highlight"/>
          <w:rFonts w:eastAsiaTheme="majorEastAsia"/>
          <w:color w:val="000000" w:themeColor="text1"/>
        </w:rPr>
        <w:t>should not disclose</w:t>
      </w:r>
      <w:r w:rsidRPr="004476B8">
        <w:rPr>
          <w:color w:val="000000" w:themeColor="text1"/>
        </w:rPr>
        <w:t xml:space="preserve"> private </w:t>
      </w:r>
      <w:r w:rsidRPr="004476B8">
        <w:rPr>
          <w:rStyle w:val="diff-highlight"/>
          <w:rFonts w:eastAsiaTheme="majorEastAsia"/>
          <w:color w:val="000000" w:themeColor="text1"/>
        </w:rPr>
        <w:t>information today</w:t>
      </w:r>
      <w:r w:rsidRPr="004476B8">
        <w:rPr>
          <w:color w:val="000000" w:themeColor="text1"/>
        </w:rPr>
        <w:t>.</w:t>
      </w:r>
    </w:p>
    <w:p w14:paraId="6F9F30C2" w14:textId="77777777" w:rsidR="00A576D6" w:rsidRPr="004476B8" w:rsidRDefault="00A576D6" w:rsidP="007B63F8">
      <w:pPr>
        <w:spacing w:line="360" w:lineRule="auto"/>
        <w:rPr>
          <w:lang w:eastAsia="en-US"/>
        </w:rPr>
      </w:pPr>
    </w:p>
    <w:p w14:paraId="2DA3C244" w14:textId="30B16B0B" w:rsidR="00A576D6" w:rsidRPr="00117ED9" w:rsidRDefault="00A576D6" w:rsidP="00117ED9">
      <w:pPr>
        <w:pStyle w:val="Heading3"/>
        <w:rPr>
          <w:rStyle w:val="Heading4Char"/>
          <w:i w:val="0"/>
          <w:iCs w:val="0"/>
        </w:rPr>
      </w:pPr>
      <w:bookmarkStart w:id="47" w:name="_Toc213870866"/>
      <w:r w:rsidRPr="00117ED9">
        <w:rPr>
          <w:rStyle w:val="Heading4Char"/>
          <w:i w:val="0"/>
          <w:iCs w:val="0"/>
        </w:rPr>
        <w:t>Explainability and Trust</w:t>
      </w:r>
      <w:bookmarkEnd w:id="47"/>
    </w:p>
    <w:p w14:paraId="5B054D9B" w14:textId="2724AE26" w:rsidR="00A576D6" w:rsidRPr="004476B8" w:rsidRDefault="00A576D6" w:rsidP="00C91734">
      <w:pPr>
        <w:spacing w:line="360" w:lineRule="auto"/>
        <w:jc w:val="both"/>
        <w:rPr>
          <w:color w:val="000000" w:themeColor="text1"/>
          <w:lang w:eastAsia="en-US"/>
        </w:rPr>
      </w:pPr>
      <w:r w:rsidRPr="004476B8">
        <w:rPr>
          <w:color w:val="000000" w:themeColor="text1"/>
          <w:shd w:val="clear" w:color="auto" w:fill="FFFFFF"/>
        </w:rPr>
        <w:t xml:space="preserve">If users cannot </w:t>
      </w:r>
      <w:r w:rsidRPr="004476B8">
        <w:rPr>
          <w:rStyle w:val="diff-highlight"/>
          <w:rFonts w:eastAsiaTheme="majorEastAsia"/>
          <w:color w:val="000000" w:themeColor="text1"/>
          <w:shd w:val="clear" w:color="auto" w:fill="FFFFFF"/>
        </w:rPr>
        <w:t>ascertain</w:t>
      </w:r>
      <w:r w:rsidRPr="004476B8">
        <w:rPr>
          <w:color w:val="000000" w:themeColor="text1"/>
          <w:shd w:val="clear" w:color="auto" w:fill="FFFFFF"/>
        </w:rPr>
        <w:t xml:space="preserve"> why</w:t>
      </w:r>
      <w:r w:rsidRPr="004476B8">
        <w:rPr>
          <w:rStyle w:val="diff-highlight"/>
          <w:rFonts w:eastAsiaTheme="majorEastAsia"/>
          <w:color w:val="000000" w:themeColor="text1"/>
          <w:shd w:val="clear" w:color="auto" w:fill="FFFFFF"/>
        </w:rPr>
        <w:t xml:space="preserve"> the system made</w:t>
      </w:r>
      <w:r w:rsidRPr="004476B8">
        <w:rPr>
          <w:color w:val="000000" w:themeColor="text1"/>
          <w:shd w:val="clear" w:color="auto" w:fill="FFFFFF"/>
        </w:rPr>
        <w:t xml:space="preserve"> a suggestion, they will not</w:t>
      </w:r>
      <w:r w:rsidRPr="004476B8">
        <w:rPr>
          <w:rStyle w:val="diff-highlight"/>
          <w:rFonts w:eastAsiaTheme="majorEastAsia"/>
          <w:color w:val="000000" w:themeColor="text1"/>
          <w:shd w:val="clear" w:color="auto" w:fill="FFFFFF"/>
        </w:rPr>
        <w:t xml:space="preserve"> be able to</w:t>
      </w:r>
      <w:r w:rsidRPr="004476B8">
        <w:rPr>
          <w:color w:val="000000" w:themeColor="text1"/>
          <w:shd w:val="clear" w:color="auto" w:fill="FFFFFF"/>
        </w:rPr>
        <w:t xml:space="preserve"> trust </w:t>
      </w:r>
      <w:r w:rsidRPr="004476B8">
        <w:rPr>
          <w:rStyle w:val="diff-highlight"/>
          <w:rFonts w:eastAsiaTheme="majorEastAsia"/>
          <w:color w:val="000000" w:themeColor="text1"/>
          <w:shd w:val="clear" w:color="auto" w:fill="FFFFFF"/>
        </w:rPr>
        <w:t>the application or follow the recommendations</w:t>
      </w:r>
      <w:r w:rsidRPr="004476B8">
        <w:rPr>
          <w:color w:val="000000" w:themeColor="text1"/>
          <w:shd w:val="clear" w:color="auto" w:fill="FFFFFF"/>
        </w:rPr>
        <w:t xml:space="preserve">. Explanations should be </w:t>
      </w:r>
      <w:r w:rsidRPr="004476B8">
        <w:rPr>
          <w:rStyle w:val="diff-highlight"/>
          <w:rFonts w:eastAsiaTheme="majorEastAsia"/>
          <w:color w:val="000000" w:themeColor="text1"/>
          <w:shd w:val="clear" w:color="auto" w:fill="FFFFFF"/>
        </w:rPr>
        <w:t>brief and</w:t>
      </w:r>
      <w:r w:rsidRPr="004476B8">
        <w:rPr>
          <w:color w:val="000000" w:themeColor="text1"/>
          <w:shd w:val="clear" w:color="auto" w:fill="FFFFFF"/>
        </w:rPr>
        <w:t xml:space="preserve"> specific, and editable</w:t>
      </w:r>
      <w:r w:rsidRPr="004476B8">
        <w:rPr>
          <w:rStyle w:val="diff-highlight"/>
          <w:rFonts w:eastAsiaTheme="majorEastAsia"/>
          <w:color w:val="000000" w:themeColor="text1"/>
          <w:shd w:val="clear" w:color="auto" w:fill="FFFFFF"/>
        </w:rPr>
        <w:t xml:space="preserve"> by the user</w:t>
      </w:r>
      <w:r w:rsidRPr="004476B8">
        <w:rPr>
          <w:color w:val="000000" w:themeColor="text1"/>
          <w:shd w:val="clear" w:color="auto" w:fill="FFFFFF"/>
        </w:rPr>
        <w:t xml:space="preserve"> (“</w:t>
      </w:r>
      <w:r w:rsidRPr="004476B8">
        <w:rPr>
          <w:rStyle w:val="diff-highlight"/>
          <w:rFonts w:eastAsiaTheme="majorEastAsia"/>
          <w:color w:val="000000" w:themeColor="text1"/>
          <w:shd w:val="clear" w:color="auto" w:fill="FFFFFF"/>
        </w:rPr>
        <w:t xml:space="preserve">I have </w:t>
      </w:r>
      <w:r w:rsidRPr="004476B8">
        <w:rPr>
          <w:color w:val="000000" w:themeColor="text1"/>
          <w:shd w:val="clear" w:color="auto" w:fill="FFFFFF"/>
        </w:rPr>
        <w:t>suggested water-resistant shoes due to</w:t>
      </w:r>
      <w:r w:rsidRPr="004476B8">
        <w:rPr>
          <w:rStyle w:val="diff-highlight"/>
          <w:rFonts w:eastAsiaTheme="majorEastAsia"/>
          <w:color w:val="000000" w:themeColor="text1"/>
          <w:shd w:val="clear" w:color="auto" w:fill="FFFFFF"/>
        </w:rPr>
        <w:t xml:space="preserve"> the</w:t>
      </w:r>
      <w:r w:rsidRPr="004476B8">
        <w:rPr>
          <w:color w:val="000000" w:themeColor="text1"/>
          <w:shd w:val="clear" w:color="auto" w:fill="FFFFFF"/>
        </w:rPr>
        <w:t xml:space="preserve"> rain</w:t>
      </w:r>
      <w:r w:rsidRPr="004476B8">
        <w:rPr>
          <w:rStyle w:val="diff-highlight"/>
          <w:rFonts w:eastAsiaTheme="majorEastAsia"/>
          <w:color w:val="000000" w:themeColor="text1"/>
          <w:shd w:val="clear" w:color="auto" w:fill="FFFFFF"/>
        </w:rPr>
        <w:t>.</w:t>
      </w:r>
      <w:r w:rsidRPr="004476B8">
        <w:rPr>
          <w:color w:val="000000" w:themeColor="text1"/>
          <w:shd w:val="clear" w:color="auto" w:fill="FFFFFF"/>
        </w:rPr>
        <w:t>”). Explanations must also be honest</w:t>
      </w:r>
      <w:r w:rsidRPr="004476B8">
        <w:rPr>
          <w:rStyle w:val="diff-highlight"/>
          <w:rFonts w:eastAsiaTheme="majorEastAsia"/>
          <w:color w:val="000000" w:themeColor="text1"/>
          <w:shd w:val="clear" w:color="auto" w:fill="FFFFFF"/>
        </w:rPr>
        <w:t xml:space="preserve"> - an explanation of why an item of clothing was ranked or matched</w:t>
      </w:r>
      <w:r w:rsidRPr="004476B8">
        <w:rPr>
          <w:color w:val="000000" w:themeColor="text1"/>
          <w:shd w:val="clear" w:color="auto" w:fill="FFFFFF"/>
        </w:rPr>
        <w:t xml:space="preserve"> should reflect how the model actually ranked</w:t>
      </w:r>
      <w:r w:rsidRPr="004476B8">
        <w:rPr>
          <w:rStyle w:val="diff-highlight"/>
          <w:rFonts w:eastAsiaTheme="majorEastAsia"/>
          <w:color w:val="000000" w:themeColor="text1"/>
          <w:shd w:val="clear" w:color="auto" w:fill="FFFFFF"/>
        </w:rPr>
        <w:t xml:space="preserve"> the</w:t>
      </w:r>
      <w:r w:rsidRPr="004476B8">
        <w:rPr>
          <w:color w:val="000000" w:themeColor="text1"/>
          <w:shd w:val="clear" w:color="auto" w:fill="FFFFFF"/>
        </w:rPr>
        <w:t xml:space="preserve"> items</w:t>
      </w:r>
      <w:r w:rsidR="005E21DD" w:rsidRPr="004476B8">
        <w:t xml:space="preserve"> (Hou et al., 2019)</w:t>
      </w:r>
      <w:r w:rsidRPr="004476B8">
        <w:rPr>
          <w:color w:val="000000" w:themeColor="text1"/>
          <w:shd w:val="clear" w:color="auto" w:fill="FFFFFF"/>
        </w:rPr>
        <w:t>.</w:t>
      </w:r>
    </w:p>
    <w:p w14:paraId="05C290AE" w14:textId="77777777" w:rsidR="00A576D6" w:rsidRPr="004476B8" w:rsidRDefault="00A576D6" w:rsidP="007B63F8">
      <w:pPr>
        <w:spacing w:line="360" w:lineRule="auto"/>
        <w:rPr>
          <w:color w:val="000000" w:themeColor="text1"/>
        </w:rPr>
      </w:pPr>
    </w:p>
    <w:p w14:paraId="58EBC2BC" w14:textId="3EBBDA52" w:rsidR="0095414D" w:rsidRPr="00117ED9" w:rsidRDefault="0095414D" w:rsidP="00117ED9">
      <w:pPr>
        <w:pStyle w:val="Heading2"/>
      </w:pPr>
      <w:bookmarkStart w:id="48" w:name="_Toc213870867"/>
      <w:r w:rsidRPr="00117ED9">
        <w:t>Proposed Architecture (Problem-Domain View)</w:t>
      </w:r>
      <w:bookmarkEnd w:id="48"/>
    </w:p>
    <w:p w14:paraId="4A7E8322" w14:textId="77777777" w:rsidR="0095414D" w:rsidRPr="004476B8" w:rsidRDefault="0095414D" w:rsidP="007B63F8">
      <w:pPr>
        <w:spacing w:line="360" w:lineRule="auto"/>
        <w:rPr>
          <w:color w:val="000000" w:themeColor="text1"/>
        </w:rPr>
      </w:pPr>
    </w:p>
    <w:p w14:paraId="50C85B2B" w14:textId="662263F3" w:rsidR="0095414D" w:rsidRPr="004476B8" w:rsidRDefault="0095414D" w:rsidP="00C91734">
      <w:pPr>
        <w:spacing w:line="360" w:lineRule="auto"/>
        <w:jc w:val="both"/>
        <w:rPr>
          <w:color w:val="000000" w:themeColor="text1"/>
        </w:rPr>
      </w:pPr>
      <w:r w:rsidRPr="004476B8">
        <w:rPr>
          <w:color w:val="000000" w:themeColor="text1"/>
        </w:rPr>
        <w:t xml:space="preserve">The suggested architecture for </w:t>
      </w:r>
      <w:r w:rsidR="00C53763">
        <w:rPr>
          <w:color w:val="000000" w:themeColor="text1"/>
        </w:rPr>
        <w:t>Lufyco</w:t>
      </w:r>
      <w:r w:rsidRPr="004476B8">
        <w:rPr>
          <w:color w:val="000000" w:themeColor="text1"/>
        </w:rPr>
        <w:t xml:space="preserve"> is a high-level , vendor-neutral architecture that illustrates how each component of the system interacts and contributes to a smart, secure, and seamless fashion experience. It describes how data flows through the system, from mobile application, backend services, and AI models, without depending on vendor-specific technologies</w:t>
      </w:r>
      <w:r w:rsidR="005E21DD" w:rsidRPr="004476B8">
        <w:rPr>
          <w:color w:val="000000" w:themeColor="text1"/>
        </w:rPr>
        <w:t xml:space="preserve"> </w:t>
      </w:r>
      <w:r w:rsidR="005E21DD" w:rsidRPr="004476B8">
        <w:t>(Liu et al., 2016; Ge et al., 2019)</w:t>
      </w:r>
      <w:r w:rsidRPr="004476B8">
        <w:rPr>
          <w:color w:val="000000" w:themeColor="text1"/>
        </w:rPr>
        <w:t>.</w:t>
      </w:r>
    </w:p>
    <w:p w14:paraId="1FA8BBD5" w14:textId="77777777" w:rsidR="0095414D" w:rsidRPr="004476B8" w:rsidRDefault="0095414D" w:rsidP="007B63F8">
      <w:pPr>
        <w:spacing w:line="360" w:lineRule="auto"/>
        <w:rPr>
          <w:color w:val="000000" w:themeColor="text1"/>
        </w:rPr>
      </w:pPr>
    </w:p>
    <w:p w14:paraId="0EC240D1" w14:textId="120999AB" w:rsidR="0095414D" w:rsidRPr="00117ED9" w:rsidRDefault="0095414D" w:rsidP="00117ED9">
      <w:pPr>
        <w:pStyle w:val="Heading3"/>
        <w:rPr>
          <w:rStyle w:val="Heading4Char"/>
          <w:i w:val="0"/>
          <w:iCs w:val="0"/>
        </w:rPr>
      </w:pPr>
      <w:bookmarkStart w:id="49" w:name="_Toc213870868"/>
      <w:r w:rsidRPr="00117ED9">
        <w:rPr>
          <w:rStyle w:val="Heading4Char"/>
          <w:i w:val="0"/>
          <w:iCs w:val="0"/>
        </w:rPr>
        <w:t>Mobile App (Client)</w:t>
      </w:r>
      <w:bookmarkEnd w:id="49"/>
    </w:p>
    <w:p w14:paraId="55C8FFBD" w14:textId="77777777" w:rsidR="005C2623" w:rsidRPr="004476B8" w:rsidRDefault="005C2623" w:rsidP="007B63F8">
      <w:pPr>
        <w:spacing w:line="360" w:lineRule="auto"/>
      </w:pPr>
    </w:p>
    <w:p w14:paraId="1848354D" w14:textId="7D3F6DE4" w:rsidR="005C2623" w:rsidRPr="004476B8" w:rsidRDefault="005C2623" w:rsidP="00C91734">
      <w:pPr>
        <w:spacing w:line="360" w:lineRule="auto"/>
        <w:jc w:val="both"/>
      </w:pPr>
      <w:r w:rsidRPr="004476B8">
        <w:t>The mobile application serves as the primary user interface, where users can upload photographs or screenshots for visual search or set a mood, occasion, and time, or upload items in their wardrobe. The design emphasizes simple forms, toggle chips to provide context, swipeable outfits, and one-tap edits like a swap or recolor. Privacy is maintained by offering local previews, clarifying uploads with explicit consent, and clearing an upload with an easy delete option.</w:t>
      </w:r>
    </w:p>
    <w:p w14:paraId="34596926" w14:textId="77777777" w:rsidR="005C2623" w:rsidRPr="004476B8" w:rsidRDefault="005C2623" w:rsidP="007B63F8">
      <w:pPr>
        <w:spacing w:line="360" w:lineRule="auto"/>
        <w:rPr>
          <w:color w:val="000000" w:themeColor="text1"/>
        </w:rPr>
      </w:pPr>
    </w:p>
    <w:p w14:paraId="2CB78603" w14:textId="4B01F6AB" w:rsidR="005C2623" w:rsidRPr="00117ED9" w:rsidRDefault="005C2623" w:rsidP="00117ED9">
      <w:pPr>
        <w:pStyle w:val="Heading3"/>
        <w:rPr>
          <w:rStyle w:val="Heading4Char"/>
          <w:i w:val="0"/>
          <w:iCs w:val="0"/>
        </w:rPr>
      </w:pPr>
      <w:bookmarkStart w:id="50" w:name="_Toc213870869"/>
      <w:r w:rsidRPr="00117ED9">
        <w:rPr>
          <w:rStyle w:val="Heading4Char"/>
          <w:i w:val="0"/>
          <w:iCs w:val="0"/>
        </w:rPr>
        <w:t>API Gateway</w:t>
      </w:r>
      <w:bookmarkEnd w:id="50"/>
    </w:p>
    <w:p w14:paraId="50D190C4" w14:textId="77777777" w:rsidR="005C2623" w:rsidRPr="004476B8" w:rsidRDefault="005C2623" w:rsidP="007B63F8">
      <w:pPr>
        <w:spacing w:line="360" w:lineRule="auto"/>
      </w:pPr>
    </w:p>
    <w:p w14:paraId="59C95BC3" w14:textId="0A13BC89" w:rsidR="005C2623" w:rsidRPr="004476B8" w:rsidRDefault="005C2623" w:rsidP="00C91734">
      <w:pPr>
        <w:spacing w:line="360" w:lineRule="auto"/>
        <w:jc w:val="both"/>
        <w:rPr>
          <w:color w:val="000000" w:themeColor="text1"/>
        </w:rPr>
      </w:pPr>
      <w:r w:rsidRPr="004476B8">
        <w:rPr>
          <w:color w:val="000000" w:themeColor="text1"/>
        </w:rPr>
        <w:t xml:space="preserve">The API Gateway serves as a connection between the mobile application and backend services. It receives all requests from the application and routes the request to the correct internal service, </w:t>
      </w:r>
      <w:r w:rsidRPr="004476B8">
        <w:rPr>
          <w:color w:val="000000" w:themeColor="text1"/>
        </w:rPr>
        <w:lastRenderedPageBreak/>
        <w:t>gathers its responses, applies authentication, and manages rate limits. This layer ensures secure, robust, and scalable communication between components.</w:t>
      </w:r>
    </w:p>
    <w:p w14:paraId="273A8AC6" w14:textId="77777777" w:rsidR="005C2623" w:rsidRPr="004476B8" w:rsidRDefault="005C2623" w:rsidP="007B63F8">
      <w:pPr>
        <w:spacing w:line="360" w:lineRule="auto"/>
        <w:rPr>
          <w:color w:val="000000" w:themeColor="text1"/>
        </w:rPr>
      </w:pPr>
    </w:p>
    <w:p w14:paraId="3EFA5E60" w14:textId="552AB848" w:rsidR="005C2623" w:rsidRPr="00117ED9" w:rsidRDefault="005C2623" w:rsidP="00117ED9">
      <w:pPr>
        <w:pStyle w:val="Heading3"/>
        <w:rPr>
          <w:rStyle w:val="Heading4Char"/>
          <w:i w:val="0"/>
          <w:iCs w:val="0"/>
        </w:rPr>
      </w:pPr>
      <w:bookmarkStart w:id="51" w:name="_Toc213870870"/>
      <w:r w:rsidRPr="00117ED9">
        <w:rPr>
          <w:rStyle w:val="Heading4Char"/>
          <w:i w:val="0"/>
          <w:iCs w:val="0"/>
        </w:rPr>
        <w:t>Image Embedding Service</w:t>
      </w:r>
      <w:bookmarkEnd w:id="51"/>
    </w:p>
    <w:p w14:paraId="7C0B279A" w14:textId="77777777" w:rsidR="005C2623" w:rsidRPr="004476B8" w:rsidRDefault="005C2623" w:rsidP="007B63F8">
      <w:pPr>
        <w:spacing w:line="360" w:lineRule="auto"/>
      </w:pPr>
    </w:p>
    <w:p w14:paraId="0C256162" w14:textId="5FBF4F87" w:rsidR="005C2623" w:rsidRPr="004476B8" w:rsidRDefault="005C2623" w:rsidP="00C91734">
      <w:pPr>
        <w:spacing w:line="360" w:lineRule="auto"/>
        <w:jc w:val="both"/>
        <w:rPr>
          <w:color w:val="000000" w:themeColor="text1"/>
        </w:rPr>
      </w:pPr>
      <w:r w:rsidRPr="004476B8">
        <w:rPr>
          <w:color w:val="000000" w:themeColor="text1"/>
        </w:rPr>
        <w:t>The service takes images from users or images in the catalog and creates visual embeddings. These are built by deep vision models like CNN</w:t>
      </w:r>
      <w:r w:rsidR="00C51FE0" w:rsidRPr="004476B8">
        <w:rPr>
          <w:color w:val="000000" w:themeColor="text1"/>
        </w:rPr>
        <w:t xml:space="preserve"> </w:t>
      </w:r>
      <w:r w:rsidR="00C51FE0" w:rsidRPr="004476B8">
        <w:t>(Convolutional Neural Network)</w:t>
      </w:r>
      <w:r w:rsidRPr="004476B8">
        <w:rPr>
          <w:color w:val="000000" w:themeColor="text1"/>
        </w:rPr>
        <w:t xml:space="preserve"> or ViT</w:t>
      </w:r>
      <w:r w:rsidR="00C51FE0" w:rsidRPr="004476B8">
        <w:rPr>
          <w:color w:val="000000" w:themeColor="text1"/>
        </w:rPr>
        <w:t xml:space="preserve"> </w:t>
      </w:r>
      <w:r w:rsidR="00C51FE0" w:rsidRPr="004476B8">
        <w:t>(Vision Transformer)</w:t>
      </w:r>
      <w:r w:rsidRPr="004476B8">
        <w:rPr>
          <w:color w:val="000000" w:themeColor="text1"/>
        </w:rPr>
        <w:t>. These deep neural networks also do preprocessing tasks such as cropping, resizing, and normalization. As a further safeguard in obtaining reliable results, the service employs techniques such as background removing capabilities and data augmentation</w:t>
      </w:r>
      <w:r w:rsidR="005E21DD" w:rsidRPr="004476B8">
        <w:rPr>
          <w:color w:val="000000" w:themeColor="text1"/>
        </w:rPr>
        <w:t xml:space="preserve"> </w:t>
      </w:r>
      <w:r w:rsidR="005E21DD" w:rsidRPr="004476B8">
        <w:t>(Liu et al., 2016; Ge et al., 2019</w:t>
      </w:r>
      <w:r w:rsidRPr="004476B8">
        <w:rPr>
          <w:color w:val="000000" w:themeColor="text1"/>
        </w:rPr>
        <w:t>.</w:t>
      </w:r>
    </w:p>
    <w:p w14:paraId="0F90DA9B" w14:textId="77777777" w:rsidR="005C2623" w:rsidRPr="004476B8" w:rsidRDefault="005C2623" w:rsidP="007B63F8">
      <w:pPr>
        <w:spacing w:line="360" w:lineRule="auto"/>
        <w:rPr>
          <w:color w:val="000000" w:themeColor="text1"/>
        </w:rPr>
      </w:pPr>
    </w:p>
    <w:p w14:paraId="1C21930C" w14:textId="60298D00" w:rsidR="005C2623" w:rsidRPr="00117ED9" w:rsidRDefault="005C2623" w:rsidP="00117ED9">
      <w:pPr>
        <w:pStyle w:val="Heading3"/>
        <w:rPr>
          <w:rStyle w:val="Heading4Char"/>
          <w:i w:val="0"/>
          <w:iCs w:val="0"/>
        </w:rPr>
      </w:pPr>
      <w:bookmarkStart w:id="52" w:name="_Toc213870871"/>
      <w:r w:rsidRPr="00117ED9">
        <w:rPr>
          <w:rStyle w:val="Heading4Char"/>
          <w:i w:val="0"/>
          <w:iCs w:val="0"/>
        </w:rPr>
        <w:t>Vector Search Index</w:t>
      </w:r>
      <w:bookmarkEnd w:id="52"/>
    </w:p>
    <w:p w14:paraId="1C2A5E1F" w14:textId="77777777" w:rsidR="005C2623" w:rsidRPr="004476B8" w:rsidRDefault="005C2623" w:rsidP="007B63F8">
      <w:pPr>
        <w:spacing w:line="360" w:lineRule="auto"/>
      </w:pPr>
    </w:p>
    <w:p w14:paraId="0AD0E318" w14:textId="0028F95E" w:rsidR="005C2623" w:rsidRPr="004476B8" w:rsidRDefault="005C2623" w:rsidP="00C91734">
      <w:pPr>
        <w:spacing w:line="360" w:lineRule="auto"/>
        <w:jc w:val="both"/>
        <w:rPr>
          <w:color w:val="000000" w:themeColor="text1"/>
        </w:rPr>
      </w:pPr>
      <w:r w:rsidRPr="004476B8">
        <w:rPr>
          <w:color w:val="000000" w:themeColor="text1"/>
        </w:rPr>
        <w:t>The Vector Search Index holds all embeddings and has support for approximate nearest neighbour (ANN</w:t>
      </w:r>
      <w:r w:rsidR="00C51FE0" w:rsidRPr="004476B8">
        <w:rPr>
          <w:color w:val="000000" w:themeColor="text1"/>
        </w:rPr>
        <w:t>-</w:t>
      </w:r>
      <w:r w:rsidR="00C51FE0" w:rsidRPr="004476B8">
        <w:t xml:space="preserve"> Approximate Nearest Neighbor</w:t>
      </w:r>
      <w:r w:rsidRPr="004476B8">
        <w:rPr>
          <w:color w:val="000000" w:themeColor="text1"/>
        </w:rPr>
        <w:t>) so that users can quickly "find similar" items. The index is intended to update itself automatically when new items are added to the catalog, ensuring that all search results are new and relevant</w:t>
      </w:r>
      <w:r w:rsidR="005E21DD" w:rsidRPr="004476B8">
        <w:rPr>
          <w:color w:val="000000" w:themeColor="text1"/>
        </w:rPr>
        <w:t xml:space="preserve"> </w:t>
      </w:r>
      <w:r w:rsidR="005E21DD" w:rsidRPr="004476B8">
        <w:t>(Johnson et al., 2017; Google Research, 2020–2024)</w:t>
      </w:r>
      <w:r w:rsidRPr="004476B8">
        <w:rPr>
          <w:color w:val="000000" w:themeColor="text1"/>
        </w:rPr>
        <w:t>.</w:t>
      </w:r>
    </w:p>
    <w:p w14:paraId="0DE8237F" w14:textId="77777777" w:rsidR="005C2623" w:rsidRPr="004476B8" w:rsidRDefault="005C2623" w:rsidP="007B63F8">
      <w:pPr>
        <w:spacing w:line="360" w:lineRule="auto"/>
        <w:rPr>
          <w:color w:val="000000" w:themeColor="text1"/>
        </w:rPr>
      </w:pPr>
    </w:p>
    <w:p w14:paraId="0047AD58" w14:textId="047134BD" w:rsidR="005C2623" w:rsidRPr="00117ED9" w:rsidRDefault="005C2623" w:rsidP="00117ED9">
      <w:pPr>
        <w:pStyle w:val="Heading3"/>
        <w:rPr>
          <w:rStyle w:val="Heading4Char"/>
          <w:i w:val="0"/>
          <w:iCs w:val="0"/>
        </w:rPr>
      </w:pPr>
      <w:bookmarkStart w:id="53" w:name="_Toc213870872"/>
      <w:r w:rsidRPr="00117ED9">
        <w:rPr>
          <w:rStyle w:val="Heading4Char"/>
          <w:i w:val="0"/>
          <w:iCs w:val="0"/>
        </w:rPr>
        <w:t>Catalog &amp; Attribute Normalization</w:t>
      </w:r>
      <w:bookmarkEnd w:id="53"/>
    </w:p>
    <w:p w14:paraId="58D1B16E" w14:textId="77777777" w:rsidR="005C2623" w:rsidRPr="004476B8" w:rsidRDefault="005C2623" w:rsidP="007B63F8">
      <w:pPr>
        <w:spacing w:line="360" w:lineRule="auto"/>
        <w:rPr>
          <w:color w:val="000000" w:themeColor="text1"/>
        </w:rPr>
      </w:pPr>
    </w:p>
    <w:p w14:paraId="7F90A618" w14:textId="32EF96A9" w:rsidR="005C2623" w:rsidRPr="004476B8" w:rsidRDefault="005C2623" w:rsidP="00C91734">
      <w:pPr>
        <w:spacing w:line="360" w:lineRule="auto"/>
        <w:jc w:val="both"/>
        <w:rPr>
          <w:color w:val="000000" w:themeColor="text1"/>
        </w:rPr>
      </w:pPr>
      <w:r w:rsidRPr="004476B8">
        <w:rPr>
          <w:color w:val="000000" w:themeColor="text1"/>
        </w:rPr>
        <w:t>This module sorts through all catalog information to ensure cleanliness, completeness, and accuracy. All relevant catalog attributes, which could include color, fabric, pattern, and silhouette, are normalized, including merging near-duplicates and resolving conflicting attributes (e.g., if two different vendors use different names for the same color). This process is essential for a dependable, comprehensive product database</w:t>
      </w:r>
      <w:r w:rsidR="005E21DD" w:rsidRPr="004476B8">
        <w:rPr>
          <w:color w:val="000000" w:themeColor="text1"/>
        </w:rPr>
        <w:t xml:space="preserve"> </w:t>
      </w:r>
      <w:r w:rsidR="005E21DD" w:rsidRPr="004476B8">
        <w:t>(Gao et al., 2020; Hou et al., 2019)</w:t>
      </w:r>
      <w:r w:rsidRPr="004476B8">
        <w:rPr>
          <w:color w:val="000000" w:themeColor="text1"/>
        </w:rPr>
        <w:t>.</w:t>
      </w:r>
    </w:p>
    <w:p w14:paraId="6B40ECD7" w14:textId="77777777" w:rsidR="005C2623" w:rsidRPr="004476B8" w:rsidRDefault="005C2623" w:rsidP="007B63F8">
      <w:pPr>
        <w:spacing w:line="360" w:lineRule="auto"/>
        <w:rPr>
          <w:color w:val="000000" w:themeColor="text1"/>
        </w:rPr>
      </w:pPr>
    </w:p>
    <w:p w14:paraId="34CAD331" w14:textId="0C6AB163" w:rsidR="005C2623" w:rsidRPr="00117ED9" w:rsidRDefault="005C2623" w:rsidP="00117ED9">
      <w:pPr>
        <w:pStyle w:val="Heading3"/>
        <w:rPr>
          <w:rStyle w:val="Heading4Char"/>
          <w:i w:val="0"/>
          <w:iCs w:val="0"/>
        </w:rPr>
      </w:pPr>
      <w:bookmarkStart w:id="54" w:name="_Toc213870873"/>
      <w:r w:rsidRPr="00117ED9">
        <w:rPr>
          <w:rStyle w:val="Heading4Char"/>
          <w:i w:val="0"/>
          <w:iCs w:val="0"/>
        </w:rPr>
        <w:t>Digital Wardrobe Service</w:t>
      </w:r>
      <w:bookmarkEnd w:id="54"/>
    </w:p>
    <w:p w14:paraId="6414C59B" w14:textId="77777777" w:rsidR="005C2623" w:rsidRPr="004476B8" w:rsidRDefault="005C2623" w:rsidP="007B63F8">
      <w:pPr>
        <w:spacing w:line="360" w:lineRule="auto"/>
        <w:rPr>
          <w:color w:val="000000" w:themeColor="text1"/>
        </w:rPr>
      </w:pPr>
    </w:p>
    <w:p w14:paraId="0BEDBE1A" w14:textId="005E5DEA" w:rsidR="005C2623" w:rsidRPr="004476B8" w:rsidRDefault="005C2623" w:rsidP="00C91734">
      <w:pPr>
        <w:spacing w:line="360" w:lineRule="auto"/>
        <w:jc w:val="both"/>
        <w:rPr>
          <w:color w:val="000000" w:themeColor="text1"/>
        </w:rPr>
      </w:pPr>
      <w:r w:rsidRPr="004476B8">
        <w:rPr>
          <w:color w:val="000000" w:themeColor="text1"/>
        </w:rPr>
        <w:t xml:space="preserve">The Digital Wardrobe Service stores item information in the user's wardrobe, including the user-uploaded items themselves. The Digital Wardrobe Service will automatically tag these </w:t>
      </w:r>
      <w:r w:rsidRPr="004476B8">
        <w:rPr>
          <w:color w:val="000000" w:themeColor="text1"/>
        </w:rPr>
        <w:lastRenderedPageBreak/>
        <w:t>items with a range of relevant information: first, generalized information for the wardrobe item, such as season and color, and potentially even style category (e.g., dress, pants, and sweater). Additionally, it can tag items in terms of material and fabric. The Digital Wardrobe Service generates embeddings for these wardrobe items, which give a veritable dimension allowing the platform to make comparisons in the form of wardrobe to catalog combinations</w:t>
      </w:r>
      <w:r w:rsidR="00031724" w:rsidRPr="004476B8">
        <w:rPr>
          <w:color w:val="000000" w:themeColor="text1"/>
        </w:rPr>
        <w:t xml:space="preserve"> </w:t>
      </w:r>
      <w:r w:rsidR="00031724" w:rsidRPr="004476B8">
        <w:t>(Wang et al., 2019; Graph Outfit, 2023–2024)</w:t>
      </w:r>
      <w:r w:rsidRPr="004476B8">
        <w:rPr>
          <w:color w:val="000000" w:themeColor="text1"/>
        </w:rPr>
        <w:t>.</w:t>
      </w:r>
    </w:p>
    <w:p w14:paraId="3AA2A969" w14:textId="77777777" w:rsidR="005C2623" w:rsidRPr="004476B8" w:rsidRDefault="005C2623" w:rsidP="007B63F8">
      <w:pPr>
        <w:spacing w:line="360" w:lineRule="auto"/>
        <w:rPr>
          <w:color w:val="000000" w:themeColor="text1"/>
        </w:rPr>
      </w:pPr>
    </w:p>
    <w:p w14:paraId="0D4A034E" w14:textId="21D9466A" w:rsidR="005C2623" w:rsidRPr="00117ED9" w:rsidRDefault="005C2623" w:rsidP="00117ED9">
      <w:pPr>
        <w:pStyle w:val="Heading3"/>
        <w:rPr>
          <w:rStyle w:val="Heading4Char"/>
          <w:i w:val="0"/>
          <w:iCs w:val="0"/>
        </w:rPr>
      </w:pPr>
      <w:bookmarkStart w:id="55" w:name="_Toc213870874"/>
      <w:r w:rsidRPr="00117ED9">
        <w:rPr>
          <w:rStyle w:val="Heading4Char"/>
          <w:i w:val="0"/>
          <w:iCs w:val="0"/>
        </w:rPr>
        <w:t>Context Service</w:t>
      </w:r>
      <w:bookmarkEnd w:id="55"/>
    </w:p>
    <w:p w14:paraId="6B6D78DC" w14:textId="77777777" w:rsidR="005C2623" w:rsidRPr="004476B8" w:rsidRDefault="005C2623" w:rsidP="007B63F8">
      <w:pPr>
        <w:spacing w:line="360" w:lineRule="auto"/>
        <w:rPr>
          <w:color w:val="000000" w:themeColor="text1"/>
        </w:rPr>
      </w:pPr>
    </w:p>
    <w:p w14:paraId="67CE13F5" w14:textId="1817284D" w:rsidR="006E6F26" w:rsidRPr="004476B8" w:rsidRDefault="005C2623" w:rsidP="000433AB">
      <w:pPr>
        <w:spacing w:line="360" w:lineRule="auto"/>
        <w:jc w:val="both"/>
        <w:rPr>
          <w:color w:val="000000" w:themeColor="text1"/>
        </w:rPr>
      </w:pPr>
      <w:r w:rsidRPr="004476B8">
        <w:rPr>
          <w:color w:val="000000" w:themeColor="text1"/>
        </w:rPr>
        <w:t>The Context Service collects user inputs, e.g., mood, occasion, etc., while also automatically getting weather data. The context is then converted into machine-readable features, e.g., "humidity high," "semi-formal," and/or "evening outdoor." Context is critical so that the provided recommendations are aligned with a user's real-world context</w:t>
      </w:r>
      <w:r w:rsidR="00031724" w:rsidRPr="004476B8">
        <w:rPr>
          <w:color w:val="000000" w:themeColor="text1"/>
        </w:rPr>
        <w:t xml:space="preserve"> </w:t>
      </w:r>
      <w:r w:rsidR="00031724" w:rsidRPr="004476B8">
        <w:t>(Abugabah et al., 2020)</w:t>
      </w:r>
      <w:r w:rsidRPr="004476B8">
        <w:rPr>
          <w:color w:val="000000" w:themeColor="text1"/>
        </w:rPr>
        <w:t>.</w:t>
      </w:r>
    </w:p>
    <w:p w14:paraId="7A3EBDDD" w14:textId="0C53B913" w:rsidR="005C2623" w:rsidRPr="00117ED9" w:rsidRDefault="005C2623" w:rsidP="00117ED9">
      <w:pPr>
        <w:pStyle w:val="Heading3"/>
        <w:rPr>
          <w:rStyle w:val="Heading4Char"/>
          <w:i w:val="0"/>
          <w:iCs w:val="0"/>
        </w:rPr>
      </w:pPr>
      <w:bookmarkStart w:id="56" w:name="_Toc213870875"/>
      <w:r w:rsidRPr="00117ED9">
        <w:rPr>
          <w:rStyle w:val="Heading4Char"/>
          <w:i w:val="0"/>
          <w:iCs w:val="0"/>
        </w:rPr>
        <w:t>Full-Set Generation &amp; Re-ranking</w:t>
      </w:r>
      <w:bookmarkEnd w:id="56"/>
    </w:p>
    <w:p w14:paraId="5406C4CA" w14:textId="77777777" w:rsidR="005C2623" w:rsidRPr="004476B8" w:rsidRDefault="005C2623" w:rsidP="007B63F8">
      <w:pPr>
        <w:spacing w:line="360" w:lineRule="auto"/>
        <w:rPr>
          <w:color w:val="000000" w:themeColor="text1"/>
        </w:rPr>
      </w:pPr>
    </w:p>
    <w:p w14:paraId="15CD72D4" w14:textId="4B71D615" w:rsidR="005C2623" w:rsidRPr="004476B8" w:rsidRDefault="005C2623" w:rsidP="007B63F8">
      <w:pPr>
        <w:spacing w:line="360" w:lineRule="auto"/>
        <w:rPr>
          <w:color w:val="000000" w:themeColor="text1"/>
        </w:rPr>
      </w:pPr>
      <w:r w:rsidRPr="004476B8">
        <w:rPr>
          <w:color w:val="000000" w:themeColor="text1"/>
        </w:rPr>
        <w:t>This is the primary recommendation engine. It generates full outfits using the user's closet in the first priority and uses catalog items to fill in the gaps. It invokes both rules (e.g., "no suede in rain") and learned preferences for items such as color, and shape balance in style. Finally, it re-ranks the output based on contextual relevance, compatibility with closet contents, and user preferences to output the best outfit</w:t>
      </w:r>
      <w:r w:rsidR="00031724" w:rsidRPr="004476B8">
        <w:rPr>
          <w:color w:val="000000" w:themeColor="text1"/>
        </w:rPr>
        <w:t xml:space="preserve"> </w:t>
      </w:r>
      <w:r w:rsidR="00031724" w:rsidRPr="004476B8">
        <w:t>(He &amp; Hu, 2018; Wang et al., 2019; Graph Outfit, 2023–2024; Abugabah et al., 2020)</w:t>
      </w:r>
      <w:r w:rsidRPr="004476B8">
        <w:rPr>
          <w:color w:val="000000" w:themeColor="text1"/>
        </w:rPr>
        <w:t>.</w:t>
      </w:r>
    </w:p>
    <w:p w14:paraId="05BAEBA3" w14:textId="5507A5F6" w:rsidR="005C2623" w:rsidRPr="00117ED9" w:rsidRDefault="005C2623" w:rsidP="00117ED9">
      <w:pPr>
        <w:pStyle w:val="Heading3"/>
        <w:rPr>
          <w:rStyle w:val="Heading4Char"/>
          <w:i w:val="0"/>
          <w:iCs w:val="0"/>
        </w:rPr>
      </w:pPr>
      <w:bookmarkStart w:id="57" w:name="_Toc213870876"/>
      <w:r w:rsidRPr="00117ED9">
        <w:rPr>
          <w:rStyle w:val="Heading4Char"/>
          <w:i w:val="0"/>
          <w:iCs w:val="0"/>
        </w:rPr>
        <w:t>Explanation Generator</w:t>
      </w:r>
      <w:bookmarkEnd w:id="57"/>
    </w:p>
    <w:p w14:paraId="6EEE7DAA" w14:textId="77777777" w:rsidR="005C2623" w:rsidRPr="004476B8" w:rsidRDefault="005C2623" w:rsidP="007B63F8">
      <w:pPr>
        <w:spacing w:line="360" w:lineRule="auto"/>
        <w:rPr>
          <w:color w:val="000000" w:themeColor="text1"/>
        </w:rPr>
      </w:pPr>
    </w:p>
    <w:p w14:paraId="2B7EF869" w14:textId="67E0906B" w:rsidR="00C51FE0" w:rsidRDefault="005C2623" w:rsidP="007B63F8">
      <w:pPr>
        <w:spacing w:line="360" w:lineRule="auto"/>
        <w:rPr>
          <w:color w:val="000000" w:themeColor="text1"/>
        </w:rPr>
      </w:pPr>
      <w:r w:rsidRPr="004476B8">
        <w:rPr>
          <w:color w:val="000000" w:themeColor="text1"/>
        </w:rPr>
        <w:t>The Explanation Generator provides clear reasons for the recommendation (e.g., "pairs with your navy chinos; lightweight fabric for humidity; neutral colors pair with your calm mood"). It will also provide suggestions for swapping items (e.g., "swap to white sneaker for comfort"). This makes AI choices straightforward to understand and trustworthy</w:t>
      </w:r>
      <w:r w:rsidR="00031724" w:rsidRPr="004476B8">
        <w:rPr>
          <w:color w:val="000000" w:themeColor="text1"/>
        </w:rPr>
        <w:t xml:space="preserve"> </w:t>
      </w:r>
      <w:r w:rsidR="00031724" w:rsidRPr="004476B8">
        <w:t>(Hou et al., 2019; Gao et al., 2020)</w:t>
      </w:r>
      <w:r w:rsidRPr="004476B8">
        <w:rPr>
          <w:color w:val="000000" w:themeColor="text1"/>
        </w:rPr>
        <w:t xml:space="preserve">. </w:t>
      </w:r>
    </w:p>
    <w:p w14:paraId="63E1FF12" w14:textId="77777777" w:rsidR="006E6F26" w:rsidRDefault="006E6F26" w:rsidP="007B63F8">
      <w:pPr>
        <w:spacing w:line="360" w:lineRule="auto"/>
        <w:rPr>
          <w:color w:val="000000" w:themeColor="text1"/>
        </w:rPr>
      </w:pPr>
    </w:p>
    <w:p w14:paraId="41CB4EE5" w14:textId="77777777" w:rsidR="000433AB" w:rsidRDefault="000433AB" w:rsidP="007B63F8">
      <w:pPr>
        <w:spacing w:line="360" w:lineRule="auto"/>
        <w:rPr>
          <w:color w:val="000000" w:themeColor="text1"/>
        </w:rPr>
      </w:pPr>
    </w:p>
    <w:p w14:paraId="6E028A80" w14:textId="77777777" w:rsidR="000433AB" w:rsidRPr="004476B8" w:rsidRDefault="000433AB" w:rsidP="007B63F8">
      <w:pPr>
        <w:spacing w:line="360" w:lineRule="auto"/>
        <w:rPr>
          <w:color w:val="000000" w:themeColor="text1"/>
        </w:rPr>
      </w:pPr>
    </w:p>
    <w:p w14:paraId="06716C75" w14:textId="4CB3F6F4" w:rsidR="005C2623" w:rsidRPr="00117ED9" w:rsidRDefault="005C2623" w:rsidP="00117ED9">
      <w:pPr>
        <w:pStyle w:val="Heading3"/>
        <w:rPr>
          <w:rStyle w:val="Heading4Char"/>
          <w:i w:val="0"/>
          <w:iCs w:val="0"/>
        </w:rPr>
      </w:pPr>
      <w:bookmarkStart w:id="58" w:name="_Toc213870877"/>
      <w:r w:rsidRPr="00117ED9">
        <w:rPr>
          <w:rStyle w:val="Heading4Char"/>
          <w:i w:val="0"/>
          <w:iCs w:val="0"/>
        </w:rPr>
        <w:lastRenderedPageBreak/>
        <w:t>Feedback,  Telemetry, and A/B Testing</w:t>
      </w:r>
      <w:bookmarkEnd w:id="58"/>
    </w:p>
    <w:p w14:paraId="09ECC99C" w14:textId="77777777" w:rsidR="006E6F26" w:rsidRPr="004476B8" w:rsidRDefault="006E6F26" w:rsidP="007B63F8">
      <w:pPr>
        <w:spacing w:line="360" w:lineRule="auto"/>
        <w:rPr>
          <w:color w:val="000000" w:themeColor="text1"/>
        </w:rPr>
      </w:pPr>
    </w:p>
    <w:p w14:paraId="2C774A2B" w14:textId="51BF6999" w:rsidR="005C2623" w:rsidRPr="004476B8" w:rsidRDefault="005C2623" w:rsidP="0050657B">
      <w:pPr>
        <w:spacing w:line="360" w:lineRule="auto"/>
        <w:jc w:val="both"/>
        <w:rPr>
          <w:color w:val="000000" w:themeColor="text1"/>
        </w:rPr>
      </w:pPr>
      <w:r w:rsidRPr="004476B8">
        <w:rPr>
          <w:color w:val="000000" w:themeColor="text1"/>
        </w:rPr>
        <w:t>The system receives feedback from users to learn user preferences in an anonymous way (e.g., accepted, skipped, or edited sets of outfits). A/B testing also occurs to determine different styles of explanations or strategies of ranking outfits. All data gathering is optional.  All data gathering has strict privacy policies.</w:t>
      </w:r>
    </w:p>
    <w:p w14:paraId="5E4F132C" w14:textId="77777777" w:rsidR="005C2623" w:rsidRPr="004476B8" w:rsidRDefault="005C2623" w:rsidP="0050657B">
      <w:pPr>
        <w:spacing w:line="360" w:lineRule="auto"/>
        <w:jc w:val="both"/>
        <w:rPr>
          <w:color w:val="000000" w:themeColor="text1"/>
        </w:rPr>
      </w:pPr>
    </w:p>
    <w:p w14:paraId="6910C262" w14:textId="77777777" w:rsidR="005C2623" w:rsidRPr="004476B8" w:rsidRDefault="005C2623" w:rsidP="0050657B">
      <w:pPr>
        <w:spacing w:line="360" w:lineRule="auto"/>
        <w:jc w:val="both"/>
        <w:rPr>
          <w:color w:val="000000" w:themeColor="text1"/>
        </w:rPr>
      </w:pPr>
      <w:r w:rsidRPr="004476B8">
        <w:rPr>
          <w:color w:val="000000" w:themeColor="text1"/>
        </w:rPr>
        <w:t>End-to-end flow (example)</w:t>
      </w:r>
    </w:p>
    <w:p w14:paraId="2857DAE2" w14:textId="77777777" w:rsidR="005C2623" w:rsidRPr="004476B8" w:rsidRDefault="005C2623" w:rsidP="0050657B">
      <w:pPr>
        <w:spacing w:line="360" w:lineRule="auto"/>
        <w:jc w:val="both"/>
        <w:rPr>
          <w:color w:val="000000" w:themeColor="text1"/>
        </w:rPr>
      </w:pPr>
    </w:p>
    <w:p w14:paraId="4D74EB37" w14:textId="48770DE8" w:rsidR="005C2623" w:rsidRPr="004476B8" w:rsidRDefault="005C2623" w:rsidP="0050657B">
      <w:pPr>
        <w:spacing w:line="360" w:lineRule="auto"/>
        <w:jc w:val="both"/>
        <w:rPr>
          <w:color w:val="000000" w:themeColor="text1"/>
        </w:rPr>
      </w:pPr>
      <w:r w:rsidRPr="004476B8">
        <w:rPr>
          <w:color w:val="000000" w:themeColor="text1"/>
        </w:rPr>
        <w:t>When a user uploads a street-style image and selects mood = confident, occasion = dinner, and time = tonight (and weather = light rain) the process begins with image embedding. The remixed wardrobe, and each item's Vector Search Index returns visually similar items. Then, the Wardrobe and Context Services add personal data and environmental data. Next, the Outfit Engine builds three complete outfits, utilizing the wardrobe first, without a moisture layer then adds a water-resistant top layer. During a re-ranking step prioritizing outfit fabrics (i.e., moisture-friendly), it favors fabrics over a preferred color. Then shows the approll out the best outfit with a short a "why" and option of garments to swap</w:t>
      </w:r>
      <w:r w:rsidR="00031724" w:rsidRPr="004476B8">
        <w:rPr>
          <w:color w:val="000000" w:themeColor="text1"/>
        </w:rPr>
        <w:t xml:space="preserve"> </w:t>
      </w:r>
      <w:r w:rsidR="00031724" w:rsidRPr="004476B8">
        <w:t>(Kiapour et al., 2015; Johnson et al., 2017; Abugabah et al., 2020)</w:t>
      </w:r>
      <w:r w:rsidRPr="004476B8">
        <w:rPr>
          <w:color w:val="000000" w:themeColor="text1"/>
        </w:rPr>
        <w:t>.</w:t>
      </w:r>
    </w:p>
    <w:p w14:paraId="77D21B4D" w14:textId="77777777" w:rsidR="005C2623" w:rsidRPr="004476B8" w:rsidRDefault="005C2623" w:rsidP="0050657B">
      <w:pPr>
        <w:spacing w:line="360" w:lineRule="auto"/>
        <w:jc w:val="both"/>
        <w:rPr>
          <w:color w:val="000000" w:themeColor="text1"/>
        </w:rPr>
      </w:pPr>
    </w:p>
    <w:p w14:paraId="6FFDF686" w14:textId="1E2AF1D8" w:rsidR="005C2623" w:rsidRPr="004476B8" w:rsidRDefault="005C2623" w:rsidP="0050657B">
      <w:pPr>
        <w:spacing w:line="360" w:lineRule="auto"/>
        <w:jc w:val="both"/>
        <w:rPr>
          <w:color w:val="000000" w:themeColor="text1"/>
        </w:rPr>
      </w:pPr>
      <w:r w:rsidRPr="004476B8">
        <w:rPr>
          <w:color w:val="000000" w:themeColor="text1"/>
        </w:rPr>
        <w:t>Summary</w:t>
      </w:r>
    </w:p>
    <w:p w14:paraId="704D0F3B" w14:textId="6DB36CDA" w:rsidR="005C2623" w:rsidRPr="004476B8" w:rsidRDefault="005C2623" w:rsidP="0050657B">
      <w:pPr>
        <w:spacing w:line="360" w:lineRule="auto"/>
        <w:jc w:val="both"/>
        <w:rPr>
          <w:color w:val="000000" w:themeColor="text1"/>
        </w:rPr>
      </w:pPr>
      <w:r w:rsidRPr="004476B8">
        <w:rPr>
          <w:color w:val="000000" w:themeColor="text1"/>
        </w:rPr>
        <w:t>This architecture is fast, private, and reliable, giving the user a personalized, weather-aware, explained fashion recommendation supported through their privacy and preferences.</w:t>
      </w:r>
    </w:p>
    <w:p w14:paraId="5DB4BBD8" w14:textId="77777777" w:rsidR="00C51FE0" w:rsidRPr="004476B8" w:rsidRDefault="00C51FE0" w:rsidP="00117ED9"/>
    <w:p w14:paraId="4F40B8A6" w14:textId="4D33D233" w:rsidR="005C2623" w:rsidRPr="00117ED9" w:rsidRDefault="00440B06" w:rsidP="00117ED9">
      <w:pPr>
        <w:pStyle w:val="Heading2"/>
      </w:pPr>
      <w:bookmarkStart w:id="59" w:name="_Toc213870878"/>
      <w:r w:rsidRPr="00117ED9">
        <w:t>Existing Work</w:t>
      </w:r>
      <w:bookmarkEnd w:id="59"/>
    </w:p>
    <w:p w14:paraId="4768ECA3" w14:textId="3F142954" w:rsidR="009340A8" w:rsidRDefault="005C2623" w:rsidP="003555E5">
      <w:pPr>
        <w:spacing w:line="360" w:lineRule="auto"/>
        <w:jc w:val="both"/>
        <w:rPr>
          <w:color w:val="000000" w:themeColor="text1"/>
        </w:rPr>
      </w:pPr>
      <w:r w:rsidRPr="004476B8">
        <w:rPr>
          <w:color w:val="000000" w:themeColor="text1"/>
        </w:rPr>
        <w:t xml:space="preserve">Research that informs the development of </w:t>
      </w:r>
      <w:r w:rsidR="00C53763">
        <w:rPr>
          <w:color w:val="000000" w:themeColor="text1"/>
        </w:rPr>
        <w:t>Lufyco</w:t>
      </w:r>
      <w:r w:rsidRPr="004476B8">
        <w:rPr>
          <w:color w:val="000000" w:themeColor="text1"/>
        </w:rPr>
        <w:t xml:space="preserve"> is examined in this section. We describe six components of the workflow: Image Embedding elucidates how a model transforms clothing images into multidimensional vectors (numbers), representing shape, color, pattern and style</w:t>
      </w:r>
      <w:r w:rsidR="00CD1573" w:rsidRPr="004476B8">
        <w:t xml:space="preserve"> Liu et al., 2016; Ge et al., 2019)</w:t>
      </w:r>
      <w:r w:rsidRPr="004476B8">
        <w:rPr>
          <w:color w:val="000000" w:themeColor="text1"/>
        </w:rPr>
        <w:t>. ANN / Indexing portrays how we are able to query rapidly in millions of vectors on a phone-speed connection</w:t>
      </w:r>
      <w:r w:rsidR="00CD1573" w:rsidRPr="004476B8">
        <w:t xml:space="preserve"> (Johnson et al., 2017; Google Research, 2020–2024)</w:t>
      </w:r>
      <w:r w:rsidRPr="004476B8">
        <w:rPr>
          <w:color w:val="000000" w:themeColor="text1"/>
        </w:rPr>
        <w:t>. Context Features demonstrates what mood, occasion, weather and time are incorporated into a recommendation to make it applicable in the real world</w:t>
      </w:r>
      <w:r w:rsidR="00CD1573" w:rsidRPr="004476B8">
        <w:t xml:space="preserve"> (Abugabah et al., 2020)</w:t>
      </w:r>
      <w:r w:rsidRPr="004476B8">
        <w:rPr>
          <w:color w:val="000000" w:themeColor="text1"/>
        </w:rPr>
        <w:t>. Outfit Composition / Compatibility blends aspects focused on how to construct combinations of pieces into a cohesive ensemble that "works together." Explainability discusses how the system informs the user why a suggested item was made, in short, credible explanations</w:t>
      </w:r>
      <w:r w:rsidR="00CD1573" w:rsidRPr="004476B8">
        <w:t xml:space="preserve"> (Hou et al., </w:t>
      </w:r>
      <w:r w:rsidR="00CD1573" w:rsidRPr="004476B8">
        <w:lastRenderedPageBreak/>
        <w:t>2019)</w:t>
      </w:r>
      <w:r w:rsidRPr="004476B8">
        <w:rPr>
          <w:color w:val="000000" w:themeColor="text1"/>
        </w:rPr>
        <w:t>. Evaluation &amp; Datasets represent what data and metrics we will use to test if the system works</w:t>
      </w:r>
      <w:r w:rsidR="00CD1573" w:rsidRPr="004476B8">
        <w:rPr>
          <w:color w:val="000000" w:themeColor="text1"/>
        </w:rPr>
        <w:t xml:space="preserve"> </w:t>
      </w:r>
      <w:r w:rsidR="00CD1573" w:rsidRPr="004476B8">
        <w:t>(Kiapour et al., 2015; Liu et al., 2016; Ge et al., 2019)</w:t>
      </w:r>
      <w:r w:rsidRPr="004476B8">
        <w:rPr>
          <w:color w:val="000000" w:themeColor="text1"/>
        </w:rPr>
        <w:t>.</w:t>
      </w:r>
    </w:p>
    <w:p w14:paraId="72A3E5CF" w14:textId="77777777" w:rsidR="003555E5" w:rsidRPr="004476B8" w:rsidRDefault="003555E5" w:rsidP="003555E5">
      <w:pPr>
        <w:spacing w:line="360" w:lineRule="auto"/>
        <w:jc w:val="both"/>
        <w:rPr>
          <w:color w:val="000000" w:themeColor="text1"/>
        </w:rPr>
      </w:pPr>
    </w:p>
    <w:p w14:paraId="53B4FB3E" w14:textId="5046D964" w:rsidR="009340A8" w:rsidRPr="00117ED9" w:rsidRDefault="009340A8" w:rsidP="00117ED9">
      <w:pPr>
        <w:pStyle w:val="Heading2"/>
      </w:pPr>
      <w:bookmarkStart w:id="60" w:name="_Toc213870879"/>
      <w:r w:rsidRPr="00117ED9">
        <w:t>Literature Survey (pipeline-aligned)</w:t>
      </w:r>
      <w:bookmarkEnd w:id="60"/>
    </w:p>
    <w:p w14:paraId="3F787F66" w14:textId="77777777" w:rsidR="0008240C" w:rsidRDefault="009340A8" w:rsidP="0008240C">
      <w:pPr>
        <w:pStyle w:val="NormalWeb"/>
        <w:spacing w:before="240" w:beforeAutospacing="0" w:after="240" w:afterAutospacing="0" w:line="360" w:lineRule="auto"/>
        <w:ind w:right="600"/>
        <w:jc w:val="both"/>
        <w:rPr>
          <w:color w:val="000000"/>
          <w:sz w:val="22"/>
          <w:szCs w:val="22"/>
        </w:rPr>
      </w:pPr>
      <w:r w:rsidRPr="004476B8">
        <w:rPr>
          <w:color w:val="000000"/>
          <w:sz w:val="22"/>
          <w:szCs w:val="22"/>
        </w:rPr>
        <w:t>Pipeline columns used below: Image Embedding, ANN/Indexing, Context Features, Outfit Composition/Compatibility, Explainability, Evaluation &amp; Datasets</w:t>
      </w:r>
      <w:r w:rsidR="000433AB">
        <w:rPr>
          <w:color w:val="000000"/>
          <w:sz w:val="22"/>
          <w:szCs w:val="22"/>
        </w:rPr>
        <w:t>.</w:t>
      </w:r>
      <w:bookmarkStart w:id="61" w:name="_Toc213869707"/>
    </w:p>
    <w:bookmarkEnd w:id="61"/>
    <w:p w14:paraId="0B36B589" w14:textId="357913EF" w:rsidR="009340A8" w:rsidRPr="0008240C" w:rsidRDefault="0008240C" w:rsidP="0008240C">
      <w:pPr>
        <w:pStyle w:val="Caption"/>
        <w:jc w:val="center"/>
        <w:rPr>
          <w:sz w:val="20"/>
          <w:szCs w:val="20"/>
        </w:rPr>
      </w:pPr>
      <w:r w:rsidRPr="0008240C">
        <w:rPr>
          <w:sz w:val="20"/>
          <w:szCs w:val="20"/>
        </w:rPr>
        <w:t xml:space="preserve">Table </w:t>
      </w:r>
      <w:r w:rsidRPr="0008240C">
        <w:rPr>
          <w:sz w:val="20"/>
          <w:szCs w:val="20"/>
        </w:rPr>
        <w:fldChar w:fldCharType="begin"/>
      </w:r>
      <w:r w:rsidRPr="0008240C">
        <w:rPr>
          <w:sz w:val="20"/>
          <w:szCs w:val="20"/>
        </w:rPr>
        <w:instrText xml:space="preserve"> SEQ Table \* ARABIC </w:instrText>
      </w:r>
      <w:r w:rsidRPr="0008240C">
        <w:rPr>
          <w:sz w:val="20"/>
          <w:szCs w:val="20"/>
        </w:rPr>
        <w:fldChar w:fldCharType="separate"/>
      </w:r>
      <w:r w:rsidR="00AE5ED2">
        <w:rPr>
          <w:noProof/>
          <w:sz w:val="20"/>
          <w:szCs w:val="20"/>
        </w:rPr>
        <w:t>5</w:t>
      </w:r>
      <w:r w:rsidRPr="0008240C">
        <w:rPr>
          <w:sz w:val="20"/>
          <w:szCs w:val="20"/>
        </w:rPr>
        <w:fldChar w:fldCharType="end"/>
      </w:r>
      <w:r w:rsidRPr="0008240C">
        <w:rPr>
          <w:sz w:val="20"/>
          <w:szCs w:val="20"/>
          <w:lang w:val="en-US"/>
        </w:rPr>
        <w:t>:Literature Survey</w:t>
      </w:r>
    </w:p>
    <w:tbl>
      <w:tblPr>
        <w:tblW w:w="9351" w:type="dxa"/>
        <w:tblLayout w:type="fixed"/>
        <w:tblCellMar>
          <w:top w:w="15" w:type="dxa"/>
          <w:left w:w="15" w:type="dxa"/>
          <w:bottom w:w="15" w:type="dxa"/>
          <w:right w:w="15" w:type="dxa"/>
        </w:tblCellMar>
        <w:tblLook w:val="04A0" w:firstRow="1" w:lastRow="0" w:firstColumn="1" w:lastColumn="0" w:noHBand="0" w:noVBand="1"/>
      </w:tblPr>
      <w:tblGrid>
        <w:gridCol w:w="562"/>
        <w:gridCol w:w="1418"/>
        <w:gridCol w:w="709"/>
        <w:gridCol w:w="1842"/>
        <w:gridCol w:w="2127"/>
        <w:gridCol w:w="2693"/>
      </w:tblGrid>
      <w:tr w:rsidR="000433AB" w:rsidRPr="004476B8" w14:paraId="1695E510"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629CB" w14:textId="77777777" w:rsidR="000433AB" w:rsidRPr="004476B8" w:rsidRDefault="000433AB" w:rsidP="007B63F8">
            <w:pPr>
              <w:pStyle w:val="NormalWeb"/>
              <w:spacing w:before="220" w:beforeAutospacing="0" w:after="200" w:afterAutospacing="0" w:line="360" w:lineRule="auto"/>
              <w:jc w:val="center"/>
            </w:pPr>
            <w:r w:rsidRPr="004476B8">
              <w:rPr>
                <w:color w:val="000000"/>
                <w:sz w:val="22"/>
                <w:szCs w:val="22"/>
              </w:rPr>
              <w:t>No</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3E1096" w14:textId="77777777" w:rsidR="000433AB" w:rsidRPr="004476B8" w:rsidRDefault="000433AB" w:rsidP="007B63F8">
            <w:pPr>
              <w:pStyle w:val="NormalWeb"/>
              <w:spacing w:before="220" w:beforeAutospacing="0" w:after="200" w:afterAutospacing="0" w:line="360" w:lineRule="auto"/>
              <w:jc w:val="center"/>
            </w:pPr>
            <w:r w:rsidRPr="004476B8">
              <w:rPr>
                <w:color w:val="000000"/>
                <w:sz w:val="22"/>
                <w:szCs w:val="22"/>
              </w:rPr>
              <w:t>Citation (short)</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F1B0A" w14:textId="77777777" w:rsidR="000433AB" w:rsidRPr="004476B8" w:rsidRDefault="000433AB" w:rsidP="007B63F8">
            <w:pPr>
              <w:pStyle w:val="NormalWeb"/>
              <w:spacing w:before="220" w:beforeAutospacing="0" w:after="200" w:afterAutospacing="0" w:line="360" w:lineRule="auto"/>
              <w:jc w:val="center"/>
            </w:pPr>
            <w:r w:rsidRPr="004476B8">
              <w:rPr>
                <w:color w:val="000000"/>
                <w:sz w:val="22"/>
                <w:szCs w:val="22"/>
              </w:rPr>
              <w:t>Year</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D3296" w14:textId="77777777" w:rsidR="000433AB" w:rsidRPr="004476B8" w:rsidRDefault="000433AB" w:rsidP="007B63F8">
            <w:pPr>
              <w:pStyle w:val="NormalWeb"/>
              <w:spacing w:before="220" w:beforeAutospacing="0" w:after="200" w:afterAutospacing="0" w:line="360" w:lineRule="auto"/>
              <w:jc w:val="center"/>
            </w:pPr>
            <w:r w:rsidRPr="004476B8">
              <w:rPr>
                <w:color w:val="000000"/>
                <w:sz w:val="22"/>
                <w:szCs w:val="22"/>
              </w:rPr>
              <w:t>Method</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DA8A2B" w14:textId="77777777" w:rsidR="000433AB" w:rsidRPr="004476B8" w:rsidRDefault="000433AB" w:rsidP="007B63F8">
            <w:pPr>
              <w:pStyle w:val="NormalWeb"/>
              <w:spacing w:before="220" w:beforeAutospacing="0" w:after="200" w:afterAutospacing="0" w:line="360" w:lineRule="auto"/>
              <w:jc w:val="center"/>
            </w:pPr>
            <w:r w:rsidRPr="004476B8">
              <w:rPr>
                <w:color w:val="000000"/>
                <w:sz w:val="22"/>
                <w:szCs w:val="22"/>
              </w:rPr>
              <w:t>Main Contribution</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F38032" w14:textId="77777777" w:rsidR="000433AB" w:rsidRPr="004476B8" w:rsidRDefault="000433AB" w:rsidP="007B63F8">
            <w:pPr>
              <w:pStyle w:val="NormalWeb"/>
              <w:spacing w:before="220" w:beforeAutospacing="0" w:after="200" w:afterAutospacing="0" w:line="360" w:lineRule="auto"/>
              <w:jc w:val="center"/>
            </w:pPr>
            <w:r w:rsidRPr="004476B8">
              <w:rPr>
                <w:color w:val="000000"/>
                <w:sz w:val="22"/>
                <w:szCs w:val="22"/>
              </w:rPr>
              <w:t>Main Limitation for a Mobile App</w:t>
            </w:r>
          </w:p>
        </w:tc>
      </w:tr>
      <w:tr w:rsidR="000433AB" w:rsidRPr="004476B8" w14:paraId="3C13C19E" w14:textId="77777777" w:rsidTr="000433AB">
        <w:trPr>
          <w:trHeight w:val="1610"/>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814B7E"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1</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9C87C"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DeepFashion (Liu et al., CVPR)</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D213A"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2016</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0825E"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Large labeled fashion dataset for retrieval</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610E4"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Standard benchmark for clothing retrieval; widely used</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2ABE7"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Images are mostly curated, less like messy phone photos</w:t>
            </w:r>
          </w:p>
        </w:tc>
      </w:tr>
      <w:tr w:rsidR="000433AB" w:rsidRPr="004476B8" w14:paraId="7C8C8A43" w14:textId="77777777" w:rsidTr="000433AB">
        <w:trPr>
          <w:trHeight w:val="1610"/>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F78CA3"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B1E09"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DeepFashion2 (Ge et al., CVPR)</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1C0A6C"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2019</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8B231"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New benchmark with detection, pose, segmentation, retrieval</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8DD49"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Handles pose/occlusion closer to real world</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E3168"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Heavy models; compute-intensive</w:t>
            </w:r>
          </w:p>
        </w:tc>
      </w:tr>
      <w:tr w:rsidR="000433AB" w:rsidRPr="004476B8" w14:paraId="075CBB31"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11DB5"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3</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D7BD9"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Street-to-Shop (Kiapour et al., ICCV)</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51E87"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2015</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1140E"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Cross-domain retrieval between street and shop photos</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B5652"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Pioneered real-world fashion retrieval problem</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B5D94"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Not outfit level; little context</w:t>
            </w:r>
          </w:p>
        </w:tc>
      </w:tr>
      <w:tr w:rsidR="000433AB" w:rsidRPr="004476B8" w14:paraId="6253795A"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600E0"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4</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C3C16"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FashionNet / NOR (He &amp; Hu, arXiv)</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9DFFF"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2018</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328D4"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Outfit recommendation and comment generation</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23C22"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Moves beyond single items to outfits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9CC93"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No explicit weather/mood; latency not discussed</w:t>
            </w:r>
          </w:p>
        </w:tc>
      </w:tr>
      <w:tr w:rsidR="000433AB" w:rsidRPr="004476B8" w14:paraId="27D870FC"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3617D"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lastRenderedPageBreak/>
              <w:t>5</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9FD28C"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MLCN (Wang et al.)</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D3267"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2019</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388AF"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Multi-layer comparison for outfit compatibility</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F97A9"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Better outfit scoring and mismatch detection</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A126D"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Lacks real-time context and wardrobe awareness</w:t>
            </w:r>
          </w:p>
        </w:tc>
      </w:tr>
      <w:tr w:rsidR="000433AB" w:rsidRPr="004476B8" w14:paraId="4BA5B131"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34A3D"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6</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3E612"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Graph Outfit (GNN-based)</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E0733"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2023–2024</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F6EE04"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Graph neural network for outfit composition</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5FC07"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Captures complex item relationships in sets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26A96"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Data-hungry; slow updates for real-time</w:t>
            </w:r>
          </w:p>
        </w:tc>
      </w:tr>
      <w:tr w:rsidR="000433AB" w:rsidRPr="004476B8" w14:paraId="4D8ABF51"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B7281"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7</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48034"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FashionBERT (Gao et al.)</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70D5A"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2020</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813F5"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Cross-modal Transformer (image + text)</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E264D0"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Strong image–text matching with attention</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24BFD"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Heavy model; needs distillation for mobile</w:t>
            </w:r>
          </w:p>
        </w:tc>
      </w:tr>
      <w:tr w:rsidR="000433AB" w:rsidRPr="004476B8" w14:paraId="642B1072"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A5E51"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8</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125BC"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SAERS (Hou et al.)</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F1951B"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2019</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217BA"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Attribute-based explainable recommendations</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54291"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Clear visual explanations via attributes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7823A"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Needs clean attributes; adds complexity</w:t>
            </w:r>
          </w:p>
        </w:tc>
      </w:tr>
      <w:tr w:rsidR="000433AB" w:rsidRPr="004476B8" w14:paraId="2477DF48" w14:textId="77777777" w:rsidTr="000433AB">
        <w:trPr>
          <w:trHeight w:val="1610"/>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2C2ED"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9</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9CE2F3"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Context-Aware Outfit Rec (Abugabah et al., MDPI)</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B70D9"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2020</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5163C"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Combine user reviews and image regions</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30118"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Shows context improves recommendation relevance</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DD4F3"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Weather/mood not explicit; latency unknown</w:t>
            </w:r>
          </w:p>
        </w:tc>
      </w:tr>
      <w:tr w:rsidR="000433AB" w:rsidRPr="004476B8" w14:paraId="4BBB31EF" w14:textId="77777777" w:rsidTr="000433AB">
        <w:trPr>
          <w:trHeight w:val="105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D8FFF"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10</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9DE02"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FAISS (Johnson et al.)</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6F1A8" w14:textId="3CD5E947" w:rsidR="000433AB" w:rsidRPr="004476B8" w:rsidRDefault="000433AB" w:rsidP="007B63F8">
            <w:pPr>
              <w:pStyle w:val="NormalWeb"/>
              <w:spacing w:before="220" w:beforeAutospacing="0" w:after="200" w:afterAutospacing="0" w:line="360" w:lineRule="auto"/>
            </w:pPr>
            <w:r w:rsidRPr="004476B8">
              <w:rPr>
                <w:color w:val="000000"/>
                <w:sz w:val="22"/>
                <w:szCs w:val="22"/>
              </w:rPr>
              <w:t>2017</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18854"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GPU-optimized ANN for vector search</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7F79A"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Makes large-scale retrieval practical</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296CE"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Requires index tuning and ops effort</w:t>
            </w:r>
          </w:p>
        </w:tc>
      </w:tr>
      <w:tr w:rsidR="000433AB" w:rsidRPr="004476B8" w14:paraId="40D31591" w14:textId="77777777" w:rsidTr="000433AB">
        <w:trPr>
          <w:trHeight w:val="1325"/>
        </w:trPr>
        <w:tc>
          <w:tcPr>
            <w:tcW w:w="5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7775DD"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11</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F18988"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ScaNN (Google Research)</w:t>
            </w:r>
          </w:p>
        </w:tc>
        <w:tc>
          <w:tcPr>
            <w:tcW w:w="7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3615FA"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2020–2024</w:t>
            </w:r>
          </w:p>
        </w:tc>
        <w:tc>
          <w:tcPr>
            <w:tcW w:w="18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5DD20"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ANN with score-aware search for high recall and low latency</w:t>
            </w:r>
          </w:p>
        </w:tc>
        <w:tc>
          <w:tcPr>
            <w:tcW w:w="212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11580"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Great recall/latency trade-off for production</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2B987" w14:textId="77777777" w:rsidR="000433AB" w:rsidRPr="004476B8" w:rsidRDefault="000433AB" w:rsidP="007B63F8">
            <w:pPr>
              <w:pStyle w:val="NormalWeb"/>
              <w:spacing w:before="220" w:beforeAutospacing="0" w:after="200" w:afterAutospacing="0" w:line="360" w:lineRule="auto"/>
            </w:pPr>
            <w:r w:rsidRPr="004476B8">
              <w:rPr>
                <w:color w:val="000000"/>
                <w:sz w:val="22"/>
                <w:szCs w:val="22"/>
              </w:rPr>
              <w:t>Needs infrastructure and setup</w:t>
            </w:r>
          </w:p>
        </w:tc>
      </w:tr>
    </w:tbl>
    <w:p w14:paraId="21D2E0F0" w14:textId="77777777" w:rsidR="000433AB" w:rsidRPr="004476B8" w:rsidRDefault="000433AB" w:rsidP="007B63F8">
      <w:pPr>
        <w:spacing w:line="360" w:lineRule="auto"/>
      </w:pPr>
    </w:p>
    <w:p w14:paraId="74697143" w14:textId="75B084B0" w:rsidR="009340A8" w:rsidRPr="00117ED9" w:rsidRDefault="009340A8" w:rsidP="00117ED9">
      <w:pPr>
        <w:pStyle w:val="Heading2"/>
      </w:pPr>
      <w:bookmarkStart w:id="62" w:name="_Toc213870880"/>
      <w:r w:rsidRPr="00117ED9">
        <w:t>Critical Evaluation</w:t>
      </w:r>
      <w:bookmarkEnd w:id="62"/>
      <w:r w:rsidRPr="00117ED9">
        <w:t xml:space="preserve"> </w:t>
      </w:r>
    </w:p>
    <w:p w14:paraId="0C2B0BDB" w14:textId="3742B610" w:rsidR="009340A8" w:rsidRPr="004476B8" w:rsidRDefault="009340A8" w:rsidP="007B63F8">
      <w:pPr>
        <w:pStyle w:val="NormalWeb"/>
        <w:spacing w:before="240" w:beforeAutospacing="0" w:after="240" w:afterAutospacing="0" w:line="360" w:lineRule="auto"/>
        <w:rPr>
          <w:color w:val="000000"/>
          <w:sz w:val="22"/>
          <w:szCs w:val="22"/>
        </w:rPr>
      </w:pPr>
      <w:r w:rsidRPr="004476B8">
        <w:rPr>
          <w:color w:val="000000"/>
          <w:sz w:val="22"/>
          <w:szCs w:val="22"/>
        </w:rPr>
        <w:t xml:space="preserve">Below we review what the literature tells us, in plain language, and what it means for </w:t>
      </w:r>
      <w:r w:rsidR="00C53763">
        <w:rPr>
          <w:color w:val="000000"/>
          <w:sz w:val="22"/>
          <w:szCs w:val="22"/>
        </w:rPr>
        <w:t>Lufyco</w:t>
      </w:r>
      <w:r w:rsidRPr="004476B8">
        <w:rPr>
          <w:color w:val="000000"/>
          <w:sz w:val="22"/>
          <w:szCs w:val="22"/>
        </w:rPr>
        <w:t>.</w:t>
      </w:r>
    </w:p>
    <w:p w14:paraId="6A72956A" w14:textId="6EDFC9C8" w:rsidR="009340A8" w:rsidRPr="00117ED9" w:rsidRDefault="009340A8" w:rsidP="00117ED9">
      <w:pPr>
        <w:pStyle w:val="Heading3"/>
        <w:rPr>
          <w:rStyle w:val="Heading4Char"/>
          <w:i w:val="0"/>
          <w:iCs w:val="0"/>
        </w:rPr>
      </w:pPr>
      <w:bookmarkStart w:id="63" w:name="_Toc213870881"/>
      <w:r w:rsidRPr="00117ED9">
        <w:rPr>
          <w:rStyle w:val="Heading4Char"/>
          <w:i w:val="0"/>
          <w:iCs w:val="0"/>
        </w:rPr>
        <w:t>Visual Fashion Retrieval (from user photos to shop items)</w:t>
      </w:r>
      <w:bookmarkEnd w:id="63"/>
    </w:p>
    <w:p w14:paraId="30DDAFD6" w14:textId="5AE8FD55" w:rsidR="009340A8" w:rsidRPr="004476B8" w:rsidRDefault="009340A8" w:rsidP="0050657B">
      <w:pPr>
        <w:pStyle w:val="NormalWeb"/>
        <w:numPr>
          <w:ilvl w:val="0"/>
          <w:numId w:val="16"/>
        </w:numPr>
        <w:spacing w:before="240" w:after="240" w:line="360" w:lineRule="auto"/>
        <w:jc w:val="both"/>
      </w:pPr>
      <w:r w:rsidRPr="004476B8">
        <w:t>What the papers did: Early studies such as Street-to-Shop set out to define a difficult, though feasible task: take a messy, real photograph (mirror-selfie photo, street photo) and find that same item in a tidy shop photograph. This uncovered the domain shift problem: lighting, pose, background, and cropping are markedly different between user-facing and studio photographs</w:t>
      </w:r>
      <w:r w:rsidR="00CD1573" w:rsidRPr="004476B8">
        <w:t xml:space="preserve"> (Kiapour et al., 2015)</w:t>
      </w:r>
      <w:r w:rsidRPr="004476B8">
        <w:t xml:space="preserve">. </w:t>
      </w:r>
    </w:p>
    <w:p w14:paraId="43AF5FB6" w14:textId="1ECB619C" w:rsidR="009340A8" w:rsidRPr="004476B8" w:rsidRDefault="009340A8" w:rsidP="0050657B">
      <w:pPr>
        <w:pStyle w:val="NormalWeb"/>
        <w:numPr>
          <w:ilvl w:val="0"/>
          <w:numId w:val="16"/>
        </w:numPr>
        <w:spacing w:before="240" w:after="240" w:line="360" w:lineRule="auto"/>
        <w:jc w:val="both"/>
      </w:pPr>
      <w:r w:rsidRPr="004476B8">
        <w:t>Datasets that aided: DeepFashion and DeepFashion2 provided a large labeled dataset and good baselines. DeepFashion2 included notable pose and occlusion as well as consumer↔commercial pairs closer aligned to actual use. These datasets are now standard for training and testing visual search</w:t>
      </w:r>
      <w:r w:rsidR="00CD1573" w:rsidRPr="004476B8">
        <w:t xml:space="preserve"> (Liu et al., 2016; Ge et al., 2019)</w:t>
      </w:r>
      <w:r w:rsidRPr="004476B8">
        <w:t xml:space="preserve">. </w:t>
      </w:r>
    </w:p>
    <w:p w14:paraId="5F217F70" w14:textId="6EDD6604" w:rsidR="009340A8" w:rsidRPr="004476B8" w:rsidRDefault="009340A8" w:rsidP="0050657B">
      <w:pPr>
        <w:pStyle w:val="NormalWeb"/>
        <w:numPr>
          <w:ilvl w:val="0"/>
          <w:numId w:val="16"/>
        </w:numPr>
        <w:spacing w:before="240" w:after="240" w:line="360" w:lineRule="auto"/>
        <w:jc w:val="both"/>
      </w:pPr>
      <w:r w:rsidRPr="004476B8">
        <w:t>What’s still hard: Even with those datasets, nevertheless, models will fail on variations of non-studio photographs (odd angles, no light, occlusion, off angles)</w:t>
      </w:r>
      <w:r w:rsidR="00CD1573" w:rsidRPr="004476B8">
        <w:t xml:space="preserve"> (Ge et al., 2019)</w:t>
      </w:r>
      <w:r w:rsidRPr="004476B8">
        <w:t xml:space="preserve">. </w:t>
      </w:r>
    </w:p>
    <w:p w14:paraId="336151AF" w14:textId="1FE2ABB0" w:rsidR="00C51FE0" w:rsidRPr="004476B8" w:rsidRDefault="009340A8" w:rsidP="0050657B">
      <w:pPr>
        <w:pStyle w:val="NormalWeb"/>
        <w:numPr>
          <w:ilvl w:val="0"/>
          <w:numId w:val="16"/>
        </w:numPr>
        <w:spacing w:before="240" w:after="240" w:line="360" w:lineRule="auto"/>
        <w:jc w:val="both"/>
      </w:pPr>
      <w:r w:rsidRPr="004476B8">
        <w:t xml:space="preserve">What </w:t>
      </w:r>
      <w:r w:rsidR="00C53763">
        <w:t>Lufyco</w:t>
      </w:r>
      <w:r w:rsidRPr="004476B8">
        <w:t xml:space="preserve"> should do: Pre-train on DeepFashion/DeepFashion2 and then fine-tune on something with more user-like photographs combined with strong augmentations (random crops, color jitter, some blur, and background clutter), ultimately reducing the domain gap and yielding better reliability of "upload-a-photo-find-similar"</w:t>
      </w:r>
      <w:r w:rsidR="00CD1573" w:rsidRPr="004476B8">
        <w:t xml:space="preserve"> (Liu et al., 2016; Ge et al., 2019).</w:t>
      </w:r>
    </w:p>
    <w:p w14:paraId="1AC6ED03" w14:textId="27EA24EB" w:rsidR="009340A8" w:rsidRDefault="007D14DD" w:rsidP="003555E5">
      <w:pPr>
        <w:pStyle w:val="Heading3"/>
        <w:rPr>
          <w:rStyle w:val="Heading4Char"/>
          <w:i w:val="0"/>
          <w:iCs w:val="0"/>
        </w:rPr>
      </w:pPr>
      <w:bookmarkStart w:id="64" w:name="_Toc213870882"/>
      <w:r w:rsidRPr="00117ED9">
        <w:rPr>
          <w:rStyle w:val="Heading4Char"/>
          <w:i w:val="0"/>
          <w:iCs w:val="0"/>
        </w:rPr>
        <w:t>Outfit Compatibility and Full-Look Recommendation</w:t>
      </w:r>
      <w:bookmarkEnd w:id="64"/>
    </w:p>
    <w:p w14:paraId="2C3C48A5" w14:textId="77777777" w:rsidR="003555E5" w:rsidRPr="003555E5" w:rsidRDefault="003555E5" w:rsidP="003555E5"/>
    <w:p w14:paraId="4C5B0E04" w14:textId="77777777" w:rsidR="007D14DD" w:rsidRPr="004476B8" w:rsidRDefault="007D14DD" w:rsidP="0050657B">
      <w:pPr>
        <w:pStyle w:val="ListParagraph"/>
        <w:numPr>
          <w:ilvl w:val="0"/>
          <w:numId w:val="17"/>
        </w:numPr>
        <w:spacing w:line="360" w:lineRule="auto"/>
        <w:jc w:val="both"/>
        <w:rPr>
          <w:color w:val="000000" w:themeColor="text1"/>
        </w:rPr>
      </w:pPr>
      <w:r w:rsidRPr="004476B8">
        <w:rPr>
          <w:color w:val="000000" w:themeColor="text1"/>
        </w:rPr>
        <w:t xml:space="preserve">Importance: When it comes to buying clothes, users usually buy more than a single item and ask each purchase fits in with their existing wardrobe.     </w:t>
      </w:r>
    </w:p>
    <w:p w14:paraId="5C358A44" w14:textId="77777777" w:rsidR="007D14DD" w:rsidRPr="004476B8" w:rsidRDefault="007D14DD" w:rsidP="0050657B">
      <w:pPr>
        <w:spacing w:line="360" w:lineRule="auto"/>
        <w:jc w:val="both"/>
        <w:rPr>
          <w:color w:val="000000" w:themeColor="text1"/>
        </w:rPr>
      </w:pPr>
    </w:p>
    <w:p w14:paraId="0D06323D" w14:textId="18CA67FD" w:rsidR="007D14DD" w:rsidRPr="004476B8" w:rsidRDefault="007D14DD" w:rsidP="0050657B">
      <w:pPr>
        <w:pStyle w:val="ListParagraph"/>
        <w:numPr>
          <w:ilvl w:val="0"/>
          <w:numId w:val="17"/>
        </w:numPr>
        <w:spacing w:line="360" w:lineRule="auto"/>
        <w:jc w:val="both"/>
        <w:rPr>
          <w:color w:val="000000" w:themeColor="text1"/>
        </w:rPr>
      </w:pPr>
      <w:r w:rsidRPr="004476B8">
        <w:rPr>
          <w:color w:val="000000" w:themeColor="text1"/>
        </w:rPr>
        <w:t>What the papers did: Papers, such as FashionNet/NOR and MLCN, determine if items are compatible or compatible with each other. Newer graph models, however, represent outfits as graphs in which items are nodes, and edges represent if the pieces work together or not like. These methods outperform against scores based on item-item similarity, particularly in a ranking of complete looks</w:t>
      </w:r>
      <w:r w:rsidR="00F92F13" w:rsidRPr="004476B8">
        <w:rPr>
          <w:color w:val="000000" w:themeColor="text1"/>
        </w:rPr>
        <w:t xml:space="preserve"> </w:t>
      </w:r>
      <w:r w:rsidR="00F92F13" w:rsidRPr="004476B8">
        <w:t>(He &amp; Hu, 2018; Wang et al., 2019; Graph Outfit, 2023–2024)</w:t>
      </w:r>
      <w:r w:rsidRPr="004476B8">
        <w:rPr>
          <w:color w:val="000000" w:themeColor="text1"/>
        </w:rPr>
        <w:t xml:space="preserve">. </w:t>
      </w:r>
    </w:p>
    <w:p w14:paraId="41C21857" w14:textId="77777777" w:rsidR="007D14DD" w:rsidRPr="004476B8" w:rsidRDefault="007D14DD" w:rsidP="0050657B">
      <w:pPr>
        <w:spacing w:line="360" w:lineRule="auto"/>
        <w:jc w:val="both"/>
        <w:rPr>
          <w:color w:val="000000" w:themeColor="text1"/>
        </w:rPr>
      </w:pPr>
    </w:p>
    <w:p w14:paraId="4E2C94B3" w14:textId="6DABC426" w:rsidR="007D14DD" w:rsidRPr="004476B8" w:rsidRDefault="007D14DD" w:rsidP="0050657B">
      <w:pPr>
        <w:pStyle w:val="ListParagraph"/>
        <w:numPr>
          <w:ilvl w:val="0"/>
          <w:numId w:val="17"/>
        </w:numPr>
        <w:spacing w:line="360" w:lineRule="auto"/>
        <w:jc w:val="both"/>
        <w:rPr>
          <w:color w:val="000000" w:themeColor="text1"/>
        </w:rPr>
      </w:pPr>
      <w:r w:rsidRPr="004476B8">
        <w:rPr>
          <w:color w:val="000000" w:themeColor="text1"/>
        </w:rPr>
        <w:lastRenderedPageBreak/>
        <w:t>What's missing: Most of these books do not include the context (like weather, mood, or event) or the wardrobe of the individual user</w:t>
      </w:r>
      <w:r w:rsidR="00F92F13" w:rsidRPr="004476B8">
        <w:rPr>
          <w:color w:val="000000" w:themeColor="text1"/>
        </w:rPr>
        <w:t xml:space="preserve"> </w:t>
      </w:r>
      <w:r w:rsidR="00F92F13" w:rsidRPr="004476B8">
        <w:t>(Wang et al., 2019; Graph Outfit, 2023–2024)</w:t>
      </w:r>
      <w:r w:rsidRPr="004476B8">
        <w:rPr>
          <w:color w:val="000000" w:themeColor="text1"/>
        </w:rPr>
        <w:t xml:space="preserve">.    </w:t>
      </w:r>
    </w:p>
    <w:p w14:paraId="1F5181BA" w14:textId="77777777" w:rsidR="007D14DD" w:rsidRPr="004476B8" w:rsidRDefault="007D14DD" w:rsidP="0050657B">
      <w:pPr>
        <w:spacing w:line="360" w:lineRule="auto"/>
        <w:jc w:val="both"/>
        <w:rPr>
          <w:color w:val="000000" w:themeColor="text1"/>
        </w:rPr>
      </w:pPr>
    </w:p>
    <w:p w14:paraId="31989F81" w14:textId="3EB077A4" w:rsidR="007D14DD" w:rsidRPr="004476B8" w:rsidRDefault="007D14DD" w:rsidP="0050657B">
      <w:pPr>
        <w:pStyle w:val="ListParagraph"/>
        <w:numPr>
          <w:ilvl w:val="0"/>
          <w:numId w:val="17"/>
        </w:numPr>
        <w:spacing w:line="360" w:lineRule="auto"/>
        <w:jc w:val="both"/>
        <w:rPr>
          <w:color w:val="000000" w:themeColor="text1"/>
        </w:rPr>
      </w:pPr>
      <w:r w:rsidRPr="004476B8">
        <w:rPr>
          <w:color w:val="000000" w:themeColor="text1"/>
        </w:rPr>
        <w:t xml:space="preserve">What </w:t>
      </w:r>
      <w:r w:rsidR="00C53763">
        <w:rPr>
          <w:color w:val="000000" w:themeColor="text1"/>
        </w:rPr>
        <w:t>Lufyco</w:t>
      </w:r>
      <w:r w:rsidRPr="004476B8">
        <w:rPr>
          <w:color w:val="000000" w:themeColor="text1"/>
        </w:rPr>
        <w:t xml:space="preserve"> should do: Implement a compatibility model (for example graph or and layered comparison) that provides a compatibility model layered with context and the users own digital wardrobe graph. This moves the model from "compatible in front of the module" to "compatible with you and in context with your situation."</w:t>
      </w:r>
      <w:r w:rsidR="00F92F13" w:rsidRPr="004476B8">
        <w:t xml:space="preserve"> (Graph Outfit, 2023–2024; Abugabah et al., 2020)</w:t>
      </w:r>
    </w:p>
    <w:p w14:paraId="26D685D8" w14:textId="77777777" w:rsidR="007D14DD" w:rsidRPr="004476B8" w:rsidRDefault="007D14DD" w:rsidP="007B63F8">
      <w:pPr>
        <w:pStyle w:val="ListParagraph"/>
        <w:spacing w:line="360" w:lineRule="auto"/>
        <w:rPr>
          <w:color w:val="000000" w:themeColor="text1"/>
        </w:rPr>
      </w:pPr>
    </w:p>
    <w:p w14:paraId="49DBB1C3" w14:textId="1CCED331" w:rsidR="007D14DD" w:rsidRDefault="007D14DD" w:rsidP="00117ED9">
      <w:pPr>
        <w:pStyle w:val="Heading3"/>
        <w:rPr>
          <w:rStyle w:val="Heading4Char"/>
          <w:i w:val="0"/>
          <w:iCs w:val="0"/>
        </w:rPr>
      </w:pPr>
      <w:bookmarkStart w:id="65" w:name="_Toc213870883"/>
      <w:r w:rsidRPr="00117ED9">
        <w:rPr>
          <w:rStyle w:val="Heading4Char"/>
          <w:i w:val="0"/>
          <w:iCs w:val="0"/>
        </w:rPr>
        <w:t>Multimodal / Cross-Modal Understanding (image + text)</w:t>
      </w:r>
      <w:bookmarkEnd w:id="65"/>
    </w:p>
    <w:p w14:paraId="471C8FB3" w14:textId="77777777" w:rsidR="003555E5" w:rsidRPr="003555E5" w:rsidRDefault="003555E5" w:rsidP="003555E5">
      <w:pPr>
        <w:rPr>
          <w:rFonts w:eastAsiaTheme="majorEastAsia"/>
        </w:rPr>
      </w:pPr>
    </w:p>
    <w:p w14:paraId="3781B93B" w14:textId="50A6618F" w:rsidR="007D14DD" w:rsidRPr="004476B8" w:rsidRDefault="007D14DD" w:rsidP="0050657B">
      <w:pPr>
        <w:pStyle w:val="ListParagraph"/>
        <w:numPr>
          <w:ilvl w:val="0"/>
          <w:numId w:val="18"/>
        </w:numPr>
        <w:spacing w:line="360" w:lineRule="auto"/>
        <w:jc w:val="both"/>
        <w:rPr>
          <w:color w:val="000000" w:themeColor="text1"/>
        </w:rPr>
      </w:pPr>
      <w:r w:rsidRPr="004476B8">
        <w:rPr>
          <w:color w:val="000000" w:themeColor="text1"/>
        </w:rPr>
        <w:t xml:space="preserve">The focus of the papers: FashionBERT leverages a transformer component for aligning images and text (title, attributes), treating image patches in a manner akin to tokens and fusing those tokens with the words, thus improving the matching process and the understanding of the attributes. Attention maps can also be used for weak explanations of the learned model. </w:t>
      </w:r>
      <w:r w:rsidR="00F92F13" w:rsidRPr="004476B8">
        <w:t>(Gao et al., 2020)</w:t>
      </w:r>
    </w:p>
    <w:p w14:paraId="5AD222AE" w14:textId="77777777" w:rsidR="00DA18A3" w:rsidRPr="004476B8" w:rsidRDefault="00DA18A3" w:rsidP="0050657B">
      <w:pPr>
        <w:pStyle w:val="ListParagraph"/>
        <w:spacing w:line="360" w:lineRule="auto"/>
        <w:jc w:val="both"/>
        <w:rPr>
          <w:color w:val="000000" w:themeColor="text1"/>
        </w:rPr>
      </w:pPr>
    </w:p>
    <w:p w14:paraId="06ABCC34" w14:textId="12BDC7E6" w:rsidR="007D14DD" w:rsidRPr="004476B8" w:rsidRDefault="007D14DD" w:rsidP="0050657B">
      <w:pPr>
        <w:pStyle w:val="ListParagraph"/>
        <w:numPr>
          <w:ilvl w:val="0"/>
          <w:numId w:val="18"/>
        </w:numPr>
        <w:spacing w:line="360" w:lineRule="auto"/>
        <w:jc w:val="both"/>
        <w:rPr>
          <w:color w:val="000000" w:themeColor="text1"/>
        </w:rPr>
      </w:pPr>
      <w:r w:rsidRPr="004476B8">
        <w:rPr>
          <w:color w:val="000000" w:themeColor="text1"/>
        </w:rPr>
        <w:t>Trade-off: These models tend to be large and slower than you'd like for phones.</w:t>
      </w:r>
      <w:r w:rsidR="00F92F13" w:rsidRPr="004476B8">
        <w:t xml:space="preserve"> (Gao et al., 2020)</w:t>
      </w:r>
    </w:p>
    <w:p w14:paraId="07C58A1C" w14:textId="77777777" w:rsidR="007D14DD" w:rsidRPr="004476B8" w:rsidRDefault="007D14DD" w:rsidP="0050657B">
      <w:pPr>
        <w:spacing w:line="360" w:lineRule="auto"/>
        <w:jc w:val="both"/>
        <w:rPr>
          <w:color w:val="000000" w:themeColor="text1"/>
        </w:rPr>
      </w:pPr>
    </w:p>
    <w:p w14:paraId="24E6018F" w14:textId="4F296418" w:rsidR="007D14DD" w:rsidRPr="004476B8" w:rsidRDefault="007D14DD" w:rsidP="0050657B">
      <w:pPr>
        <w:pStyle w:val="ListParagraph"/>
        <w:numPr>
          <w:ilvl w:val="0"/>
          <w:numId w:val="18"/>
        </w:numPr>
        <w:spacing w:line="360" w:lineRule="auto"/>
        <w:jc w:val="both"/>
        <w:rPr>
          <w:color w:val="000000" w:themeColor="text1"/>
        </w:rPr>
      </w:pPr>
      <w:r w:rsidRPr="004476B8">
        <w:rPr>
          <w:color w:val="000000" w:themeColor="text1"/>
        </w:rPr>
        <w:t xml:space="preserve">What </w:t>
      </w:r>
      <w:r w:rsidR="00C53763">
        <w:rPr>
          <w:color w:val="000000" w:themeColor="text1"/>
        </w:rPr>
        <w:t>Lufyco</w:t>
      </w:r>
      <w:r w:rsidRPr="004476B8">
        <w:rPr>
          <w:color w:val="000000" w:themeColor="text1"/>
        </w:rPr>
        <w:t xml:space="preserve"> should do: Use cross-modal models to improve the retrieval process (e.g., better understanding of attributes like "linen" or "A-line", or "midi"), but use a relying on lighter, distilled versions or push only heavy parts to a server with some caching to keep the app snappy.</w:t>
      </w:r>
      <w:r w:rsidR="00F92F13" w:rsidRPr="004476B8">
        <w:t xml:space="preserve"> (Gao et al., 2020)</w:t>
      </w:r>
    </w:p>
    <w:p w14:paraId="351DE790" w14:textId="77777777" w:rsidR="007D14DD" w:rsidRPr="004476B8" w:rsidRDefault="007D14DD" w:rsidP="007B63F8">
      <w:pPr>
        <w:pStyle w:val="ListParagraph"/>
        <w:spacing w:line="360" w:lineRule="auto"/>
        <w:rPr>
          <w:color w:val="000000" w:themeColor="text1"/>
        </w:rPr>
      </w:pPr>
    </w:p>
    <w:p w14:paraId="207E3D6E" w14:textId="3689EDDE" w:rsidR="007D14DD" w:rsidRDefault="007D14DD" w:rsidP="00117ED9">
      <w:pPr>
        <w:pStyle w:val="Heading3"/>
        <w:rPr>
          <w:rStyle w:val="Heading4Char"/>
          <w:i w:val="0"/>
          <w:iCs w:val="0"/>
        </w:rPr>
      </w:pPr>
      <w:bookmarkStart w:id="66" w:name="_Toc213870884"/>
      <w:r w:rsidRPr="00117ED9">
        <w:rPr>
          <w:rStyle w:val="Heading4Char"/>
          <w:i w:val="0"/>
          <w:iCs w:val="0"/>
        </w:rPr>
        <w:t>Adding Context (mood, occasion, weather, time)</w:t>
      </w:r>
      <w:bookmarkEnd w:id="66"/>
    </w:p>
    <w:p w14:paraId="36039D0A" w14:textId="77777777" w:rsidR="003555E5" w:rsidRPr="003555E5" w:rsidRDefault="003555E5" w:rsidP="003555E5">
      <w:pPr>
        <w:rPr>
          <w:rFonts w:eastAsiaTheme="majorEastAsia"/>
        </w:rPr>
      </w:pPr>
    </w:p>
    <w:p w14:paraId="53711A9C" w14:textId="0F652B91" w:rsidR="007D14DD" w:rsidRPr="004476B8" w:rsidRDefault="007D14DD" w:rsidP="0050657B">
      <w:pPr>
        <w:pStyle w:val="ListParagraph"/>
        <w:numPr>
          <w:ilvl w:val="0"/>
          <w:numId w:val="19"/>
        </w:numPr>
        <w:spacing w:line="360" w:lineRule="auto"/>
        <w:jc w:val="both"/>
        <w:rPr>
          <w:lang w:eastAsia="en-US"/>
        </w:rPr>
      </w:pPr>
      <w:r w:rsidRPr="004476B8">
        <w:rPr>
          <w:color w:val="212529"/>
          <w:shd w:val="clear" w:color="auto" w:fill="FFFFFF"/>
        </w:rPr>
        <w:t>What the papers did</w:t>
      </w:r>
      <w:r w:rsidRPr="004476B8">
        <w:rPr>
          <w:lang w:eastAsia="en-US"/>
        </w:rPr>
        <w:t xml:space="preserve">: In some of the work, there is useful context based on using reviews or text from the scene, which also show that providing context to your recommendations supports them. Even so, for the most part, the papers do not even acknowledge context around weather, mood, occasion, or time horizon in a proper, </w:t>
      </w:r>
      <w:r w:rsidRPr="004476B8">
        <w:rPr>
          <w:lang w:eastAsia="en-US"/>
        </w:rPr>
        <w:lastRenderedPageBreak/>
        <w:t xml:space="preserve">first-class way. Even more rarely is latency discussed, especially on mobile. </w:t>
      </w:r>
      <w:r w:rsidR="00F92F13" w:rsidRPr="004476B8">
        <w:t>(Abugabah et al., 2020)</w:t>
      </w:r>
    </w:p>
    <w:p w14:paraId="3516B07C" w14:textId="77777777" w:rsidR="007D14DD" w:rsidRPr="004476B8" w:rsidRDefault="007D14DD" w:rsidP="0050657B">
      <w:pPr>
        <w:spacing w:line="360" w:lineRule="auto"/>
        <w:jc w:val="both"/>
        <w:rPr>
          <w:lang w:eastAsia="en-US"/>
        </w:rPr>
      </w:pPr>
    </w:p>
    <w:p w14:paraId="2BDC05F5" w14:textId="34F35B42" w:rsidR="007D14DD" w:rsidRPr="004476B8" w:rsidRDefault="007D14DD" w:rsidP="0050657B">
      <w:pPr>
        <w:pStyle w:val="ListParagraph"/>
        <w:numPr>
          <w:ilvl w:val="0"/>
          <w:numId w:val="19"/>
        </w:numPr>
        <w:spacing w:line="360" w:lineRule="auto"/>
        <w:jc w:val="both"/>
        <w:rPr>
          <w:lang w:eastAsia="en-US"/>
        </w:rPr>
      </w:pPr>
      <w:r w:rsidRPr="004476B8">
        <w:rPr>
          <w:lang w:eastAsia="en-US"/>
        </w:rPr>
        <w:t>What we [</w:t>
      </w:r>
      <w:r w:rsidR="00C53763">
        <w:rPr>
          <w:lang w:eastAsia="en-US"/>
        </w:rPr>
        <w:t>Lufyco</w:t>
      </w:r>
      <w:r w:rsidRPr="004476B8">
        <w:rPr>
          <w:lang w:eastAsia="en-US"/>
        </w:rPr>
        <w:t>] should do: Elevate context as a first-class citizen. Use hard rules (e.g., don't suggest suede if it's going to rain) coupled with learned preferences around color, silhouettes, etc. Do ablation studies to prove to myself/our team which context signals provide the largest gain.</w:t>
      </w:r>
      <w:r w:rsidR="00F92F13" w:rsidRPr="004476B8">
        <w:t xml:space="preserve"> (Abugabah et al., 2020; Wang et al., 2019)</w:t>
      </w:r>
    </w:p>
    <w:p w14:paraId="08ADD0D1" w14:textId="51EBBE1A" w:rsidR="007D14DD" w:rsidRDefault="007D14DD" w:rsidP="00117ED9">
      <w:pPr>
        <w:pStyle w:val="Heading3"/>
        <w:rPr>
          <w:rStyle w:val="Heading4Char"/>
          <w:i w:val="0"/>
          <w:iCs w:val="0"/>
        </w:rPr>
      </w:pPr>
      <w:bookmarkStart w:id="67" w:name="_Toc213870885"/>
      <w:r w:rsidRPr="00117ED9">
        <w:rPr>
          <w:rStyle w:val="Heading4Char"/>
          <w:i w:val="0"/>
          <w:iCs w:val="0"/>
        </w:rPr>
        <w:t>Explainability (short, honest reasons)</w:t>
      </w:r>
      <w:bookmarkEnd w:id="67"/>
    </w:p>
    <w:p w14:paraId="61772B0C" w14:textId="77777777" w:rsidR="003555E5" w:rsidRPr="003555E5" w:rsidRDefault="003555E5" w:rsidP="003555E5">
      <w:pPr>
        <w:rPr>
          <w:rFonts w:eastAsiaTheme="majorEastAsia"/>
        </w:rPr>
      </w:pPr>
    </w:p>
    <w:p w14:paraId="0958866B" w14:textId="2F8A2AA5" w:rsidR="007D14DD" w:rsidRPr="004476B8" w:rsidRDefault="007D14DD" w:rsidP="0050657B">
      <w:pPr>
        <w:pStyle w:val="ListParagraph"/>
        <w:numPr>
          <w:ilvl w:val="0"/>
          <w:numId w:val="20"/>
        </w:numPr>
        <w:spacing w:line="360" w:lineRule="auto"/>
        <w:jc w:val="both"/>
        <w:rPr>
          <w:lang w:eastAsia="en-US"/>
        </w:rPr>
      </w:pPr>
      <w:r w:rsidRPr="004476B8">
        <w:rPr>
          <w:lang w:eastAsia="en-US"/>
        </w:rPr>
        <w:t xml:space="preserve">What the articles described: SAERS provided semantic regions (neckline, sleeves, etc.) as a reason the item was suggested. Also, there are methods that have a way to articulate which specific feature of which item made the outfit cumulate better or worse. Explanations help build trust with users and allow for edits to the look. </w:t>
      </w:r>
      <w:r w:rsidR="00F92F13" w:rsidRPr="004476B8">
        <w:t>(Hou et al., 2019)</w:t>
      </w:r>
    </w:p>
    <w:p w14:paraId="24296840" w14:textId="77777777" w:rsidR="007D14DD" w:rsidRPr="004476B8" w:rsidRDefault="007D14DD" w:rsidP="0050657B">
      <w:pPr>
        <w:spacing w:line="360" w:lineRule="auto"/>
        <w:jc w:val="both"/>
        <w:rPr>
          <w:lang w:eastAsia="en-US"/>
        </w:rPr>
      </w:pPr>
    </w:p>
    <w:p w14:paraId="63912DA0" w14:textId="4E45B0F9" w:rsidR="007D14DD" w:rsidRPr="004476B8" w:rsidRDefault="007D14DD" w:rsidP="0050657B">
      <w:pPr>
        <w:pStyle w:val="ListParagraph"/>
        <w:numPr>
          <w:ilvl w:val="0"/>
          <w:numId w:val="20"/>
        </w:numPr>
        <w:spacing w:line="360" w:lineRule="auto"/>
        <w:jc w:val="both"/>
        <w:rPr>
          <w:lang w:eastAsia="en-US"/>
        </w:rPr>
      </w:pPr>
      <w:r w:rsidRPr="004476B8">
        <w:rPr>
          <w:lang w:eastAsia="en-US"/>
        </w:rPr>
        <w:t>Caution: It is important explanations match the actual ranking signals or users feel tricked.</w:t>
      </w:r>
      <w:r w:rsidR="00F92F13" w:rsidRPr="004476B8">
        <w:t xml:space="preserve"> (Hou et al., 2019)</w:t>
      </w:r>
    </w:p>
    <w:p w14:paraId="381B7405" w14:textId="77777777" w:rsidR="007D14DD" w:rsidRPr="004476B8" w:rsidRDefault="007D14DD" w:rsidP="0050657B">
      <w:pPr>
        <w:spacing w:line="360" w:lineRule="auto"/>
        <w:jc w:val="both"/>
        <w:rPr>
          <w:lang w:eastAsia="en-US"/>
        </w:rPr>
      </w:pPr>
    </w:p>
    <w:p w14:paraId="0041C818" w14:textId="73376830" w:rsidR="007D14DD" w:rsidRPr="004476B8" w:rsidRDefault="007D14DD" w:rsidP="0050657B">
      <w:pPr>
        <w:pStyle w:val="ListParagraph"/>
        <w:numPr>
          <w:ilvl w:val="0"/>
          <w:numId w:val="20"/>
        </w:numPr>
        <w:spacing w:line="360" w:lineRule="auto"/>
        <w:jc w:val="both"/>
        <w:rPr>
          <w:lang w:eastAsia="en-US"/>
        </w:rPr>
      </w:pPr>
      <w:r w:rsidRPr="004476B8">
        <w:rPr>
          <w:lang w:eastAsia="en-US"/>
        </w:rPr>
        <w:t xml:space="preserve">What </w:t>
      </w:r>
      <w:r w:rsidR="00C53763">
        <w:rPr>
          <w:lang w:eastAsia="en-US"/>
        </w:rPr>
        <w:t>Lufyco</w:t>
      </w:r>
      <w:r w:rsidRPr="004476B8">
        <w:rPr>
          <w:lang w:eastAsia="en-US"/>
        </w:rPr>
        <w:t xml:space="preserve"> can do: Give a brief, uniform reason that aligns with an actual attribute (e.g., “matches your tan trousers; breathable for humid weather”). Include one-tap edits (swap color, new shoes) for user control.</w:t>
      </w:r>
      <w:r w:rsidR="00F92F13" w:rsidRPr="004476B8">
        <w:t xml:space="preserve"> (Hou et al., 2019)</w:t>
      </w:r>
    </w:p>
    <w:p w14:paraId="15BBE5F1" w14:textId="77777777" w:rsidR="00EC0AE9" w:rsidRPr="004476B8" w:rsidRDefault="00EC0AE9" w:rsidP="00117ED9"/>
    <w:p w14:paraId="7EC08FFF" w14:textId="729D953A" w:rsidR="007D14DD" w:rsidRDefault="007D14DD" w:rsidP="00117ED9">
      <w:pPr>
        <w:pStyle w:val="Heading3"/>
        <w:rPr>
          <w:rStyle w:val="Heading4Char"/>
          <w:i w:val="0"/>
          <w:iCs w:val="0"/>
        </w:rPr>
      </w:pPr>
      <w:bookmarkStart w:id="68" w:name="_Toc213870886"/>
      <w:r w:rsidRPr="00117ED9">
        <w:rPr>
          <w:rStyle w:val="Heading4Char"/>
          <w:i w:val="0"/>
          <w:iCs w:val="0"/>
        </w:rPr>
        <w:t>Large-Scale Indexing and Mobile Performance (speed matters)</w:t>
      </w:r>
      <w:bookmarkEnd w:id="68"/>
    </w:p>
    <w:p w14:paraId="3650EE8C" w14:textId="77777777" w:rsidR="00FF609E" w:rsidRPr="00FF609E" w:rsidRDefault="00FF609E" w:rsidP="00FF609E">
      <w:pPr>
        <w:rPr>
          <w:rFonts w:eastAsiaTheme="majorEastAsia"/>
        </w:rPr>
      </w:pPr>
    </w:p>
    <w:p w14:paraId="5D6AF416" w14:textId="4B20B986" w:rsidR="007D14DD" w:rsidRPr="0050657B" w:rsidRDefault="007D14DD" w:rsidP="0050657B">
      <w:pPr>
        <w:pStyle w:val="ListParagraph"/>
        <w:numPr>
          <w:ilvl w:val="0"/>
          <w:numId w:val="21"/>
        </w:numPr>
        <w:spacing w:line="360" w:lineRule="auto"/>
        <w:jc w:val="both"/>
        <w:rPr>
          <w:lang w:eastAsia="en-US"/>
        </w:rPr>
      </w:pPr>
      <w:r w:rsidRPr="004476B8">
        <w:rPr>
          <w:lang w:eastAsia="en-US"/>
        </w:rPr>
        <w:t>Why this matters: When conducting an image search on a phone, it must feel instant.</w:t>
      </w:r>
    </w:p>
    <w:p w14:paraId="31499AAE" w14:textId="2C853D2F" w:rsidR="007D14DD" w:rsidRPr="0050657B" w:rsidRDefault="007D14DD" w:rsidP="0050657B">
      <w:pPr>
        <w:pStyle w:val="ListParagraph"/>
        <w:numPr>
          <w:ilvl w:val="0"/>
          <w:numId w:val="21"/>
        </w:numPr>
        <w:spacing w:line="360" w:lineRule="auto"/>
        <w:jc w:val="both"/>
        <w:rPr>
          <w:lang w:eastAsia="en-US"/>
        </w:rPr>
      </w:pPr>
      <w:r w:rsidRPr="004476B8">
        <w:rPr>
          <w:lang w:eastAsia="en-US"/>
        </w:rPr>
        <w:t xml:space="preserve">What the papers/tools did: FAISS (Meta/FAIR) and ScaNN (Google) are the two primary libraries to obtain very fast nearest-neighbor search over embeddings. FAISS supports GPUs and multiple index options: IVF-PQ, HNSW, etc. ScaNN was developed to optimize inner product similarity search, and it has developed even newer techniques like SOAR to yield faster results. </w:t>
      </w:r>
      <w:r w:rsidR="00F92F13" w:rsidRPr="004476B8">
        <w:t>(Johnson et al., 2017; Google Research, 2020–2024)</w:t>
      </w:r>
    </w:p>
    <w:p w14:paraId="3FD7711D" w14:textId="54B28397" w:rsidR="007D14DD" w:rsidRDefault="007D14DD" w:rsidP="0050657B">
      <w:pPr>
        <w:pStyle w:val="ListParagraph"/>
        <w:numPr>
          <w:ilvl w:val="0"/>
          <w:numId w:val="21"/>
        </w:numPr>
        <w:spacing w:line="360" w:lineRule="auto"/>
        <w:jc w:val="both"/>
        <w:rPr>
          <w:lang w:eastAsia="en-US"/>
        </w:rPr>
      </w:pPr>
      <w:r w:rsidRPr="004476B8">
        <w:rPr>
          <w:lang w:eastAsia="en-US"/>
        </w:rPr>
        <w:t xml:space="preserve">What </w:t>
      </w:r>
      <w:r w:rsidR="00C53763">
        <w:rPr>
          <w:lang w:eastAsia="en-US"/>
        </w:rPr>
        <w:t>Lufyco</w:t>
      </w:r>
      <w:r w:rsidRPr="004476B8">
        <w:rPr>
          <w:lang w:eastAsia="en-US"/>
        </w:rPr>
        <w:t xml:space="preserve"> should do: </w:t>
      </w:r>
      <w:r w:rsidR="00C53763">
        <w:rPr>
          <w:lang w:eastAsia="en-US"/>
        </w:rPr>
        <w:t>Lufyco</w:t>
      </w:r>
      <w:r w:rsidRPr="004476B8">
        <w:rPr>
          <w:lang w:eastAsia="en-US"/>
        </w:rPr>
        <w:t xml:space="preserve"> could feasibly leverage FAISS or ScaNN to search over compressed indexes and use warmed caches. It could maintain a fresh index as the </w:t>
      </w:r>
      <w:r w:rsidRPr="004476B8">
        <w:rPr>
          <w:lang w:eastAsia="en-US"/>
        </w:rPr>
        <w:lastRenderedPageBreak/>
        <w:t>catalog changes (incremental updates), and ensure some rudimentary balance between recall and latency in search results.</w:t>
      </w:r>
      <w:r w:rsidR="00F92F13" w:rsidRPr="004476B8">
        <w:t xml:space="preserve"> (Johnson et al., 2017; Google Research, 2020–2024)</w:t>
      </w:r>
    </w:p>
    <w:p w14:paraId="7016EA22" w14:textId="77777777" w:rsidR="00FF609E" w:rsidRPr="004476B8" w:rsidRDefault="00FF609E" w:rsidP="00FF609E">
      <w:pPr>
        <w:pStyle w:val="ListParagraph"/>
        <w:spacing w:line="360" w:lineRule="auto"/>
        <w:jc w:val="both"/>
        <w:rPr>
          <w:lang w:eastAsia="en-US"/>
        </w:rPr>
      </w:pPr>
    </w:p>
    <w:p w14:paraId="6916C824" w14:textId="464B25B4" w:rsidR="007D14DD" w:rsidRPr="00117ED9" w:rsidRDefault="007D14DD" w:rsidP="00117ED9">
      <w:pPr>
        <w:pStyle w:val="Heading2"/>
      </w:pPr>
      <w:bookmarkStart w:id="69" w:name="_Toc213870887"/>
      <w:r w:rsidRPr="00117ED9">
        <w:t xml:space="preserve">What’s still missing — and how </w:t>
      </w:r>
      <w:r w:rsidR="00C53763">
        <w:t>Lufyco</w:t>
      </w:r>
      <w:r w:rsidRPr="00117ED9">
        <w:t xml:space="preserve"> is different</w:t>
      </w:r>
      <w:bookmarkEnd w:id="69"/>
      <w:r w:rsidRPr="00117ED9">
        <w:t xml:space="preserve"> </w:t>
      </w:r>
    </w:p>
    <w:p w14:paraId="0EE8C2EE" w14:textId="77777777" w:rsidR="007D14DD" w:rsidRPr="004476B8" w:rsidRDefault="007D14DD" w:rsidP="007B63F8">
      <w:pPr>
        <w:spacing w:line="360" w:lineRule="auto"/>
        <w:rPr>
          <w:lang w:eastAsia="en-US"/>
        </w:rPr>
      </w:pPr>
    </w:p>
    <w:p w14:paraId="490F7062" w14:textId="654C135E" w:rsidR="007D14DD" w:rsidRPr="004476B8" w:rsidRDefault="007D14DD" w:rsidP="0050657B">
      <w:pPr>
        <w:spacing w:line="360" w:lineRule="auto"/>
        <w:jc w:val="both"/>
        <w:rPr>
          <w:color w:val="000000" w:themeColor="text1"/>
        </w:rPr>
      </w:pPr>
      <w:r w:rsidRPr="004476B8">
        <w:rPr>
          <w:color w:val="000000" w:themeColor="text1"/>
        </w:rPr>
        <w:t>Contextual fusion does not receive noticeable attention in the literature. A lot of models understand what is a match, but do not understand what is a match for this user, for this event, in this weather, right now</w:t>
      </w:r>
      <w:r w:rsidR="00F92F13" w:rsidRPr="004476B8">
        <w:rPr>
          <w:color w:val="000000" w:themeColor="text1"/>
        </w:rPr>
        <w:t xml:space="preserve"> </w:t>
      </w:r>
      <w:r w:rsidR="00F92F13" w:rsidRPr="004476B8">
        <w:t>(Abugabah et al., 2020)</w:t>
      </w:r>
      <w:r w:rsidRPr="004476B8">
        <w:rPr>
          <w:color w:val="000000" w:themeColor="text1"/>
        </w:rPr>
        <w:t xml:space="preserve">. </w:t>
      </w:r>
      <w:r w:rsidR="00C53763">
        <w:rPr>
          <w:color w:val="000000" w:themeColor="text1"/>
        </w:rPr>
        <w:t>Lufyco</w:t>
      </w:r>
      <w:r w:rsidRPr="004476B8">
        <w:rPr>
          <w:color w:val="000000" w:themeColor="text1"/>
        </w:rPr>
        <w:t xml:space="preserve"> incorporates mood/occasion/weather/ time into the main scoring function, as opposed to an afterthought. </w:t>
      </w:r>
    </w:p>
    <w:p w14:paraId="70574354" w14:textId="77777777" w:rsidR="007D14DD" w:rsidRPr="004476B8" w:rsidRDefault="007D14DD" w:rsidP="0050657B">
      <w:pPr>
        <w:spacing w:line="360" w:lineRule="auto"/>
        <w:jc w:val="both"/>
        <w:rPr>
          <w:color w:val="000000" w:themeColor="text1"/>
        </w:rPr>
      </w:pPr>
    </w:p>
    <w:p w14:paraId="5EBEE4A6" w14:textId="543FEDAF" w:rsidR="007D14DD" w:rsidRPr="004476B8" w:rsidRDefault="007D14DD" w:rsidP="0050657B">
      <w:pPr>
        <w:spacing w:line="360" w:lineRule="auto"/>
        <w:jc w:val="both"/>
        <w:rPr>
          <w:color w:val="000000" w:themeColor="text1"/>
        </w:rPr>
      </w:pPr>
      <w:r w:rsidRPr="004476B8">
        <w:rPr>
          <w:color w:val="000000" w:themeColor="text1"/>
        </w:rPr>
        <w:t xml:space="preserve">Wardrobe reasoning is an uncommon perspective. Most work, recommends from public catalogs. </w:t>
      </w:r>
      <w:r w:rsidR="00C53763">
        <w:rPr>
          <w:color w:val="000000" w:themeColor="text1"/>
        </w:rPr>
        <w:t>Lufyco</w:t>
      </w:r>
      <w:r w:rsidRPr="004476B8">
        <w:rPr>
          <w:color w:val="000000" w:themeColor="text1"/>
        </w:rPr>
        <w:t xml:space="preserve"> builds, and uses a digital wardrobe, so the app recommends from wardrobe outfits first, then adds shop items where necessary</w:t>
      </w:r>
      <w:r w:rsidR="00F92F13" w:rsidRPr="004476B8">
        <w:rPr>
          <w:color w:val="000000" w:themeColor="text1"/>
        </w:rPr>
        <w:t xml:space="preserve"> </w:t>
      </w:r>
      <w:r w:rsidR="00F92F13" w:rsidRPr="004476B8">
        <w:t>(Wang et al., 2019; Graph Outfit, 2023–2024)</w:t>
      </w:r>
      <w:r w:rsidRPr="004476B8">
        <w:rPr>
          <w:color w:val="000000" w:themeColor="text1"/>
        </w:rPr>
        <w:t>.</w:t>
      </w:r>
    </w:p>
    <w:p w14:paraId="5C56AD2A" w14:textId="77777777" w:rsidR="007D14DD" w:rsidRPr="004476B8" w:rsidRDefault="007D14DD" w:rsidP="0050657B">
      <w:pPr>
        <w:spacing w:line="360" w:lineRule="auto"/>
        <w:jc w:val="both"/>
        <w:rPr>
          <w:color w:val="000000" w:themeColor="text1"/>
        </w:rPr>
      </w:pPr>
    </w:p>
    <w:p w14:paraId="043DFD94" w14:textId="70E5E932" w:rsidR="007D14DD" w:rsidRPr="004476B8" w:rsidRDefault="007D14DD" w:rsidP="0050657B">
      <w:pPr>
        <w:spacing w:line="360" w:lineRule="auto"/>
        <w:jc w:val="both"/>
        <w:rPr>
          <w:color w:val="000000" w:themeColor="text1"/>
        </w:rPr>
      </w:pPr>
      <w:r w:rsidRPr="004476B8">
        <w:rPr>
          <w:color w:val="000000" w:themeColor="text1"/>
        </w:rPr>
        <w:t xml:space="preserve">Explaining while in phone time, has not received much attention in the literature. </w:t>
      </w:r>
      <w:r w:rsidR="00C53763">
        <w:rPr>
          <w:color w:val="000000" w:themeColor="text1"/>
        </w:rPr>
        <w:t>Lufyco</w:t>
      </w:r>
      <w:r w:rsidRPr="004476B8">
        <w:rPr>
          <w:color w:val="000000" w:themeColor="text1"/>
        </w:rPr>
        <w:t xml:space="preserve"> will keep reasons short and connected to reality (“goes nice with your navy chinos; suggested water-resistant shoe due to rain”) and a link to actionable edits.</w:t>
      </w:r>
      <w:r w:rsidR="00F92F13" w:rsidRPr="004476B8">
        <w:t xml:space="preserve"> (Hou et al., 2019)</w:t>
      </w:r>
    </w:p>
    <w:p w14:paraId="5935B7A8" w14:textId="77777777" w:rsidR="007D14DD" w:rsidRPr="004476B8" w:rsidRDefault="007D14DD" w:rsidP="0050657B">
      <w:pPr>
        <w:spacing w:line="360" w:lineRule="auto"/>
        <w:jc w:val="both"/>
        <w:rPr>
          <w:color w:val="000000" w:themeColor="text1"/>
        </w:rPr>
      </w:pPr>
    </w:p>
    <w:p w14:paraId="7961B9B2" w14:textId="301DD4B2" w:rsidR="007D14DD" w:rsidRPr="004476B8" w:rsidRDefault="007D14DD" w:rsidP="0050657B">
      <w:pPr>
        <w:spacing w:line="360" w:lineRule="auto"/>
        <w:jc w:val="both"/>
        <w:rPr>
          <w:color w:val="000000" w:themeColor="text1"/>
        </w:rPr>
      </w:pPr>
      <w:r w:rsidRPr="004476B8">
        <w:rPr>
          <w:color w:val="000000" w:themeColor="text1"/>
        </w:rPr>
        <w:t xml:space="preserve">Mobile latency engineering (sub-second feel) has also been an omitted concern in the literature. </w:t>
      </w:r>
      <w:r w:rsidR="00C53763">
        <w:rPr>
          <w:color w:val="000000" w:themeColor="text1"/>
        </w:rPr>
        <w:t>Lufyco</w:t>
      </w:r>
      <w:r w:rsidRPr="004476B8">
        <w:rPr>
          <w:color w:val="000000" w:themeColor="text1"/>
        </w:rPr>
        <w:t xml:space="preserve"> will combine lighter models, ANN tuning ( FAISS/ScaNN), caching, and then progressive responses (show top results faster, refine in the background if necessary). </w:t>
      </w:r>
      <w:r w:rsidR="00F92F13" w:rsidRPr="004476B8">
        <w:t>(Johnson et al., 2017; Google Research, 2020–2024)</w:t>
      </w:r>
    </w:p>
    <w:p w14:paraId="619FFA27" w14:textId="77777777" w:rsidR="00487660" w:rsidRPr="004476B8" w:rsidRDefault="00487660" w:rsidP="007B63F8">
      <w:pPr>
        <w:spacing w:line="360" w:lineRule="auto"/>
        <w:rPr>
          <w:color w:val="000000" w:themeColor="text1"/>
        </w:rPr>
      </w:pPr>
    </w:p>
    <w:p w14:paraId="44108383" w14:textId="27E1A4DE" w:rsidR="00487660" w:rsidRDefault="00487660" w:rsidP="00117ED9">
      <w:pPr>
        <w:pStyle w:val="Heading2"/>
      </w:pPr>
      <w:bookmarkStart w:id="70" w:name="_Toc213870888"/>
      <w:r w:rsidRPr="00117ED9">
        <w:t>Technological Review</w:t>
      </w:r>
      <w:bookmarkEnd w:id="70"/>
    </w:p>
    <w:p w14:paraId="0E05F857" w14:textId="77777777" w:rsidR="00FF609E" w:rsidRPr="00FF609E" w:rsidRDefault="00FF609E" w:rsidP="00FF609E"/>
    <w:p w14:paraId="0181FA9B" w14:textId="7F3DD950" w:rsidR="00487660" w:rsidRPr="004476B8" w:rsidRDefault="00487660" w:rsidP="0050657B">
      <w:pPr>
        <w:spacing w:line="360" w:lineRule="auto"/>
        <w:jc w:val="both"/>
        <w:rPr>
          <w:color w:val="000000" w:themeColor="text1"/>
        </w:rPr>
      </w:pPr>
      <w:r w:rsidRPr="004476B8">
        <w:rPr>
          <w:color w:val="000000" w:themeColor="text1"/>
        </w:rPr>
        <w:t xml:space="preserve">This section teaches, in layman terms, the main technical requirements to make </w:t>
      </w:r>
      <w:r w:rsidR="00C53763">
        <w:rPr>
          <w:color w:val="000000" w:themeColor="text1"/>
        </w:rPr>
        <w:t>Lufyco</w:t>
      </w:r>
      <w:r w:rsidRPr="004476B8">
        <w:rPr>
          <w:color w:val="000000" w:themeColor="text1"/>
        </w:rPr>
        <w:t xml:space="preserve"> functional on a mobile phone device. </w:t>
      </w:r>
      <w:r w:rsidR="00C53763">
        <w:rPr>
          <w:color w:val="000000" w:themeColor="text1"/>
        </w:rPr>
        <w:t>Lufyco</w:t>
      </w:r>
      <w:r w:rsidRPr="004476B8">
        <w:rPr>
          <w:color w:val="000000" w:themeColor="text1"/>
        </w:rPr>
        <w:t xml:space="preserve"> must allow a user to upload a photo or screen capture, and be instantly populated with similar items of clothing, and then build out a complete outfit that is consistent with users mood, occasion, weather and items they already have in their digital wardrobe. To accomplish this in an efficient manner, we rely on three types of data: images of clothing (photos), text data such as titles, colors, fabrics, and categories, and light context such as simple weather flags and user input (i.e. mood, event). We then clean and </w:t>
      </w:r>
      <w:r w:rsidRPr="004476B8">
        <w:rPr>
          <w:color w:val="000000" w:themeColor="text1"/>
        </w:rPr>
        <w:lastRenderedPageBreak/>
        <w:t>normalize data, and standardize the data, so that we can evenly compare item similarity, and respond quickly. Behind the scenes, we create compact vectors for the images and text data so the phone can quickly search, use simple rules to merge context, and to generate brief but honest explanations. ("matches with your navy trousers; good for rain"). All of these decisions were made based on accuracy, speed, privacy, and overall a quiet interaction with the user</w:t>
      </w:r>
      <w:r w:rsidR="00F92F13" w:rsidRPr="004476B8">
        <w:rPr>
          <w:color w:val="000000" w:themeColor="text1"/>
        </w:rPr>
        <w:t xml:space="preserve"> </w:t>
      </w:r>
      <w:r w:rsidR="00F92F13" w:rsidRPr="004476B8">
        <w:t>(Liu et al., 2016; Ge et al., 2019; Johnson et al., 2017; Google Research, 2020–2024; Hou et al., 2019)</w:t>
      </w:r>
      <w:r w:rsidRPr="004476B8">
        <w:rPr>
          <w:color w:val="000000" w:themeColor="text1"/>
        </w:rPr>
        <w:t>.</w:t>
      </w:r>
    </w:p>
    <w:p w14:paraId="33F4A83B" w14:textId="77777777" w:rsidR="00487660" w:rsidRPr="004476B8" w:rsidRDefault="00487660" w:rsidP="007B63F8">
      <w:pPr>
        <w:spacing w:line="360" w:lineRule="auto"/>
        <w:rPr>
          <w:color w:val="000000" w:themeColor="text1"/>
        </w:rPr>
      </w:pPr>
    </w:p>
    <w:p w14:paraId="75016BD6" w14:textId="10292B35" w:rsidR="00487660" w:rsidRDefault="00487660" w:rsidP="00117ED9">
      <w:pPr>
        <w:pStyle w:val="Heading3"/>
        <w:rPr>
          <w:rStyle w:val="Heading2Char"/>
          <w:b/>
          <w:sz w:val="24"/>
          <w:szCs w:val="28"/>
        </w:rPr>
      </w:pPr>
      <w:bookmarkStart w:id="71" w:name="_Toc213870889"/>
      <w:r w:rsidRPr="00117ED9">
        <w:rPr>
          <w:rStyle w:val="Heading2Char"/>
          <w:b/>
          <w:sz w:val="24"/>
          <w:szCs w:val="28"/>
        </w:rPr>
        <w:t>Dataset and Preprocessing</w:t>
      </w:r>
      <w:bookmarkEnd w:id="71"/>
    </w:p>
    <w:p w14:paraId="23CC2DEC" w14:textId="77777777" w:rsidR="00FF609E" w:rsidRPr="00FF609E" w:rsidRDefault="00FF609E" w:rsidP="00FF609E">
      <w:pPr>
        <w:rPr>
          <w:rFonts w:eastAsiaTheme="majorEastAsia"/>
        </w:rPr>
      </w:pPr>
    </w:p>
    <w:p w14:paraId="6E75578E" w14:textId="4EEE59CE" w:rsidR="00487660" w:rsidRPr="004476B8" w:rsidRDefault="00C53763" w:rsidP="0050657B">
      <w:pPr>
        <w:spacing w:line="360" w:lineRule="auto"/>
        <w:jc w:val="both"/>
        <w:rPr>
          <w:color w:val="000000" w:themeColor="text1"/>
        </w:rPr>
      </w:pPr>
      <w:r>
        <w:rPr>
          <w:color w:val="000000" w:themeColor="text1"/>
        </w:rPr>
        <w:t>Lufyco</w:t>
      </w:r>
      <w:r w:rsidR="00487660" w:rsidRPr="004476B8">
        <w:rPr>
          <w:color w:val="000000" w:themeColor="text1"/>
        </w:rPr>
        <w:t xml:space="preserve"> utilizes multiple data sources and runs rigorous preprocessing so the models have consistent and quality inputs. First, we use catalogs with product images and attributes (e.g., category, color, fabric, and season) and we align all naming to a common vocabulary. Second, with the user's permission, we include inspiration images and digital-wardrobe images to work through the messy data of real-life images. Third, we pretrained on public fashion datasets to learn solid visual features, followed by tuning based on our own data. Fourth, we create a simple weather feed which we adjust to generate small and stable signals (e.g., rain true/false and hot/comfortable/cool). Preprocessing includes resizing images, normalizing colors, reducing background noise, cleaning text, compressing vectors for fast searching, and removing duplicates or nothing data. Good preprocessing helps with accuracy and speed, and also helps deliver consistent explanations, because the underlying labels and features are clean</w:t>
      </w:r>
      <w:r w:rsidR="00F92F13" w:rsidRPr="004476B8">
        <w:rPr>
          <w:color w:val="000000" w:themeColor="text1"/>
        </w:rPr>
        <w:t xml:space="preserve"> </w:t>
      </w:r>
      <w:r w:rsidR="00F92F13" w:rsidRPr="004476B8">
        <w:t>(Kiapour et al., 2015; Liu et al., 2016; Ge et al., 2019; Johnson et al., 2017)</w:t>
      </w:r>
      <w:r w:rsidR="00487660" w:rsidRPr="004476B8">
        <w:rPr>
          <w:color w:val="000000" w:themeColor="text1"/>
        </w:rPr>
        <w:t>.</w:t>
      </w:r>
    </w:p>
    <w:p w14:paraId="1BADECE1" w14:textId="77777777" w:rsidR="00FF609E" w:rsidRPr="004476B8" w:rsidRDefault="00FF609E" w:rsidP="007B63F8">
      <w:pPr>
        <w:spacing w:line="360" w:lineRule="auto"/>
        <w:rPr>
          <w:color w:val="000000" w:themeColor="text1"/>
        </w:rPr>
      </w:pPr>
    </w:p>
    <w:p w14:paraId="3215094C" w14:textId="08AADD6E" w:rsidR="00487660" w:rsidRDefault="00487660" w:rsidP="00117ED9">
      <w:pPr>
        <w:pStyle w:val="Heading3"/>
      </w:pPr>
      <w:bookmarkStart w:id="72" w:name="_Toc213870890"/>
      <w:r w:rsidRPr="00117ED9">
        <w:t>Data Sources and Acquisition</w:t>
      </w:r>
      <w:bookmarkEnd w:id="72"/>
    </w:p>
    <w:p w14:paraId="00DA00BF" w14:textId="77777777" w:rsidR="00FF609E" w:rsidRPr="00FF609E" w:rsidRDefault="00FF609E" w:rsidP="00FF609E"/>
    <w:p w14:paraId="0D7A7DFD" w14:textId="56029664" w:rsidR="00487660" w:rsidRPr="004476B8" w:rsidRDefault="00487660" w:rsidP="0050657B">
      <w:pPr>
        <w:spacing w:line="360" w:lineRule="auto"/>
        <w:jc w:val="both"/>
        <w:rPr>
          <w:color w:val="000000" w:themeColor="text1"/>
        </w:rPr>
      </w:pPr>
      <w:r w:rsidRPr="004476B8">
        <w:rPr>
          <w:color w:val="000000" w:themeColor="text1"/>
        </w:rPr>
        <w:t xml:space="preserve">We collect our data from four sources which together are complementary. (1) Catalog data: partner shops (or a pilot catalog) give us multiple photos of each item, and a short text (title, category, color, fabric, season). We normalize all terms - for example navy and dark blue become simply navy. (2) User photos: users upload a street photo or screenshot they want “to find similar, and they can also photograph items in their own closet and build a personal digital closet; we securely save photos, only with consent, and have users delete any photos simply. (3) Public fashion datasets: large, publicly available and well-known sets are used to teach the models about clothing shapes, patterns, and characteristics, which is particularly useful when modeling from messy phone images, or styles from vernacular sources are broad. (4) Weather </w:t>
      </w:r>
      <w:r w:rsidRPr="004476B8">
        <w:rPr>
          <w:color w:val="000000" w:themeColor="text1"/>
        </w:rPr>
        <w:lastRenderedPageBreak/>
        <w:t>feed: we can request a lightweight data feed via API, with simple context signals such as, rain or heat, so the AI Stylist, can help to make practical decisions. We appropriately document licenses, any personal data remains private by default, and always elicits only the minimum context, to convene with the user</w:t>
      </w:r>
      <w:r w:rsidR="00F92F13" w:rsidRPr="004476B8">
        <w:rPr>
          <w:color w:val="000000" w:themeColor="text1"/>
        </w:rPr>
        <w:t xml:space="preserve"> </w:t>
      </w:r>
      <w:r w:rsidR="00F92F13" w:rsidRPr="004476B8">
        <w:t>(Liu et al., 2016; Ge et al., 2019; Kiapour et al., 2015)</w:t>
      </w:r>
      <w:r w:rsidRPr="004476B8">
        <w:rPr>
          <w:color w:val="000000" w:themeColor="text1"/>
        </w:rPr>
        <w:t>.</w:t>
      </w:r>
    </w:p>
    <w:p w14:paraId="434E62D4" w14:textId="77777777" w:rsidR="00487660" w:rsidRPr="004476B8" w:rsidRDefault="00487660" w:rsidP="007B63F8">
      <w:pPr>
        <w:spacing w:line="360" w:lineRule="auto"/>
        <w:rPr>
          <w:color w:val="000000" w:themeColor="text1"/>
        </w:rPr>
      </w:pPr>
    </w:p>
    <w:p w14:paraId="6E09C33F" w14:textId="77777777" w:rsidR="00487660" w:rsidRPr="004476B8" w:rsidRDefault="00487660" w:rsidP="007B63F8">
      <w:pPr>
        <w:spacing w:line="360" w:lineRule="auto"/>
        <w:rPr>
          <w:color w:val="000000" w:themeColor="text1"/>
        </w:rPr>
      </w:pPr>
    </w:p>
    <w:p w14:paraId="05933A0B" w14:textId="571BCB13" w:rsidR="00487660" w:rsidRPr="00117ED9" w:rsidRDefault="00487660" w:rsidP="00117ED9">
      <w:pPr>
        <w:pStyle w:val="Heading3"/>
        <w:rPr>
          <w:rStyle w:val="Heading4Char"/>
          <w:i w:val="0"/>
          <w:iCs w:val="0"/>
        </w:rPr>
      </w:pPr>
      <w:bookmarkStart w:id="73" w:name="_Toc213870891"/>
      <w:r w:rsidRPr="00117ED9">
        <w:rPr>
          <w:rStyle w:val="Heading4Char"/>
          <w:i w:val="0"/>
          <w:iCs w:val="0"/>
        </w:rPr>
        <w:t>Preprocessing Techniques</w:t>
      </w:r>
      <w:bookmarkEnd w:id="73"/>
    </w:p>
    <w:p w14:paraId="69A80A9C" w14:textId="77777777" w:rsidR="00487660" w:rsidRPr="004476B8" w:rsidRDefault="00487660" w:rsidP="007B63F8">
      <w:pPr>
        <w:spacing w:line="360" w:lineRule="auto"/>
        <w:rPr>
          <w:color w:val="000000" w:themeColor="text1"/>
        </w:rPr>
      </w:pPr>
    </w:p>
    <w:p w14:paraId="41C87973" w14:textId="1FE468F0" w:rsidR="00487660" w:rsidRPr="004476B8" w:rsidRDefault="00487660" w:rsidP="0050657B">
      <w:pPr>
        <w:spacing w:line="360" w:lineRule="auto"/>
        <w:jc w:val="both"/>
        <w:rPr>
          <w:color w:val="000000" w:themeColor="text1"/>
        </w:rPr>
      </w:pPr>
      <w:r w:rsidRPr="004476B8">
        <w:rPr>
          <w:color w:val="000000" w:themeColor="text1"/>
        </w:rPr>
        <w:t>Preprocessing converts raw inputs into tidy features for the model while keeping the elements users care about: silhouette, color, pattern, and seasonality. For images, we standardize sizes and aspect ratios, normalize color channels, and where possible center the item in the frame (crop, or simple segmentation) so that backgrounds do not distract from the model. For text, we lowercase, trim punctuation, and unify synonyms into a concise, human-readable vocabulary. For context, we convert raw weather values into small, consistent features (e.g., temperature bands, rain flag) so recommendations do not jump around. We also dedupe items, clean up the conflicting labels, and compress embeddings so that queries are fast even on mobile networks. In the end, we reduce distracting variables to maintain fairness across items and allow ranking and explanations to remain consistent and understandable</w:t>
      </w:r>
      <w:r w:rsidR="00F92F13" w:rsidRPr="004476B8">
        <w:rPr>
          <w:color w:val="000000" w:themeColor="text1"/>
        </w:rPr>
        <w:t xml:space="preserve"> </w:t>
      </w:r>
      <w:r w:rsidR="00F92F13" w:rsidRPr="004476B8">
        <w:t>(Ge et al., 2019; Gao et al., 2020; Johnson et al., 2017)</w:t>
      </w:r>
      <w:r w:rsidRPr="004476B8">
        <w:rPr>
          <w:color w:val="000000" w:themeColor="text1"/>
        </w:rPr>
        <w:t>.</w:t>
      </w:r>
    </w:p>
    <w:p w14:paraId="39D14CFF" w14:textId="77777777" w:rsidR="00487660" w:rsidRPr="004476B8" w:rsidRDefault="00487660" w:rsidP="007B63F8">
      <w:pPr>
        <w:spacing w:line="360" w:lineRule="auto"/>
        <w:rPr>
          <w:color w:val="000000" w:themeColor="text1"/>
        </w:rPr>
      </w:pPr>
    </w:p>
    <w:p w14:paraId="088316F5" w14:textId="5C5422A1" w:rsidR="00487660" w:rsidRDefault="00487660" w:rsidP="00117ED9">
      <w:pPr>
        <w:pStyle w:val="Heading4"/>
        <w:rPr>
          <w:rStyle w:val="Heading4Char"/>
          <w:b/>
          <w:bCs/>
        </w:rPr>
      </w:pPr>
      <w:r w:rsidRPr="00FF609E">
        <w:rPr>
          <w:rStyle w:val="Heading4Char"/>
          <w:b/>
          <w:bCs/>
        </w:rPr>
        <w:t>Noise Filtering and Normalization</w:t>
      </w:r>
    </w:p>
    <w:p w14:paraId="13C0F6BA" w14:textId="77777777" w:rsidR="00FF609E" w:rsidRPr="00FF609E" w:rsidRDefault="00FF609E" w:rsidP="00FF609E">
      <w:pPr>
        <w:rPr>
          <w:rFonts w:eastAsiaTheme="majorEastAsia"/>
        </w:rPr>
      </w:pPr>
    </w:p>
    <w:p w14:paraId="2BAE21D6" w14:textId="7F58B28A" w:rsidR="00487660" w:rsidRPr="004476B8" w:rsidRDefault="00487660" w:rsidP="0050657B">
      <w:pPr>
        <w:spacing w:line="360" w:lineRule="auto"/>
        <w:jc w:val="both"/>
        <w:rPr>
          <w:color w:val="000000" w:themeColor="text1"/>
        </w:rPr>
      </w:pPr>
      <w:r w:rsidRPr="004476B8">
        <w:rPr>
          <w:color w:val="000000" w:themeColor="text1"/>
        </w:rPr>
        <w:t xml:space="preserve">User images can be darker, blurrier, tilted, or have background clutter, so our first step is to make images consistent and clearer. We resize user images to the same size, center crop or pad to the same shape, and apply gentle color normalization, so images taken on different phones and in different lighting conditions will match. As necessary, we can do light denoising or exposure correction, applying minimal adjustments to preserve true color and textures. Where applicable, we crop or mask around the garment, so the model's attention is directed to the garment shape and pattern, delaying background focus until attention to garment shape and pattern is made first. In the event documented text describes catalogue items, we have removed extraneous characters as appropriate, standardized to one spelling of documents, and mapped related words to one stable term in the event of user language variations. We translate weather from raw numbers, to easily understandable flags and bands (e.g. rainy, hot). This combination </w:t>
      </w:r>
      <w:r w:rsidRPr="004476B8">
        <w:rPr>
          <w:color w:val="000000" w:themeColor="text1"/>
        </w:rPr>
        <w:lastRenderedPageBreak/>
        <w:t>reduces noise and provides the model with consistent, meaningful inputs</w:t>
      </w:r>
      <w:r w:rsidR="00F92F13" w:rsidRPr="004476B8">
        <w:rPr>
          <w:color w:val="000000" w:themeColor="text1"/>
        </w:rPr>
        <w:t xml:space="preserve"> </w:t>
      </w:r>
      <w:r w:rsidR="00F92F13" w:rsidRPr="004476B8">
        <w:t>(Kiapour et al., 2015; Ge et al., 2019)</w:t>
      </w:r>
      <w:r w:rsidRPr="004476B8">
        <w:rPr>
          <w:color w:val="000000" w:themeColor="text1"/>
        </w:rPr>
        <w:t>.</w:t>
      </w:r>
    </w:p>
    <w:p w14:paraId="14935327" w14:textId="77777777" w:rsidR="00487660" w:rsidRPr="004476B8" w:rsidRDefault="00487660" w:rsidP="007B63F8">
      <w:pPr>
        <w:spacing w:line="360" w:lineRule="auto"/>
        <w:rPr>
          <w:color w:val="000000" w:themeColor="text1"/>
        </w:rPr>
      </w:pPr>
    </w:p>
    <w:p w14:paraId="6B314378" w14:textId="6E99B245" w:rsidR="00487660" w:rsidRDefault="00487660" w:rsidP="00117ED9">
      <w:pPr>
        <w:pStyle w:val="Heading4"/>
        <w:rPr>
          <w:rStyle w:val="Heading4Char"/>
          <w:b/>
          <w:bCs/>
        </w:rPr>
      </w:pPr>
      <w:r w:rsidRPr="00FF609E">
        <w:rPr>
          <w:rStyle w:val="Heading4Char"/>
          <w:b/>
          <w:bCs/>
        </w:rPr>
        <w:t>Feature Scaling and Standardization</w:t>
      </w:r>
    </w:p>
    <w:p w14:paraId="7DBB8579" w14:textId="77777777" w:rsidR="00FF609E" w:rsidRPr="00FF609E" w:rsidRDefault="00FF609E" w:rsidP="00FF609E">
      <w:pPr>
        <w:rPr>
          <w:rFonts w:eastAsiaTheme="majorEastAsia"/>
        </w:rPr>
      </w:pPr>
    </w:p>
    <w:p w14:paraId="0A37F876" w14:textId="63335718" w:rsidR="00487660" w:rsidRPr="004476B8" w:rsidRDefault="00487660" w:rsidP="0050657B">
      <w:pPr>
        <w:spacing w:line="360" w:lineRule="auto"/>
        <w:jc w:val="both"/>
        <w:rPr>
          <w:color w:val="000000" w:themeColor="text1"/>
        </w:rPr>
      </w:pPr>
      <w:r w:rsidRPr="004476B8">
        <w:rPr>
          <w:color w:val="000000" w:themeColor="text1"/>
        </w:rPr>
        <w:t>After an image goes through a vision model, it is transformed into a vector (a list of numbers) that represents the appearance of the image. We L2-normalize the vector, resulting in a length of 1, making cosine similarity equitable and robust for comparing items. This is essential to continue giving quick "find similar" search results. Simple numeric context features (temperature, humidity) are scaled via min-max or z-score, and categorical features (mood, occasion) are one-hot or small learned embeddings to integrate into, and produce completive similarities with the visual vector. Text features are kept lean and capped in length to accommodate speed. For the search engine, vector compression (i.e. product quantization) is often deployed, and an ANN index that favors recall and latency is employed. Each of these procedures optimizes the app to provide quality results fast, uses memory efficiently, and meets expectations for consistent behavior across devices and connectivity</w:t>
      </w:r>
      <w:r w:rsidR="00F92F13" w:rsidRPr="004476B8">
        <w:rPr>
          <w:color w:val="000000" w:themeColor="text1"/>
        </w:rPr>
        <w:t xml:space="preserve"> </w:t>
      </w:r>
      <w:r w:rsidR="00F92F13" w:rsidRPr="004476B8">
        <w:t>(Johnson et al., 2017)</w:t>
      </w:r>
      <w:r w:rsidRPr="004476B8">
        <w:rPr>
          <w:color w:val="000000" w:themeColor="text1"/>
        </w:rPr>
        <w:t>.</w:t>
      </w:r>
    </w:p>
    <w:p w14:paraId="7D1A43D4" w14:textId="77777777" w:rsidR="00EC0AE9" w:rsidRPr="004476B8" w:rsidRDefault="00EC0AE9" w:rsidP="007B63F8">
      <w:pPr>
        <w:spacing w:line="360" w:lineRule="auto"/>
        <w:rPr>
          <w:color w:val="000000" w:themeColor="text1"/>
          <w:sz w:val="22"/>
          <w:szCs w:val="22"/>
        </w:rPr>
      </w:pPr>
    </w:p>
    <w:p w14:paraId="3BD538EC" w14:textId="3176B701" w:rsidR="00487660" w:rsidRPr="00FF609E" w:rsidRDefault="00487660" w:rsidP="00117ED9">
      <w:pPr>
        <w:pStyle w:val="Heading4"/>
        <w:rPr>
          <w:rStyle w:val="Heading4Char"/>
          <w:b/>
          <w:bCs/>
        </w:rPr>
      </w:pPr>
      <w:r w:rsidRPr="00FF609E">
        <w:rPr>
          <w:rStyle w:val="Heading4Char"/>
          <w:b/>
          <w:bCs/>
        </w:rPr>
        <w:t>Outlier Detection and Removal</w:t>
      </w:r>
    </w:p>
    <w:p w14:paraId="072026E1" w14:textId="77777777" w:rsidR="00487660" w:rsidRPr="004476B8" w:rsidRDefault="00487660" w:rsidP="007B63F8">
      <w:pPr>
        <w:spacing w:line="360" w:lineRule="auto"/>
        <w:rPr>
          <w:color w:val="000000" w:themeColor="text1"/>
          <w:sz w:val="22"/>
          <w:szCs w:val="22"/>
        </w:rPr>
      </w:pPr>
    </w:p>
    <w:p w14:paraId="0B879705" w14:textId="492930EB" w:rsidR="00487660" w:rsidRPr="004476B8" w:rsidRDefault="00487660" w:rsidP="0050657B">
      <w:pPr>
        <w:spacing w:line="360" w:lineRule="auto"/>
        <w:jc w:val="both"/>
        <w:rPr>
          <w:color w:val="000000" w:themeColor="text1"/>
        </w:rPr>
      </w:pPr>
      <w:r w:rsidRPr="004476B8">
        <w:rPr>
          <w:color w:val="000000" w:themeColor="text1"/>
        </w:rPr>
        <w:t>Outliers can confuse both the training process and the end user, so we like to address them early and simply. Very low</w:t>
      </w:r>
      <w:r w:rsidR="00EA4AAF">
        <w:rPr>
          <w:color w:val="000000" w:themeColor="text1"/>
        </w:rPr>
        <w:t xml:space="preserve"> </w:t>
      </w:r>
      <w:r w:rsidRPr="004476B8">
        <w:rPr>
          <w:color w:val="000000" w:themeColor="text1"/>
        </w:rPr>
        <w:t>quality images (i.e., tiny images, extreme blur, heavy occlusion) are flagged for removal or re-upload. For duplicates and near-duplicates, we use perceptual hashes and embedding distance to group them, so top results do not have excessive similarity to others, and the resulting set is diverse. We check for attribute conflicts (e.g., "linen" and wool in one object) and either fix them or emphasize those attributes less, so they are less likely to mislead either the recommendations or explanations. We filter impossible values and smooth sudden spikes for context so the AI Stylist does not change between choices minute to minute. During pilot evaluations, if we see a wave of not-relevant feedback after a model change, we treat that as behavioral outlier feedback and quickly roll it back, then adjust the weights of its impact. These filtering strategies help ensure the system is accurate, stable, and trustworthy</w:t>
      </w:r>
      <w:r w:rsidR="00F92F13" w:rsidRPr="004476B8">
        <w:rPr>
          <w:color w:val="000000" w:themeColor="text1"/>
        </w:rPr>
        <w:t xml:space="preserve"> </w:t>
      </w:r>
      <w:r w:rsidR="00F92F13" w:rsidRPr="004476B8">
        <w:t>(Johnson et al., 2017; Gao et al., 2020)</w:t>
      </w:r>
      <w:r w:rsidRPr="004476B8">
        <w:rPr>
          <w:color w:val="000000" w:themeColor="text1"/>
        </w:rPr>
        <w:t>.</w:t>
      </w:r>
    </w:p>
    <w:p w14:paraId="21B6A3FD" w14:textId="77777777" w:rsidR="00487660" w:rsidRPr="004476B8" w:rsidRDefault="00487660" w:rsidP="007B63F8">
      <w:pPr>
        <w:spacing w:line="360" w:lineRule="auto"/>
        <w:rPr>
          <w:color w:val="000000" w:themeColor="text1"/>
        </w:rPr>
      </w:pPr>
    </w:p>
    <w:p w14:paraId="012BCCE6" w14:textId="62ED6295" w:rsidR="00487660" w:rsidRPr="00117ED9" w:rsidRDefault="00487660" w:rsidP="00117ED9">
      <w:pPr>
        <w:pStyle w:val="Heading2"/>
      </w:pPr>
      <w:bookmarkStart w:id="74" w:name="_Toc213870892"/>
      <w:r w:rsidRPr="00117ED9">
        <w:lastRenderedPageBreak/>
        <w:t>Benchmarking and Evaluation</w:t>
      </w:r>
      <w:bookmarkEnd w:id="74"/>
    </w:p>
    <w:p w14:paraId="086047C9" w14:textId="6A5A209A" w:rsidR="00487660" w:rsidRPr="00117ED9" w:rsidRDefault="00487660" w:rsidP="00117ED9">
      <w:pPr>
        <w:pStyle w:val="Heading3"/>
      </w:pPr>
      <w:bookmarkStart w:id="75" w:name="_Toc213870893"/>
      <w:r w:rsidRPr="00117ED9">
        <w:rPr>
          <w:rStyle w:val="Heading2Char"/>
          <w:b/>
          <w:sz w:val="24"/>
          <w:szCs w:val="28"/>
        </w:rPr>
        <w:t xml:space="preserve">Evaluation Metrics for </w:t>
      </w:r>
      <w:r w:rsidR="00C53763">
        <w:rPr>
          <w:rStyle w:val="Heading2Char"/>
          <w:b/>
          <w:sz w:val="24"/>
          <w:szCs w:val="28"/>
        </w:rPr>
        <w:t>Lufyco</w:t>
      </w:r>
      <w:r w:rsidRPr="00117ED9">
        <w:rPr>
          <w:rStyle w:val="Heading2Char"/>
          <w:b/>
          <w:sz w:val="24"/>
          <w:szCs w:val="28"/>
        </w:rPr>
        <w:t xml:space="preserve"> Models</w:t>
      </w:r>
      <w:bookmarkEnd w:id="75"/>
    </w:p>
    <w:p w14:paraId="7DF58304" w14:textId="77777777" w:rsidR="00487660" w:rsidRPr="004476B8" w:rsidRDefault="00487660" w:rsidP="007B63F8">
      <w:pPr>
        <w:spacing w:line="360" w:lineRule="auto"/>
      </w:pPr>
    </w:p>
    <w:p w14:paraId="6F71FEA1" w14:textId="460BDAFB" w:rsidR="00487660" w:rsidRPr="004476B8" w:rsidRDefault="00786C7A" w:rsidP="0050657B">
      <w:pPr>
        <w:spacing w:line="360" w:lineRule="auto"/>
        <w:jc w:val="both"/>
        <w:rPr>
          <w:color w:val="000000" w:themeColor="text1"/>
        </w:rPr>
      </w:pPr>
      <w:r w:rsidRPr="004476B8">
        <w:rPr>
          <w:color w:val="000000" w:themeColor="text1"/>
        </w:rPr>
        <w:t xml:space="preserve">We evaluate </w:t>
      </w:r>
      <w:r w:rsidR="00C53763">
        <w:rPr>
          <w:color w:val="000000" w:themeColor="text1"/>
        </w:rPr>
        <w:t>Lufyco</w:t>
      </w:r>
      <w:r w:rsidRPr="004476B8">
        <w:rPr>
          <w:color w:val="000000" w:themeColor="text1"/>
        </w:rPr>
        <w:t xml:space="preserve"> through a series of metrics that correlate with actual activity undertaken by users in the mobile app. The first category is the quality of clothing similarity search. When a user submits a photo or screenshot of an item, we want to know if the app is appropriately displaying actual similar clothing items at the top of their results. The second category is the quality of outfit recommendations. In this instance we want to evaluate if full outfits make sense for the user's mood and for the occasion, local weather, and clothing already saved in the wardrobe. The third category is attribute recognition. Here we test if the app correctly labels color, and appreciates fabric, category, and season, because clean labels and categories should make filter options and short why this explanations reliable. The fourth category is speed and efficiency.</w:t>
      </w:r>
      <w:r w:rsidRPr="004476B8">
        <w:t xml:space="preserve"> </w:t>
      </w:r>
      <w:r w:rsidRPr="004476B8">
        <w:rPr>
          <w:color w:val="000000" w:themeColor="text1"/>
        </w:rPr>
        <w:t>We assess whether results come through fast on typical phones and networks, and whether the model is small and lightweight enough to not have too much battery or data use. The fifth category is user experience. We look for signals that people find items more quickly, edit suggested items less often, trust the suggested explanations, save or share style cards, and come back to use the app again. We do both offline tests on data sets (so results can be reproduced) as well as small, controlled tests in the app on real devices (so results reflect real life)</w:t>
      </w:r>
      <w:r w:rsidR="00F92F13" w:rsidRPr="004476B8">
        <w:rPr>
          <w:color w:val="000000" w:themeColor="text1"/>
        </w:rPr>
        <w:t xml:space="preserve"> </w:t>
      </w:r>
      <w:r w:rsidR="00F92F13" w:rsidRPr="004476B8">
        <w:t>(Kiapour et al., 2015; Liu et al., 2016; Ge et al., 2019; Johnson et al., 2017; Hou et al., 2019)</w:t>
      </w:r>
      <w:r w:rsidRPr="004476B8">
        <w:rPr>
          <w:color w:val="000000" w:themeColor="text1"/>
        </w:rPr>
        <w:t>.</w:t>
      </w:r>
    </w:p>
    <w:p w14:paraId="2604712D" w14:textId="77777777" w:rsidR="00786C7A" w:rsidRPr="004476B8" w:rsidRDefault="00786C7A" w:rsidP="007B63F8">
      <w:pPr>
        <w:spacing w:line="360" w:lineRule="auto"/>
        <w:rPr>
          <w:color w:val="000000" w:themeColor="text1"/>
        </w:rPr>
      </w:pPr>
    </w:p>
    <w:p w14:paraId="592C3B60" w14:textId="71A0821D" w:rsidR="00786C7A" w:rsidRDefault="00786C7A" w:rsidP="00117ED9">
      <w:pPr>
        <w:pStyle w:val="Heading4"/>
        <w:rPr>
          <w:rStyle w:val="Heading3Char"/>
          <w:bCs/>
          <w:i w:val="0"/>
          <w:iCs w:val="0"/>
          <w:szCs w:val="24"/>
        </w:rPr>
      </w:pPr>
      <w:bookmarkStart w:id="76" w:name="_Toc213870894"/>
      <w:r w:rsidRPr="00FF609E">
        <w:rPr>
          <w:rStyle w:val="Heading3Char"/>
          <w:bCs/>
          <w:i w:val="0"/>
          <w:iCs w:val="0"/>
          <w:szCs w:val="24"/>
        </w:rPr>
        <w:t>Accuracy, Precision, and Recall</w:t>
      </w:r>
      <w:bookmarkEnd w:id="76"/>
    </w:p>
    <w:p w14:paraId="440D20D5" w14:textId="77777777" w:rsidR="00FF609E" w:rsidRPr="00FF609E" w:rsidRDefault="00FF609E" w:rsidP="00FF609E">
      <w:pPr>
        <w:rPr>
          <w:rFonts w:eastAsiaTheme="majorEastAsia"/>
        </w:rPr>
      </w:pPr>
    </w:p>
    <w:p w14:paraId="4789D82F" w14:textId="6B3693FE" w:rsidR="00786C7A" w:rsidRPr="004476B8" w:rsidRDefault="00786C7A" w:rsidP="0050657B">
      <w:pPr>
        <w:spacing w:line="360" w:lineRule="auto"/>
        <w:jc w:val="both"/>
        <w:rPr>
          <w:color w:val="000000" w:themeColor="text1"/>
        </w:rPr>
      </w:pPr>
      <w:r w:rsidRPr="004476B8">
        <w:rPr>
          <w:color w:val="000000" w:themeColor="text1"/>
        </w:rPr>
        <w:t xml:space="preserve">Accuracy indicates overall correctness. It is a straightforward measure, but it can obscure issues when labels are infrequent. For example, if the overwhelming majority of items are obfuscating black and only a minute number are burgundy, having accuracy on many items is not necessarily a good thing because the model could be accurate by guessing black too often. Precision is all about getting the question of “of the things we said were positive, how many were actually positive? answered correctly and avoids any misrepresentation like saying a dark navy dress is black or that a cotton shirt is linen. Recall is all about getting the question of all the things that were truly positive, how many of we good? answered correctly, and avoids missing the good options that the user would prefer. These are numbers that can be reported for each class (e.g., color or fabric) and an overall average. This way all or small classes aren’t </w:t>
      </w:r>
      <w:r w:rsidRPr="004476B8">
        <w:rPr>
          <w:color w:val="000000" w:themeColor="text1"/>
        </w:rPr>
        <w:lastRenderedPageBreak/>
        <w:t>ignored because of poor accuracy for all classes, and the models learn to respond fairly across a variety of items</w:t>
      </w:r>
      <w:r w:rsidR="00F92F13" w:rsidRPr="004476B8">
        <w:rPr>
          <w:color w:val="000000" w:themeColor="text1"/>
        </w:rPr>
        <w:t xml:space="preserve"> </w:t>
      </w:r>
      <w:r w:rsidR="00F92F13" w:rsidRPr="004476B8">
        <w:t>(Liu et al., 2016; Ge et al., 2019)</w:t>
      </w:r>
      <w:r w:rsidRPr="004476B8">
        <w:rPr>
          <w:color w:val="000000" w:themeColor="text1"/>
        </w:rPr>
        <w:t>.</w:t>
      </w:r>
    </w:p>
    <w:p w14:paraId="59FAED2F" w14:textId="77777777" w:rsidR="00786C7A" w:rsidRPr="004476B8" w:rsidRDefault="00786C7A" w:rsidP="007B63F8">
      <w:pPr>
        <w:spacing w:line="360" w:lineRule="auto"/>
        <w:rPr>
          <w:color w:val="000000" w:themeColor="text1"/>
        </w:rPr>
      </w:pPr>
    </w:p>
    <w:p w14:paraId="20EDF848" w14:textId="16896C50" w:rsidR="00786C7A" w:rsidRPr="00FF609E" w:rsidRDefault="00786C7A" w:rsidP="00117ED9">
      <w:pPr>
        <w:pStyle w:val="Heading4"/>
        <w:rPr>
          <w:rStyle w:val="Heading3Char"/>
          <w:rFonts w:cs="Times New Roman"/>
          <w:b w:val="0"/>
          <w:bCs/>
          <w:i w:val="0"/>
          <w:iCs w:val="0"/>
          <w:szCs w:val="24"/>
        </w:rPr>
      </w:pPr>
      <w:bookmarkStart w:id="77" w:name="_Toc213870895"/>
      <w:r w:rsidRPr="00FF609E">
        <w:rPr>
          <w:rStyle w:val="Heading3Char"/>
          <w:rFonts w:cs="Times New Roman"/>
          <w:bCs/>
          <w:i w:val="0"/>
          <w:iCs w:val="0"/>
          <w:szCs w:val="24"/>
        </w:rPr>
        <w:t>F1-Score and AUC-ROC</w:t>
      </w:r>
      <w:bookmarkEnd w:id="77"/>
    </w:p>
    <w:p w14:paraId="3F314958" w14:textId="77777777" w:rsidR="00786C7A" w:rsidRPr="004476B8" w:rsidRDefault="00786C7A" w:rsidP="007B63F8">
      <w:pPr>
        <w:spacing w:line="360" w:lineRule="auto"/>
        <w:rPr>
          <w:color w:val="000000" w:themeColor="text1"/>
        </w:rPr>
      </w:pPr>
    </w:p>
    <w:p w14:paraId="4532F38A" w14:textId="7BB92205" w:rsidR="00786C7A" w:rsidRPr="0050657B" w:rsidRDefault="00786C7A" w:rsidP="0050657B">
      <w:pPr>
        <w:spacing w:line="360" w:lineRule="auto"/>
        <w:jc w:val="both"/>
        <w:rPr>
          <w:color w:val="000000" w:themeColor="text1"/>
          <w:lang w:val="en-US"/>
        </w:rPr>
      </w:pPr>
      <w:r w:rsidRPr="004476B8">
        <w:rPr>
          <w:color w:val="000000" w:themeColor="text1"/>
        </w:rPr>
        <w:t>F1-Score merges precision and recall into a single figure. It is useful when the data is not balanced because it rewards models that do not generate false alarms, whilst not generating too many missed cases. AUC-ROC shows how well the model separates positives from negatives across a number of different score thresholds. In practice we use F1 and AUC-ROC to help us choose sensible cut</w:t>
      </w:r>
      <w:r w:rsidR="00EA4AAF">
        <w:rPr>
          <w:color w:val="000000" w:themeColor="text1"/>
        </w:rPr>
        <w:t xml:space="preserve"> </w:t>
      </w:r>
      <w:r w:rsidRPr="004476B8">
        <w:rPr>
          <w:color w:val="000000" w:themeColor="text1"/>
        </w:rPr>
        <w:t>offs for the attribute checks, such as is this a wool? or is this water resistant?. Chose good cut-offs makes the labels less noisy before feeding items into search and outfit ranking. It reduces abrupt changes in behavior, preventing confusing results, such as fluctuating back and forth between navy and black for the same item as the lighting changes</w:t>
      </w:r>
      <w:r w:rsidR="00F92F13" w:rsidRPr="004476B8">
        <w:rPr>
          <w:color w:val="000000" w:themeColor="text1"/>
        </w:rPr>
        <w:t xml:space="preserve"> </w:t>
      </w:r>
      <w:r w:rsidR="00F92F13" w:rsidRPr="004476B8">
        <w:t>(Gao et al., 2020)</w:t>
      </w:r>
      <w:r w:rsidRPr="004476B8">
        <w:rPr>
          <w:color w:val="000000" w:themeColor="text1"/>
        </w:rPr>
        <w:t>.</w:t>
      </w:r>
    </w:p>
    <w:p w14:paraId="7890D70E" w14:textId="77777777" w:rsidR="00786C7A" w:rsidRPr="004476B8" w:rsidRDefault="00786C7A" w:rsidP="007B63F8">
      <w:pPr>
        <w:spacing w:line="360" w:lineRule="auto"/>
        <w:rPr>
          <w:color w:val="000000" w:themeColor="text1"/>
        </w:rPr>
      </w:pPr>
    </w:p>
    <w:p w14:paraId="6FEAD382" w14:textId="5F00B293" w:rsidR="00786C7A" w:rsidRDefault="00786C7A" w:rsidP="00117ED9">
      <w:pPr>
        <w:pStyle w:val="Heading4"/>
        <w:rPr>
          <w:rStyle w:val="Heading3Char"/>
          <w:bCs/>
          <w:i w:val="0"/>
          <w:iCs w:val="0"/>
          <w:szCs w:val="24"/>
        </w:rPr>
      </w:pPr>
      <w:bookmarkStart w:id="78" w:name="_Toc213870896"/>
      <w:r w:rsidRPr="00FF609E">
        <w:rPr>
          <w:rStyle w:val="Heading3Char"/>
          <w:bCs/>
          <w:i w:val="0"/>
          <w:iCs w:val="0"/>
          <w:szCs w:val="24"/>
        </w:rPr>
        <w:t>Computational Efficiency and Processing Time</w:t>
      </w:r>
      <w:bookmarkEnd w:id="78"/>
    </w:p>
    <w:p w14:paraId="382B5148" w14:textId="77777777" w:rsidR="00FF609E" w:rsidRPr="00FF609E" w:rsidRDefault="00FF609E" w:rsidP="00FF609E">
      <w:pPr>
        <w:rPr>
          <w:rFonts w:eastAsiaTheme="majorEastAsia"/>
        </w:rPr>
      </w:pPr>
    </w:p>
    <w:p w14:paraId="11E3E114" w14:textId="2FB73672" w:rsidR="00FF609E" w:rsidRPr="004476B8" w:rsidRDefault="00C53763" w:rsidP="0050657B">
      <w:pPr>
        <w:spacing w:line="360" w:lineRule="auto"/>
        <w:jc w:val="both"/>
        <w:rPr>
          <w:color w:val="000000" w:themeColor="text1"/>
        </w:rPr>
      </w:pPr>
      <w:r>
        <w:rPr>
          <w:color w:val="000000" w:themeColor="text1"/>
        </w:rPr>
        <w:t>Lufyco</w:t>
      </w:r>
      <w:r w:rsidR="00786C7A" w:rsidRPr="004476B8">
        <w:rPr>
          <w:color w:val="000000" w:themeColor="text1"/>
        </w:rPr>
        <w:t xml:space="preserve"> is a mobile application, therefore speed is not just an option; it is part of the user experience. We measure end-to-end time from when the user taps to the first visible results for image search and for outfit suggestions. We also decompose this time into portions</w:t>
      </w:r>
      <w:r w:rsidR="00EA4AAF">
        <w:rPr>
          <w:color w:val="000000" w:themeColor="text1"/>
        </w:rPr>
        <w:t xml:space="preserve"> </w:t>
      </w:r>
      <w:r w:rsidR="00786C7A" w:rsidRPr="004476B8">
        <w:rPr>
          <w:color w:val="000000" w:themeColor="text1"/>
        </w:rPr>
        <w:t>server compute, search index lookup, and network transfer</w:t>
      </w:r>
      <w:r w:rsidR="00EA4AAF">
        <w:rPr>
          <w:color w:val="000000" w:themeColor="text1"/>
        </w:rPr>
        <w:t xml:space="preserve"> </w:t>
      </w:r>
      <w:r w:rsidR="00786C7A" w:rsidRPr="004476B8">
        <w:rPr>
          <w:color w:val="000000" w:themeColor="text1"/>
        </w:rPr>
        <w:t>so we can fix the real bottleneck. We monitor model size and memory usage to keep the app lightweight on-device and in the cloud. We test battery impact during common activities, such as uploading a photo, viewing similar items, and saving a style card. We assess index freshness to determine how quickly new or updated items in our catalog appear in search and recommendations, because stale results lead to reduced trust. Lastly, we monitor throughput (how many queries per second a small server can handle) to ensure pilot tests go smoothly, with no smoothdowns</w:t>
      </w:r>
      <w:r w:rsidR="006A2300" w:rsidRPr="004476B8">
        <w:rPr>
          <w:color w:val="000000" w:themeColor="text1"/>
        </w:rPr>
        <w:t xml:space="preserve"> </w:t>
      </w:r>
      <w:r w:rsidR="006A2300" w:rsidRPr="004476B8">
        <w:t>(Johnson et al., 2017; Google Research, 2020–2024)</w:t>
      </w:r>
      <w:r w:rsidR="00786C7A" w:rsidRPr="004476B8">
        <w:rPr>
          <w:color w:val="000000" w:themeColor="text1"/>
        </w:rPr>
        <w:t>.</w:t>
      </w:r>
    </w:p>
    <w:p w14:paraId="091E7E02" w14:textId="77777777" w:rsidR="006A2300" w:rsidRPr="00117ED9" w:rsidRDefault="006A2300" w:rsidP="00117ED9">
      <w:pPr>
        <w:rPr>
          <w:lang w:val="en-US"/>
        </w:rPr>
      </w:pPr>
    </w:p>
    <w:p w14:paraId="43AFA5FF" w14:textId="772A0E05" w:rsidR="00786C7A" w:rsidRPr="00FF609E" w:rsidRDefault="00786C7A" w:rsidP="00117ED9">
      <w:pPr>
        <w:pStyle w:val="Heading4"/>
        <w:rPr>
          <w:bCs/>
          <w:i w:val="0"/>
          <w:iCs w:val="0"/>
        </w:rPr>
      </w:pPr>
      <w:bookmarkStart w:id="79" w:name="_Toc213870897"/>
      <w:r w:rsidRPr="00FF609E">
        <w:rPr>
          <w:rStyle w:val="Heading3Char"/>
          <w:bCs/>
          <w:i w:val="0"/>
          <w:iCs w:val="0"/>
          <w:szCs w:val="24"/>
        </w:rPr>
        <w:t>Ranking Metrics for Retrieval and Outfit Lists</w:t>
      </w:r>
      <w:bookmarkEnd w:id="79"/>
      <w:r w:rsidRPr="00FF609E">
        <w:rPr>
          <w:bCs/>
          <w:i w:val="0"/>
          <w:iCs w:val="0"/>
        </w:rPr>
        <w:t xml:space="preserve"> </w:t>
      </w:r>
    </w:p>
    <w:p w14:paraId="7A519917" w14:textId="77777777" w:rsidR="00786C7A" w:rsidRPr="004476B8" w:rsidRDefault="00786C7A" w:rsidP="007B63F8">
      <w:pPr>
        <w:spacing w:line="360" w:lineRule="auto"/>
        <w:rPr>
          <w:color w:val="000000" w:themeColor="text1"/>
        </w:rPr>
      </w:pPr>
    </w:p>
    <w:p w14:paraId="69CE06B1" w14:textId="41994E38" w:rsidR="00786C7A" w:rsidRPr="004476B8" w:rsidRDefault="00786C7A" w:rsidP="0050657B">
      <w:pPr>
        <w:spacing w:line="360" w:lineRule="auto"/>
        <w:jc w:val="both"/>
        <w:rPr>
          <w:color w:val="000000" w:themeColor="text1"/>
        </w:rPr>
      </w:pPr>
      <w:r w:rsidRPr="004476B8">
        <w:rPr>
          <w:color w:val="000000" w:themeColor="text1"/>
        </w:rPr>
        <w:t xml:space="preserve">To measure image search effectiveness, we look at Recall@K for the question "did at least one good match appear in the first K results?" and Precision@K for the question "of the first K results, how many are really relevant?" We also use MRR (Mean Reciprocal Rank) to gives </w:t>
      </w:r>
      <w:r w:rsidRPr="004476B8">
        <w:rPr>
          <w:color w:val="000000" w:themeColor="text1"/>
        </w:rPr>
        <w:lastRenderedPageBreak/>
        <w:t>points where the first good match appears at the top of results, saving scrolling for the user. When we can, we summarize with mAP (mean Average Precision), which provides coverage for quality and order. For the outfits we leverage NDCG (Normalized Discounted Cumulative Gain) and precision@K to see if the best suggestions are near the top rather than buried. We also have measures for duplicate items so none of the top results are just a bunch of near-duplicates, along with coverage measures to ensure we still show rare styles, sizes, and colors. Good ranking means that users can find what they want more quickly and see better ideas sooner</w:t>
      </w:r>
      <w:r w:rsidR="006A2300" w:rsidRPr="004476B8">
        <w:rPr>
          <w:color w:val="000000" w:themeColor="text1"/>
        </w:rPr>
        <w:t xml:space="preserve"> </w:t>
      </w:r>
      <w:r w:rsidR="006A2300" w:rsidRPr="004476B8">
        <w:t>(Kiapour et al., 2015; Liu et al., 2016; Ge et al., 2019)</w:t>
      </w:r>
      <w:r w:rsidRPr="004476B8">
        <w:rPr>
          <w:color w:val="000000" w:themeColor="text1"/>
        </w:rPr>
        <w:t>.</w:t>
      </w:r>
    </w:p>
    <w:p w14:paraId="76E7A801" w14:textId="77777777" w:rsidR="00786C7A" w:rsidRPr="004476B8" w:rsidRDefault="00786C7A" w:rsidP="007B63F8">
      <w:pPr>
        <w:spacing w:line="360" w:lineRule="auto"/>
        <w:rPr>
          <w:color w:val="000000" w:themeColor="text1"/>
        </w:rPr>
      </w:pPr>
    </w:p>
    <w:p w14:paraId="1CD749AB" w14:textId="7DB489E4" w:rsidR="00786C7A" w:rsidRPr="00FF609E" w:rsidRDefault="00786C7A" w:rsidP="00117ED9">
      <w:pPr>
        <w:pStyle w:val="Heading4"/>
        <w:rPr>
          <w:rStyle w:val="Heading3Char"/>
          <w:rFonts w:cs="Times New Roman"/>
          <w:b w:val="0"/>
          <w:bCs/>
          <w:i w:val="0"/>
          <w:iCs w:val="0"/>
          <w:szCs w:val="24"/>
        </w:rPr>
      </w:pPr>
      <w:bookmarkStart w:id="80" w:name="_Toc213870898"/>
      <w:r w:rsidRPr="00FF609E">
        <w:rPr>
          <w:rStyle w:val="Heading3Char"/>
          <w:rFonts w:cs="Times New Roman"/>
          <w:bCs/>
          <w:i w:val="0"/>
          <w:iCs w:val="0"/>
          <w:szCs w:val="24"/>
        </w:rPr>
        <w:t>UX and Behavioral Metrics (SUS, Time-to-Decision, Edits, Saves/Shares)</w:t>
      </w:r>
      <w:bookmarkEnd w:id="80"/>
    </w:p>
    <w:p w14:paraId="25179845" w14:textId="77777777" w:rsidR="00786C7A" w:rsidRPr="004476B8" w:rsidRDefault="00786C7A" w:rsidP="007B63F8">
      <w:pPr>
        <w:spacing w:line="360" w:lineRule="auto"/>
        <w:rPr>
          <w:color w:val="000000"/>
          <w:sz w:val="22"/>
          <w:szCs w:val="22"/>
        </w:rPr>
      </w:pPr>
    </w:p>
    <w:p w14:paraId="55638A7F" w14:textId="117078DB" w:rsidR="00786C7A" w:rsidRPr="004476B8" w:rsidRDefault="00786C7A" w:rsidP="0050657B">
      <w:pPr>
        <w:spacing w:line="360" w:lineRule="auto"/>
        <w:jc w:val="both"/>
        <w:rPr>
          <w:color w:val="000000" w:themeColor="text1"/>
        </w:rPr>
      </w:pPr>
      <w:r w:rsidRPr="004476B8">
        <w:rPr>
          <w:color w:val="000000" w:themeColor="text1"/>
        </w:rPr>
        <w:t>We also assess how the app feels. We use the System Usability Scale (SUS) in order to provide a straightforward, standard score on usability. We record time-to-decision so we can assess how much time it takes a user to choose an outfit or add something to a wishlist. We track edit rate (i.e., how frequently a user swaps/tweaks suggested items), save/share rate (i.e., how frequently users save/share style cards) and return rate (i.e., how frequently they return for more). We conduct small, careful A/B tests where one group gets to see explanations or weather-aware re-ranking and the other does not. If the group with explanations makes a decision faster, edits less, and saves more, we know those features are helping in practice, not just theory</w:t>
      </w:r>
      <w:r w:rsidR="006A2300" w:rsidRPr="004476B8">
        <w:rPr>
          <w:color w:val="000000" w:themeColor="text1"/>
        </w:rPr>
        <w:t xml:space="preserve"> </w:t>
      </w:r>
      <w:r w:rsidR="006A2300" w:rsidRPr="004476B8">
        <w:t>(Hou et al., 2019; Abugabah et al., 2020)</w:t>
      </w:r>
      <w:r w:rsidRPr="004476B8">
        <w:rPr>
          <w:color w:val="000000" w:themeColor="text1"/>
        </w:rPr>
        <w:t>.</w:t>
      </w:r>
    </w:p>
    <w:p w14:paraId="070F1DB6" w14:textId="77777777" w:rsidR="00786C7A" w:rsidRPr="004476B8" w:rsidRDefault="00786C7A" w:rsidP="007B63F8">
      <w:pPr>
        <w:pStyle w:val="NormalWeb"/>
        <w:spacing w:before="0" w:beforeAutospacing="0" w:after="0" w:afterAutospacing="0" w:line="360" w:lineRule="auto"/>
        <w:rPr>
          <w:color w:val="000000"/>
          <w:sz w:val="22"/>
          <w:szCs w:val="22"/>
        </w:rPr>
      </w:pPr>
    </w:p>
    <w:p w14:paraId="261D06CF" w14:textId="488767FB" w:rsidR="00786C7A" w:rsidRPr="004476B8" w:rsidRDefault="00786C7A" w:rsidP="00117ED9">
      <w:pPr>
        <w:pStyle w:val="Heading2"/>
      </w:pPr>
      <w:bookmarkStart w:id="81" w:name="_Toc213870899"/>
      <w:r w:rsidRPr="001F3732">
        <w:rPr>
          <w:rStyle w:val="Heading2Char"/>
          <w:rFonts w:cs="Times New Roman"/>
          <w:b/>
          <w:bCs/>
          <w:szCs w:val="28"/>
        </w:rPr>
        <w:t>Comparative Analysis of Existing Models</w:t>
      </w:r>
      <w:bookmarkEnd w:id="81"/>
    </w:p>
    <w:p w14:paraId="4CB57F54" w14:textId="3ACC2681" w:rsidR="00786C7A" w:rsidRPr="00FF609E" w:rsidRDefault="00786C7A" w:rsidP="00117ED9">
      <w:pPr>
        <w:pStyle w:val="Heading3"/>
        <w:rPr>
          <w:rStyle w:val="Heading3Char"/>
          <w:rFonts w:cs="Times New Roman"/>
          <w:b/>
          <w:bCs/>
          <w:szCs w:val="24"/>
        </w:rPr>
      </w:pPr>
      <w:bookmarkStart w:id="82" w:name="_Toc213870900"/>
      <w:r w:rsidRPr="00FF609E">
        <w:rPr>
          <w:rStyle w:val="Heading3Char"/>
          <w:rFonts w:cs="Times New Roman"/>
          <w:b/>
          <w:bCs/>
          <w:szCs w:val="24"/>
        </w:rPr>
        <w:t>Benchmarking Studies</w:t>
      </w:r>
      <w:bookmarkEnd w:id="82"/>
    </w:p>
    <w:p w14:paraId="4CA11A34" w14:textId="6E9BDC77" w:rsidR="00786C7A" w:rsidRPr="004476B8" w:rsidRDefault="00786C7A" w:rsidP="0050657B">
      <w:pPr>
        <w:spacing w:line="360" w:lineRule="auto"/>
        <w:jc w:val="both"/>
      </w:pPr>
      <w:r w:rsidRPr="004476B8">
        <w:t>We maintain fairness in comparisons in the lab. We compare various image encoders  on the same training and test splits, consistent image sizes, and consistent augmentations. We compare the search index types (i.e., HNSW, IVF-PQ, or a ScaNN</w:t>
      </w:r>
      <w:r w:rsidR="00EA4AAF">
        <w:t xml:space="preserve"> </w:t>
      </w:r>
      <w:r w:rsidRPr="004476B8">
        <w:t xml:space="preserve">like setup) under the same memory budget so the trade-offs of speed versus quality are genuine, rather than the result of additional resources. For outfit building, we compare simple pairwise compatibility models against set-based or graph-based models on the same outfit datasets. We then incorporate a small context re-ranker that considers mood, occasion, and weather to evaluate its contributions to list quality. For attribute labeling, we measure a small image-only head against a small cross-modal (image + text) head to evaluate whether titles and descriptions improve reliability for color and fabric. Lastly, we enable explanations and determine whether the reason presented is </w:t>
      </w:r>
      <w:r w:rsidRPr="004476B8">
        <w:lastRenderedPageBreak/>
        <w:t>compatible with the signals that actually produced the ranking. If the explanation is unfaithful, we discard that configuration, even if it has higher unadjusted scores, because we want models that we trust</w:t>
      </w:r>
      <w:r w:rsidR="006A2300" w:rsidRPr="004476B8">
        <w:t xml:space="preserve"> Johnson et al., 2017; Google Research, 2020–2024; He &amp; Hu, 2018; Wang et al., 2019; Gao et al., 2020; Hou et al., 2019)</w:t>
      </w:r>
      <w:r w:rsidRPr="004476B8">
        <w:t>.</w:t>
      </w:r>
    </w:p>
    <w:p w14:paraId="7A70D0F3" w14:textId="77777777" w:rsidR="00786C7A" w:rsidRPr="004476B8" w:rsidRDefault="00786C7A" w:rsidP="007B63F8">
      <w:pPr>
        <w:spacing w:line="360" w:lineRule="auto"/>
        <w:rPr>
          <w:color w:val="000000" w:themeColor="text1"/>
        </w:rPr>
      </w:pPr>
    </w:p>
    <w:p w14:paraId="6CD69857" w14:textId="4027AE4D" w:rsidR="00786C7A" w:rsidRPr="00FF609E" w:rsidRDefault="00786C7A" w:rsidP="00117ED9">
      <w:pPr>
        <w:pStyle w:val="Heading3"/>
        <w:rPr>
          <w:rStyle w:val="Heading3Char"/>
          <w:rFonts w:cs="Times New Roman"/>
          <w:b/>
          <w:bCs/>
          <w:szCs w:val="24"/>
        </w:rPr>
      </w:pPr>
      <w:bookmarkStart w:id="83" w:name="_Toc213870901"/>
      <w:r w:rsidRPr="00FF609E">
        <w:rPr>
          <w:rStyle w:val="Heading3Char"/>
          <w:rFonts w:cs="Times New Roman"/>
          <w:b/>
          <w:bCs/>
          <w:szCs w:val="24"/>
        </w:rPr>
        <w:t>Real-World Performance and User Experience</w:t>
      </w:r>
      <w:bookmarkEnd w:id="83"/>
    </w:p>
    <w:p w14:paraId="6DBE54C1" w14:textId="7A84A58B" w:rsidR="00786C7A" w:rsidRPr="004476B8" w:rsidRDefault="00786C7A" w:rsidP="0050657B">
      <w:pPr>
        <w:spacing w:line="360" w:lineRule="auto"/>
        <w:jc w:val="both"/>
        <w:rPr>
          <w:color w:val="000000" w:themeColor="text1"/>
        </w:rPr>
      </w:pPr>
      <w:r w:rsidRPr="004476B8">
        <w:rPr>
          <w:color w:val="000000" w:themeColor="text1"/>
        </w:rPr>
        <w:t>Next, after testing in the lab, we look at real phones. We are measuring time-to-first-result, 95th-percentile latency, top-K diversity, and index freshness while doing small updates to the catalog, to mimic real change. We're looking at cold start scenarios, where a new user has no wardrobe and limited history, to ensure the content-based defaults and context-based defaults continue to feel useful. We'll be testing a simple, fast rules-plus-rank context layer versus a heavier learned fusion context layer selection and go with the one that meets our speed objectives without sacrificing quality. In short sessions with users, we look at whether or not explanations remove edits, whether weather-aware suggestions make sense, and whether or not people complete the styling function faster than if they just used basic search and filters. If we observe repeated near-duplicates, miscolor claims, or laggy responses, we treat that as blockers, even if the offline metrics are high, because the in-hand experience withstands what the user needs</w:t>
      </w:r>
      <w:r w:rsidR="006A2300" w:rsidRPr="004476B8">
        <w:rPr>
          <w:color w:val="000000" w:themeColor="text1"/>
        </w:rPr>
        <w:t xml:space="preserve"> </w:t>
      </w:r>
      <w:r w:rsidR="006A2300" w:rsidRPr="004476B8">
        <w:t>(Johnson et al., 2017; Google Research, 2020–2024; Hou et al., 2019; Abugabah et al., 2020)</w:t>
      </w:r>
      <w:r w:rsidRPr="004476B8">
        <w:rPr>
          <w:color w:val="000000" w:themeColor="text1"/>
        </w:rPr>
        <w:t>.</w:t>
      </w:r>
    </w:p>
    <w:p w14:paraId="1E99D8A8" w14:textId="77777777" w:rsidR="00786C7A" w:rsidRPr="004476B8" w:rsidRDefault="00786C7A" w:rsidP="007B63F8">
      <w:pPr>
        <w:spacing w:line="360" w:lineRule="auto"/>
        <w:rPr>
          <w:color w:val="000000" w:themeColor="text1"/>
        </w:rPr>
      </w:pPr>
    </w:p>
    <w:p w14:paraId="0C287159" w14:textId="0D4202DA" w:rsidR="00786C7A" w:rsidRPr="00117ED9" w:rsidRDefault="00786C7A" w:rsidP="00117ED9">
      <w:pPr>
        <w:pStyle w:val="Heading3"/>
        <w:rPr>
          <w:rStyle w:val="Heading2Char"/>
          <w:b/>
          <w:sz w:val="24"/>
          <w:szCs w:val="28"/>
        </w:rPr>
      </w:pPr>
      <w:bookmarkStart w:id="84" w:name="_Toc213870902"/>
      <w:r w:rsidRPr="00117ED9">
        <w:rPr>
          <w:rStyle w:val="Heading2Char"/>
          <w:b/>
          <w:sz w:val="24"/>
          <w:szCs w:val="28"/>
        </w:rPr>
        <w:t>Challenges in Benchmarking Multimodal Systems</w:t>
      </w:r>
      <w:bookmarkEnd w:id="84"/>
    </w:p>
    <w:p w14:paraId="5CA9EAC6" w14:textId="5B18E3FB" w:rsidR="00786C7A" w:rsidRPr="004476B8" w:rsidRDefault="00C53763" w:rsidP="0050657B">
      <w:pPr>
        <w:spacing w:line="360" w:lineRule="auto"/>
        <w:jc w:val="both"/>
        <w:rPr>
          <w:color w:val="000000" w:themeColor="text1"/>
        </w:rPr>
      </w:pPr>
      <w:r>
        <w:rPr>
          <w:color w:val="000000" w:themeColor="text1"/>
        </w:rPr>
        <w:t>Lufyco</w:t>
      </w:r>
      <w:r w:rsidR="00786C7A" w:rsidRPr="004476B8">
        <w:rPr>
          <w:color w:val="000000" w:themeColor="text1"/>
        </w:rPr>
        <w:t xml:space="preserve"> pulls from images, text, context, and a personal closet, rather than claiming perfect measures through a single benchmark, so we will end up having to stitch together a number of tests which will makes it more difficult to do comparisons. Style is subjective - two totally different outfits can both be "good," even if a metric says only one is good. Offline wins also do not always seem to behave so quickly on a real phone, in patchy networks, so device checks are needed. Context also decays over time (weather changes, new occurrences, etc.) and so what was the best outfit yesterday, is maybe not going to be the best today, and potential testing should consider time (context) dependant scenarios. Long-tails of styles and sizes also easily go unnoticed unless looked at coverage and not just averages. Privacy guidelines restrict how much user data can be logged for training and evaluations, so we build small, courteous tests to help signal signals. Finally, explanations can look nice, but be unfaithful. We still need to </w:t>
      </w:r>
      <w:r w:rsidR="00786C7A" w:rsidRPr="004476B8">
        <w:rPr>
          <w:color w:val="000000" w:themeColor="text1"/>
        </w:rPr>
        <w:lastRenderedPageBreak/>
        <w:t>consider whether the stated reasons aligns with the scoring signals, if it doesn't, then your trust will waver even if all the other numbers make you feel good</w:t>
      </w:r>
      <w:r w:rsidR="006A2300" w:rsidRPr="004476B8">
        <w:rPr>
          <w:color w:val="000000" w:themeColor="text1"/>
        </w:rPr>
        <w:t xml:space="preserve"> </w:t>
      </w:r>
      <w:r w:rsidR="006A2300" w:rsidRPr="004476B8">
        <w:t>(Hou et al., 2019)</w:t>
      </w:r>
      <w:r w:rsidR="00786C7A" w:rsidRPr="004476B8">
        <w:rPr>
          <w:color w:val="000000" w:themeColor="text1"/>
        </w:rPr>
        <w:t>.</w:t>
      </w:r>
    </w:p>
    <w:p w14:paraId="7132079C" w14:textId="77777777" w:rsidR="00786C7A" w:rsidRPr="004476B8" w:rsidRDefault="00786C7A" w:rsidP="007B63F8">
      <w:pPr>
        <w:spacing w:line="360" w:lineRule="auto"/>
        <w:rPr>
          <w:color w:val="000000" w:themeColor="text1"/>
        </w:rPr>
      </w:pPr>
    </w:p>
    <w:p w14:paraId="5A793300" w14:textId="440EFEE8" w:rsidR="00786C7A" w:rsidRPr="00117ED9" w:rsidRDefault="00786C7A" w:rsidP="00117ED9">
      <w:pPr>
        <w:pStyle w:val="Heading2"/>
      </w:pPr>
      <w:bookmarkStart w:id="85" w:name="_Toc213870903"/>
      <w:r w:rsidRPr="00117ED9">
        <w:t>Chapter Summary</w:t>
      </w:r>
      <w:bookmarkEnd w:id="85"/>
      <w:r w:rsidRPr="00117ED9">
        <w:t>        </w:t>
      </w:r>
    </w:p>
    <w:p w14:paraId="3F951CA0" w14:textId="1D94833B" w:rsidR="006E6F26" w:rsidRDefault="00A47E34" w:rsidP="003555E5">
      <w:pPr>
        <w:spacing w:line="360" w:lineRule="auto"/>
        <w:jc w:val="both"/>
        <w:rPr>
          <w:color w:val="000000" w:themeColor="text1"/>
        </w:rPr>
      </w:pPr>
      <w:r w:rsidRPr="004476B8">
        <w:rPr>
          <w:color w:val="000000" w:themeColor="text1"/>
        </w:rPr>
        <w:t xml:space="preserve">In this chapter, we described a simple and practical plan for assessing </w:t>
      </w:r>
      <w:r w:rsidR="00C53763">
        <w:rPr>
          <w:color w:val="000000" w:themeColor="text1"/>
        </w:rPr>
        <w:t>Lufyco</w:t>
      </w:r>
      <w:r w:rsidRPr="004476B8">
        <w:rPr>
          <w:color w:val="000000" w:themeColor="text1"/>
        </w:rPr>
        <w:t>, a contextualization relevant to actual mobile usage. We measure what users notice: agreeable visual matches that are prominent, reasonable full ensembles for their scenarios, simple to understand labels that now create trust in both filters and explanations, quick responses that seem seamless, and fewer choices to build the confidence. We refer to simple metrics: Accuracy, Precision, Recall, F1, and AUC-ROC for labels; Recall@K, MRR, Precision@K, NDCG for ranking; latency, memory, battery for performance; and SUS, time-to-decision, edit rate, save/share, and return rate for user value.</w:t>
      </w:r>
      <w:r w:rsidRPr="004476B8">
        <w:t xml:space="preserve"> </w:t>
      </w:r>
      <w:r w:rsidRPr="004476B8">
        <w:rPr>
          <w:color w:val="000000" w:themeColor="text1"/>
        </w:rPr>
        <w:t xml:space="preserve">We make fair offline comparisons in parallel conditions and with equal resources, then we validate improvements seen in offline comparisons with an on-device test to ensure that what seems better on paper also performs better in hand. We identified the tough parts as well: no all-in-one dataset, subjective taste, differences between lab and real-life context, changing context, long-tail coverage, privacy limits, and faithfulness to explanation. These are all typical reasons that fashion apps feel slow or unhelpful. </w:t>
      </w:r>
      <w:r w:rsidR="00C53763">
        <w:rPr>
          <w:color w:val="000000" w:themeColor="text1"/>
        </w:rPr>
        <w:t>Lufyco</w:t>
      </w:r>
      <w:r w:rsidRPr="004476B8">
        <w:rPr>
          <w:color w:val="000000" w:themeColor="text1"/>
        </w:rPr>
        <w:t xml:space="preserve"> tackles these by treating speed, context, wardrobe reasoning and honest explanations as first-class goals, by using benchmarks that reflect real decisions a phone user might have to make, and by validating results first in controlled tests and then in day-to-day use.</w:t>
      </w:r>
    </w:p>
    <w:p w14:paraId="53BC29F0" w14:textId="77777777" w:rsidR="00AE5ED2" w:rsidRDefault="00AE5ED2" w:rsidP="003555E5">
      <w:pPr>
        <w:spacing w:line="360" w:lineRule="auto"/>
        <w:jc w:val="both"/>
        <w:rPr>
          <w:color w:val="000000" w:themeColor="text1"/>
        </w:rPr>
      </w:pPr>
    </w:p>
    <w:p w14:paraId="7E6BB2B3" w14:textId="77777777" w:rsidR="00AE5ED2" w:rsidRDefault="00AE5ED2" w:rsidP="003555E5">
      <w:pPr>
        <w:spacing w:line="360" w:lineRule="auto"/>
        <w:jc w:val="both"/>
        <w:rPr>
          <w:color w:val="000000" w:themeColor="text1"/>
        </w:rPr>
      </w:pPr>
    </w:p>
    <w:p w14:paraId="48780FA6" w14:textId="77777777" w:rsidR="00AE5ED2" w:rsidRDefault="00AE5ED2" w:rsidP="003555E5">
      <w:pPr>
        <w:spacing w:line="360" w:lineRule="auto"/>
        <w:jc w:val="both"/>
        <w:rPr>
          <w:color w:val="000000" w:themeColor="text1"/>
        </w:rPr>
      </w:pPr>
    </w:p>
    <w:p w14:paraId="1FB5AB37" w14:textId="77777777" w:rsidR="00AE5ED2" w:rsidRDefault="00AE5ED2" w:rsidP="003555E5">
      <w:pPr>
        <w:spacing w:line="360" w:lineRule="auto"/>
        <w:jc w:val="both"/>
        <w:rPr>
          <w:color w:val="000000" w:themeColor="text1"/>
        </w:rPr>
      </w:pPr>
    </w:p>
    <w:p w14:paraId="56436828" w14:textId="77777777" w:rsidR="00AE5ED2" w:rsidRDefault="00AE5ED2" w:rsidP="003555E5">
      <w:pPr>
        <w:spacing w:line="360" w:lineRule="auto"/>
        <w:jc w:val="both"/>
        <w:rPr>
          <w:color w:val="000000" w:themeColor="text1"/>
        </w:rPr>
      </w:pPr>
    </w:p>
    <w:p w14:paraId="116629F2" w14:textId="77777777" w:rsidR="00AE5ED2" w:rsidRDefault="00AE5ED2" w:rsidP="003555E5">
      <w:pPr>
        <w:spacing w:line="360" w:lineRule="auto"/>
        <w:jc w:val="both"/>
        <w:rPr>
          <w:color w:val="000000" w:themeColor="text1"/>
        </w:rPr>
      </w:pPr>
    </w:p>
    <w:p w14:paraId="2D2CDF56" w14:textId="77777777" w:rsidR="00AE5ED2" w:rsidRDefault="00AE5ED2" w:rsidP="003555E5">
      <w:pPr>
        <w:spacing w:line="360" w:lineRule="auto"/>
        <w:jc w:val="both"/>
        <w:rPr>
          <w:color w:val="000000" w:themeColor="text1"/>
        </w:rPr>
      </w:pPr>
    </w:p>
    <w:p w14:paraId="2B8FD8B2" w14:textId="77777777" w:rsidR="00AE5ED2" w:rsidRPr="004476B8" w:rsidRDefault="00AE5ED2" w:rsidP="003555E5">
      <w:pPr>
        <w:spacing w:line="360" w:lineRule="auto"/>
        <w:jc w:val="both"/>
        <w:rPr>
          <w:color w:val="000000" w:themeColor="text1"/>
        </w:rPr>
      </w:pPr>
    </w:p>
    <w:p w14:paraId="60464064" w14:textId="77777777" w:rsidR="00A47E34" w:rsidRPr="00117ED9" w:rsidRDefault="00A47E34" w:rsidP="00117ED9">
      <w:pPr>
        <w:pStyle w:val="Heading1"/>
      </w:pPr>
      <w:bookmarkStart w:id="86" w:name="_Toc213870904"/>
      <w:r w:rsidRPr="00117ED9">
        <w:lastRenderedPageBreak/>
        <w:t>CHAPTER 03: METHODOLOGY</w:t>
      </w:r>
      <w:bookmarkEnd w:id="86"/>
      <w:r w:rsidRPr="00117ED9">
        <w:t> </w:t>
      </w:r>
    </w:p>
    <w:p w14:paraId="0221198B" w14:textId="20D343DF" w:rsidR="00A47E34" w:rsidRPr="00117ED9" w:rsidRDefault="00A47E34" w:rsidP="00117ED9">
      <w:pPr>
        <w:pStyle w:val="Heading2"/>
      </w:pPr>
      <w:bookmarkStart w:id="87" w:name="_Toc213870905"/>
      <w:r w:rsidRPr="00117ED9">
        <w:t>Chapter Overview</w:t>
      </w:r>
      <w:bookmarkEnd w:id="87"/>
    </w:p>
    <w:p w14:paraId="2E8A5AD8" w14:textId="349B18FD" w:rsidR="006E6F26" w:rsidRPr="004476B8" w:rsidRDefault="00954996" w:rsidP="0050657B">
      <w:pPr>
        <w:spacing w:line="360" w:lineRule="auto"/>
        <w:jc w:val="both"/>
        <w:rPr>
          <w:color w:val="000000" w:themeColor="text1"/>
        </w:rPr>
      </w:pPr>
      <w:r w:rsidRPr="004476B8">
        <w:rPr>
          <w:color w:val="000000" w:themeColor="text1"/>
        </w:rPr>
        <w:t xml:space="preserve">This chapter demonstrates how </w:t>
      </w:r>
      <w:r w:rsidR="00C53763">
        <w:rPr>
          <w:color w:val="000000" w:themeColor="text1"/>
        </w:rPr>
        <w:t>Lufyco</w:t>
      </w:r>
      <w:r w:rsidRPr="004476B8">
        <w:rPr>
          <w:color w:val="000000" w:themeColor="text1"/>
        </w:rPr>
        <w:t xml:space="preserve"> works and the rationale behind the design choices. It converts ideas discussed in Chapters 1 and 2 into a straightforward plan that operates on a phone with a backend. First, we describe the system design: a mobile app, APIs, and ML services for image retrieval and outfit suggestions. Then we describe the end-to-end flow that starts with user actions: uploading a picture or choosing mood and occasion, then ends with the output barrier showing similar items and full outfit and why each recommendation was made. Next we describe system planning and the key elements of the plan: the image retrieval pipeline encoder, vector index, freshness; the AI Stylist - mood, occasion, weather, wardrobe; the digital wardrobe - auto-tagging, storage, controls; and explainability layer - why this messages. Then we describe data pipeline - where to source data, clean it, label it, and split train / valid / test and augmentations. We describe model design and training, regarding baselines, hyperparameters to use, etc., and ablation studies. We describe inference and performance; latency performance, caching, quantization, mobile limits, etc.</w:t>
      </w:r>
      <w:r w:rsidR="007D4583" w:rsidRPr="004476B8">
        <w:t xml:space="preserve"> </w:t>
      </w:r>
      <w:r w:rsidR="007D4583" w:rsidRPr="004476B8">
        <w:rPr>
          <w:color w:val="000000" w:themeColor="text1"/>
        </w:rPr>
        <w:t>Next we outline the evaluation plan as described in Chapter 2, so that offline scores and on</w:t>
      </w:r>
      <w:r w:rsidR="00EC0AE9" w:rsidRPr="004476B8">
        <w:rPr>
          <w:color w:val="000000" w:themeColor="text1"/>
        </w:rPr>
        <w:t xml:space="preserve"> </w:t>
      </w:r>
      <w:r w:rsidR="007D4583" w:rsidRPr="004476B8">
        <w:rPr>
          <w:color w:val="000000" w:themeColor="text1"/>
        </w:rPr>
        <w:t xml:space="preserve">device tests, tell the same story. We also identify security, privacy and ethics steps, including minimal data, encryption, consent, safety, and bias checks. Finally, we provide a listing of risks and mitigations, including cold start, long tail styles, drift, and graceful fallbacks. At the end, the reader has a stepwise blueprint to build, test, and ship </w:t>
      </w:r>
      <w:r w:rsidR="00C53763">
        <w:rPr>
          <w:color w:val="000000" w:themeColor="text1"/>
        </w:rPr>
        <w:t>Lufyco</w:t>
      </w:r>
      <w:r w:rsidR="007D4583" w:rsidRPr="004476B8">
        <w:rPr>
          <w:color w:val="000000" w:themeColor="text1"/>
        </w:rPr>
        <w:t>'s mobile experience.</w:t>
      </w:r>
    </w:p>
    <w:p w14:paraId="2100312D" w14:textId="77777777" w:rsidR="007D4583" w:rsidRPr="004476B8" w:rsidRDefault="007D4583" w:rsidP="007B63F8">
      <w:pPr>
        <w:spacing w:line="360" w:lineRule="auto"/>
        <w:rPr>
          <w:color w:val="000000" w:themeColor="text1"/>
        </w:rPr>
      </w:pPr>
    </w:p>
    <w:p w14:paraId="0477FCD3" w14:textId="7D1509F2" w:rsidR="007D4583" w:rsidRPr="00FF609E" w:rsidRDefault="007D4583" w:rsidP="00FF609E">
      <w:pPr>
        <w:pStyle w:val="Heading2"/>
        <w:rPr>
          <w:rFonts w:cs="Times New Roman"/>
          <w:bCs/>
          <w:szCs w:val="28"/>
        </w:rPr>
      </w:pPr>
      <w:bookmarkStart w:id="88" w:name="_Toc213870906"/>
      <w:r w:rsidRPr="00C11D27">
        <w:rPr>
          <w:rStyle w:val="Heading2Char"/>
          <w:rFonts w:cs="Times New Roman"/>
          <w:b/>
          <w:bCs/>
          <w:szCs w:val="28"/>
        </w:rPr>
        <w:t>Research Methodology  (Saunders' Research Onion in Table Form)</w:t>
      </w:r>
      <w:bookmarkEnd w:id="88"/>
    </w:p>
    <w:p w14:paraId="7029F2BF" w14:textId="58E929D9" w:rsidR="00FF609E" w:rsidRDefault="00FF609E" w:rsidP="00FF609E">
      <w:pPr>
        <w:pStyle w:val="Heading3"/>
      </w:pPr>
      <w:bookmarkStart w:id="89" w:name="_Toc213870907"/>
      <w:r>
        <w:t>Overview</w:t>
      </w:r>
      <w:bookmarkEnd w:id="89"/>
      <w:r>
        <w:t xml:space="preserve"> </w:t>
      </w:r>
    </w:p>
    <w:p w14:paraId="14528313" w14:textId="380534B9" w:rsidR="00FF609E" w:rsidRDefault="00FF609E" w:rsidP="00FF609E">
      <w:pPr>
        <w:pStyle w:val="NormalWeb"/>
        <w:spacing w:before="0" w:beforeAutospacing="0" w:after="0" w:afterAutospacing="0" w:line="360" w:lineRule="auto"/>
      </w:pPr>
      <w:r>
        <w:rPr>
          <w:color w:val="000000"/>
        </w:rPr>
        <w:t xml:space="preserve">In this section, we outline the overarching research design for </w:t>
      </w:r>
      <w:r w:rsidR="00C53763">
        <w:rPr>
          <w:color w:val="000000"/>
        </w:rPr>
        <w:t>Lufyco</w:t>
      </w:r>
      <w:r>
        <w:rPr>
          <w:color w:val="000000"/>
        </w:rPr>
        <w:t xml:space="preserve"> using Saunders’ Research Onion. We illustrate our customized onion (philosophy → approach → methodologies → time horizons → techniques/procedures) in Figure 1, Table 6 indicates the options we made for each layer and the rationale for the options chosen. When we come to discuss our results later, we will reference the layers of the onion in Figure 1 and the summarized decisions in Table 6.</w:t>
      </w:r>
    </w:p>
    <w:p w14:paraId="3C7B22C7" w14:textId="77777777" w:rsidR="00FF609E" w:rsidRDefault="00FF609E" w:rsidP="00FF609E">
      <w:pPr>
        <w:pStyle w:val="NormalWeb"/>
        <w:spacing w:before="0" w:beforeAutospacing="0" w:after="0" w:afterAutospacing="0" w:line="360" w:lineRule="auto"/>
      </w:pPr>
      <w:r>
        <w:rPr>
          <w:color w:val="000000"/>
        </w:rPr>
        <w:t> </w:t>
      </w:r>
    </w:p>
    <w:p w14:paraId="5AF212F2" w14:textId="77777777" w:rsidR="00FF609E" w:rsidRDefault="00FF609E" w:rsidP="00FF609E">
      <w:pPr>
        <w:pStyle w:val="NormalWeb"/>
        <w:numPr>
          <w:ilvl w:val="0"/>
          <w:numId w:val="35"/>
        </w:numPr>
        <w:spacing w:before="0" w:beforeAutospacing="0" w:after="0" w:afterAutospacing="0" w:line="360" w:lineRule="auto"/>
        <w:textAlignment w:val="baseline"/>
        <w:rPr>
          <w:color w:val="000000"/>
        </w:rPr>
      </w:pPr>
      <w:r>
        <w:rPr>
          <w:color w:val="000000"/>
        </w:rPr>
        <w:t>Philosophy</w:t>
      </w:r>
    </w:p>
    <w:p w14:paraId="52C932DF" w14:textId="1AE77DC3" w:rsidR="00FF609E" w:rsidRDefault="00FF609E" w:rsidP="00FF609E">
      <w:pPr>
        <w:pStyle w:val="NormalWeb"/>
        <w:spacing w:before="0" w:beforeAutospacing="0" w:after="0" w:afterAutospacing="0" w:line="360" w:lineRule="auto"/>
        <w:ind w:left="720"/>
        <w:rPr>
          <w:color w:val="000000"/>
        </w:rPr>
      </w:pPr>
      <w:r>
        <w:rPr>
          <w:color w:val="000000"/>
        </w:rPr>
        <w:t xml:space="preserve">The research is located in Pragmatism meaning it is a combination of positivist measurements (e.g., accuracy and latency of the model) with interpretivist </w:t>
      </w:r>
      <w:r>
        <w:rPr>
          <w:color w:val="000000"/>
        </w:rPr>
        <w:lastRenderedPageBreak/>
        <w:t xml:space="preserve">observations (e.g., usability and trust), to ultimately because </w:t>
      </w:r>
      <w:r w:rsidR="00C53763">
        <w:rPr>
          <w:color w:val="000000"/>
        </w:rPr>
        <w:t>Lufyco</w:t>
      </w:r>
      <w:r>
        <w:rPr>
          <w:color w:val="000000"/>
        </w:rPr>
        <w:t xml:space="preserve"> needs both hard metrics and human feedback (Saunders et al., 2019)</w:t>
      </w:r>
    </w:p>
    <w:p w14:paraId="67FB552F" w14:textId="77777777" w:rsidR="00FF609E" w:rsidRDefault="00FF609E" w:rsidP="00FF609E">
      <w:pPr>
        <w:pStyle w:val="NormalWeb"/>
        <w:spacing w:before="0" w:beforeAutospacing="0" w:after="0" w:afterAutospacing="0" w:line="360" w:lineRule="auto"/>
        <w:ind w:left="720"/>
      </w:pPr>
    </w:p>
    <w:p w14:paraId="0BB17CF1" w14:textId="77777777" w:rsidR="00FF609E" w:rsidRDefault="00FF609E" w:rsidP="00FF609E">
      <w:pPr>
        <w:pStyle w:val="NormalWeb"/>
        <w:numPr>
          <w:ilvl w:val="0"/>
          <w:numId w:val="36"/>
        </w:numPr>
        <w:spacing w:before="0" w:beforeAutospacing="0" w:after="0" w:afterAutospacing="0" w:line="360" w:lineRule="auto"/>
        <w:textAlignment w:val="baseline"/>
        <w:rPr>
          <w:color w:val="000000"/>
        </w:rPr>
      </w:pPr>
      <w:r>
        <w:rPr>
          <w:color w:val="000000"/>
        </w:rPr>
        <w:t>Approach </w:t>
      </w:r>
    </w:p>
    <w:p w14:paraId="3312DA8E" w14:textId="77777777" w:rsidR="00FF609E" w:rsidRDefault="00FF609E" w:rsidP="00FF609E">
      <w:pPr>
        <w:pStyle w:val="NormalWeb"/>
        <w:spacing w:before="0" w:beforeAutospacing="0" w:after="0" w:afterAutospacing="0" w:line="360" w:lineRule="auto"/>
        <w:ind w:left="720"/>
      </w:pPr>
      <w:r>
        <w:rPr>
          <w:color w:val="000000"/>
        </w:rPr>
        <w:t>We adopted a Deductive + Inductive approach testing hypotheses about speed/relevance whilst also learning from interviews/observations with the purpose of revising features (Saunders et al., 2019)</w:t>
      </w:r>
    </w:p>
    <w:p w14:paraId="75574B7B" w14:textId="5F5146AB" w:rsidR="00FF609E" w:rsidRDefault="00FF609E" w:rsidP="00FF609E">
      <w:pPr>
        <w:spacing w:line="360" w:lineRule="auto"/>
      </w:pPr>
    </w:p>
    <w:p w14:paraId="30F79BFB" w14:textId="77777777" w:rsidR="00FF609E" w:rsidRDefault="00FF609E" w:rsidP="00FF609E">
      <w:pPr>
        <w:pStyle w:val="NormalWeb"/>
        <w:numPr>
          <w:ilvl w:val="0"/>
          <w:numId w:val="37"/>
        </w:numPr>
        <w:spacing w:before="0" w:beforeAutospacing="0" w:after="0" w:afterAutospacing="0" w:line="360" w:lineRule="auto"/>
        <w:textAlignment w:val="baseline"/>
        <w:rPr>
          <w:color w:val="000000"/>
        </w:rPr>
      </w:pPr>
      <w:r>
        <w:rPr>
          <w:color w:val="000000"/>
        </w:rPr>
        <w:t>Methodological choice </w:t>
      </w:r>
    </w:p>
    <w:p w14:paraId="2627AE0C" w14:textId="77777777" w:rsidR="00FF609E" w:rsidRDefault="00FF609E" w:rsidP="00FF609E">
      <w:pPr>
        <w:pStyle w:val="NormalWeb"/>
        <w:spacing w:before="0" w:beforeAutospacing="0" w:after="0" w:afterAutospacing="0" w:line="360" w:lineRule="auto"/>
        <w:ind w:left="720"/>
      </w:pPr>
      <w:r>
        <w:rPr>
          <w:color w:val="000000"/>
        </w:rPr>
        <w:t>We chose Mixed Methods appropriate for collecting quantitative performance and qualitative UX evidence in one coherent design (Saunders et al., 2019).</w:t>
      </w:r>
    </w:p>
    <w:p w14:paraId="5B4CCF3C" w14:textId="4C1108C7" w:rsidR="00FF609E" w:rsidRDefault="00FF609E" w:rsidP="00FF609E">
      <w:pPr>
        <w:spacing w:line="360" w:lineRule="auto"/>
      </w:pPr>
    </w:p>
    <w:p w14:paraId="2CB71893" w14:textId="77777777" w:rsidR="00FF609E" w:rsidRDefault="00FF609E" w:rsidP="00FF609E">
      <w:pPr>
        <w:pStyle w:val="NormalWeb"/>
        <w:numPr>
          <w:ilvl w:val="0"/>
          <w:numId w:val="38"/>
        </w:numPr>
        <w:spacing w:before="0" w:beforeAutospacing="0" w:after="0" w:afterAutospacing="0" w:line="360" w:lineRule="auto"/>
        <w:textAlignment w:val="baseline"/>
        <w:rPr>
          <w:color w:val="000000"/>
        </w:rPr>
      </w:pPr>
      <w:r>
        <w:rPr>
          <w:color w:val="000000"/>
        </w:rPr>
        <w:t>Strategies </w:t>
      </w:r>
    </w:p>
    <w:p w14:paraId="073688D6" w14:textId="77777777" w:rsidR="00FF609E" w:rsidRDefault="00FF609E" w:rsidP="00FF609E">
      <w:pPr>
        <w:pStyle w:val="NormalWeb"/>
        <w:spacing w:before="0" w:beforeAutospacing="0" w:after="0" w:afterAutospacing="0" w:line="360" w:lineRule="auto"/>
        <w:ind w:left="720"/>
      </w:pPr>
      <w:r>
        <w:rPr>
          <w:color w:val="000000"/>
        </w:rPr>
        <w:t> We conduct experiments (offline model comparison and in-app A/B testing), surveys and semi-structured interviews, an initial case-study/pilot, plus some archival/literature review and observation/analytics to assist in triangulating our findings (Kohavi et al., 2009; Saunders et al., 2019; Kiapour et al., 2015). </w:t>
      </w:r>
    </w:p>
    <w:p w14:paraId="522C2D84" w14:textId="448AA165" w:rsidR="00FF609E" w:rsidRDefault="00FF609E" w:rsidP="00FF609E">
      <w:pPr>
        <w:spacing w:line="360" w:lineRule="auto"/>
      </w:pPr>
    </w:p>
    <w:p w14:paraId="03DB0E81" w14:textId="77777777" w:rsidR="00FF609E" w:rsidRDefault="00FF609E" w:rsidP="00FF609E">
      <w:pPr>
        <w:pStyle w:val="NormalWeb"/>
        <w:numPr>
          <w:ilvl w:val="0"/>
          <w:numId w:val="39"/>
        </w:numPr>
        <w:spacing w:before="0" w:beforeAutospacing="0" w:after="0" w:afterAutospacing="0" w:line="360" w:lineRule="auto"/>
        <w:textAlignment w:val="baseline"/>
        <w:rPr>
          <w:color w:val="000000"/>
        </w:rPr>
      </w:pPr>
      <w:r>
        <w:rPr>
          <w:color w:val="000000"/>
        </w:rPr>
        <w:t>Time horizons</w:t>
      </w:r>
    </w:p>
    <w:p w14:paraId="05C80D69" w14:textId="77777777" w:rsidR="00FF609E" w:rsidRDefault="00FF609E" w:rsidP="00FF609E">
      <w:pPr>
        <w:pStyle w:val="NormalWeb"/>
        <w:spacing w:before="0" w:beforeAutospacing="0" w:after="0" w:afterAutospacing="0" w:line="360" w:lineRule="auto"/>
        <w:ind w:left="720"/>
      </w:pPr>
      <w:r>
        <w:rPr>
          <w:color w:val="000000"/>
        </w:rPr>
        <w:t> We triangulate cross-sectional short-term snapshots (first-run usability, offline metrics) with a short time horizon longitudinal window (2-4 weeks) to monitor retention and the impact of changes to context (Saunders et al., 2019). </w:t>
      </w:r>
    </w:p>
    <w:p w14:paraId="66B71E81" w14:textId="155E7723" w:rsidR="00FF609E" w:rsidRDefault="00FF609E" w:rsidP="00FF609E">
      <w:pPr>
        <w:spacing w:line="360" w:lineRule="auto"/>
      </w:pPr>
    </w:p>
    <w:p w14:paraId="1A1A1EE5" w14:textId="77777777" w:rsidR="00FF609E" w:rsidRDefault="00FF609E" w:rsidP="00FF609E">
      <w:pPr>
        <w:pStyle w:val="NormalWeb"/>
        <w:numPr>
          <w:ilvl w:val="0"/>
          <w:numId w:val="40"/>
        </w:numPr>
        <w:spacing w:before="0" w:beforeAutospacing="0" w:after="0" w:afterAutospacing="0" w:line="360" w:lineRule="auto"/>
        <w:textAlignment w:val="baseline"/>
        <w:rPr>
          <w:color w:val="000000"/>
        </w:rPr>
      </w:pPr>
      <w:r>
        <w:rPr>
          <w:color w:val="000000"/>
        </w:rPr>
        <w:t>Techniques &amp; procedures </w:t>
      </w:r>
    </w:p>
    <w:p w14:paraId="771FFD79" w14:textId="77777777" w:rsidR="00FF609E" w:rsidRDefault="00FF609E" w:rsidP="00FF609E">
      <w:pPr>
        <w:pStyle w:val="NormalWeb"/>
        <w:spacing w:before="0" w:beforeAutospacing="0" w:after="0" w:afterAutospacing="0" w:line="360" w:lineRule="auto"/>
        <w:ind w:left="720"/>
      </w:pPr>
      <w:r>
        <w:rPr>
          <w:color w:val="000000"/>
        </w:rPr>
        <w:t> For ML we will use additional datasets + pilot catalog + also user-like photos (Liu et al., 2016); for UX we collect consented in-app data (about mood/occasion, wardrobe uploads) with cryptographic storage and processes for easy deletion (Saunders et al., 2019). Evaluation metrics (Recall@K, NDCG, F1, AUC-ROC, latency, SUS, time-to-decision) are also depicted in Table 3.1 (Kiapour et al., 2015; Liu et al., 2016; Kohavi et al., 2009).</w:t>
      </w:r>
    </w:p>
    <w:p w14:paraId="214BF356" w14:textId="77777777" w:rsidR="00FF609E" w:rsidRDefault="00FF609E" w:rsidP="00FF609E">
      <w:pPr>
        <w:spacing w:line="360" w:lineRule="auto"/>
      </w:pPr>
    </w:p>
    <w:p w14:paraId="26968BE8" w14:textId="77777777" w:rsidR="004476B8" w:rsidRPr="004476B8" w:rsidRDefault="004476B8" w:rsidP="007B63F8">
      <w:pPr>
        <w:pStyle w:val="NormalWeb"/>
        <w:spacing w:before="0" w:beforeAutospacing="0" w:after="0" w:afterAutospacing="0" w:line="360" w:lineRule="auto"/>
        <w:rPr>
          <w:color w:val="000000"/>
          <w:sz w:val="22"/>
          <w:szCs w:val="22"/>
        </w:rPr>
      </w:pPr>
    </w:p>
    <w:p w14:paraId="3095F79A" w14:textId="1AB63009" w:rsidR="004476B8" w:rsidRPr="004476B8" w:rsidRDefault="00771DD1" w:rsidP="007B63F8">
      <w:pPr>
        <w:pStyle w:val="NormalWeb"/>
        <w:spacing w:before="0" w:beforeAutospacing="0" w:after="0" w:afterAutospacing="0" w:line="360" w:lineRule="auto"/>
      </w:pPr>
      <w:r>
        <w:rPr>
          <w:noProof/>
          <w14:ligatures w14:val="standardContextual"/>
        </w:rPr>
        <w:lastRenderedPageBreak/>
        <w:drawing>
          <wp:inline distT="0" distB="0" distL="0" distR="0" wp14:anchorId="5A5D9C97" wp14:editId="66CC5238">
            <wp:extent cx="5911273" cy="5911273"/>
            <wp:effectExtent l="0" t="0" r="0" b="0"/>
            <wp:docPr id="966634801" name="Picture 2" descr="A diagram of data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34801" name="Picture 2" descr="A diagram of data collec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34972" cy="5934972"/>
                    </a:xfrm>
                    <a:prstGeom prst="rect">
                      <a:avLst/>
                    </a:prstGeom>
                  </pic:spPr>
                </pic:pic>
              </a:graphicData>
            </a:graphic>
          </wp:inline>
        </w:drawing>
      </w:r>
    </w:p>
    <w:p w14:paraId="29AF68A1" w14:textId="68839A47" w:rsidR="007D4583" w:rsidRPr="00F55D95" w:rsidRDefault="00F55D95" w:rsidP="00F55D95">
      <w:pPr>
        <w:pStyle w:val="Caption"/>
        <w:jc w:val="center"/>
        <w:rPr>
          <w:sz w:val="20"/>
          <w:szCs w:val="20"/>
        </w:rPr>
      </w:pPr>
      <w:bookmarkStart w:id="90" w:name="_Toc213869742"/>
      <w:r w:rsidRPr="00F55D95">
        <w:rPr>
          <w:sz w:val="20"/>
          <w:szCs w:val="20"/>
        </w:rPr>
        <w:t xml:space="preserve">Figure </w:t>
      </w:r>
      <w:r w:rsidRPr="00F55D95">
        <w:rPr>
          <w:sz w:val="20"/>
          <w:szCs w:val="20"/>
        </w:rPr>
        <w:fldChar w:fldCharType="begin"/>
      </w:r>
      <w:r w:rsidRPr="00F55D95">
        <w:rPr>
          <w:sz w:val="20"/>
          <w:szCs w:val="20"/>
        </w:rPr>
        <w:instrText xml:space="preserve"> SEQ Figure \* ARABIC </w:instrText>
      </w:r>
      <w:r w:rsidRPr="00F55D95">
        <w:rPr>
          <w:sz w:val="20"/>
          <w:szCs w:val="20"/>
        </w:rPr>
        <w:fldChar w:fldCharType="separate"/>
      </w:r>
      <w:r w:rsidR="00AE5ED2">
        <w:rPr>
          <w:noProof/>
          <w:sz w:val="20"/>
          <w:szCs w:val="20"/>
        </w:rPr>
        <w:t>1</w:t>
      </w:r>
      <w:r w:rsidRPr="00F55D95">
        <w:rPr>
          <w:sz w:val="20"/>
          <w:szCs w:val="20"/>
        </w:rPr>
        <w:fldChar w:fldCharType="end"/>
      </w:r>
      <w:r w:rsidRPr="00F55D95">
        <w:rPr>
          <w:sz w:val="20"/>
          <w:szCs w:val="20"/>
          <w:lang w:val="en-US"/>
        </w:rPr>
        <w:t>: Onion Diagram</w:t>
      </w:r>
      <w:bookmarkEnd w:id="90"/>
    </w:p>
    <w:p w14:paraId="67A0E8AB" w14:textId="77777777" w:rsidR="00771DD1" w:rsidRDefault="00771DD1" w:rsidP="007B63F8">
      <w:pPr>
        <w:spacing w:line="360" w:lineRule="auto"/>
      </w:pPr>
    </w:p>
    <w:p w14:paraId="6FB4210B" w14:textId="77777777" w:rsidR="00771DD1" w:rsidRDefault="00771DD1" w:rsidP="007B63F8">
      <w:pPr>
        <w:spacing w:line="360" w:lineRule="auto"/>
      </w:pPr>
    </w:p>
    <w:p w14:paraId="4206F09F" w14:textId="77777777" w:rsidR="006E6F26" w:rsidRDefault="006E6F26" w:rsidP="007B63F8">
      <w:pPr>
        <w:spacing w:line="360" w:lineRule="auto"/>
      </w:pPr>
    </w:p>
    <w:p w14:paraId="59CC073D" w14:textId="77777777" w:rsidR="000433AB" w:rsidRDefault="000433AB" w:rsidP="007B63F8">
      <w:pPr>
        <w:spacing w:line="360" w:lineRule="auto"/>
      </w:pPr>
    </w:p>
    <w:p w14:paraId="10E9B8E0" w14:textId="77777777" w:rsidR="000433AB" w:rsidRDefault="000433AB" w:rsidP="007B63F8">
      <w:pPr>
        <w:spacing w:line="360" w:lineRule="auto"/>
      </w:pPr>
    </w:p>
    <w:p w14:paraId="745CAC27" w14:textId="77777777" w:rsidR="000433AB" w:rsidRDefault="000433AB" w:rsidP="007B63F8">
      <w:pPr>
        <w:spacing w:line="360" w:lineRule="auto"/>
      </w:pPr>
    </w:p>
    <w:p w14:paraId="5883551A" w14:textId="77777777" w:rsidR="000433AB" w:rsidRDefault="000433AB" w:rsidP="007B63F8">
      <w:pPr>
        <w:spacing w:line="360" w:lineRule="auto"/>
      </w:pPr>
    </w:p>
    <w:p w14:paraId="4F769EE3" w14:textId="77777777" w:rsidR="000433AB" w:rsidRDefault="000433AB" w:rsidP="007B63F8">
      <w:pPr>
        <w:spacing w:line="360" w:lineRule="auto"/>
      </w:pPr>
    </w:p>
    <w:p w14:paraId="6B03D6A3" w14:textId="77777777" w:rsidR="00771DD1" w:rsidRDefault="00771DD1" w:rsidP="007B63F8">
      <w:pPr>
        <w:spacing w:line="360" w:lineRule="auto"/>
      </w:pPr>
    </w:p>
    <w:p w14:paraId="09ED44BE" w14:textId="77777777" w:rsidR="00771DD1" w:rsidRDefault="00771DD1" w:rsidP="007B63F8">
      <w:pPr>
        <w:spacing w:line="360" w:lineRule="auto"/>
      </w:pPr>
    </w:p>
    <w:p w14:paraId="10EE9270" w14:textId="4F3291EF" w:rsidR="003555E5" w:rsidRPr="003555E5" w:rsidRDefault="003555E5" w:rsidP="003555E5">
      <w:pPr>
        <w:pStyle w:val="Caption"/>
        <w:jc w:val="center"/>
        <w:rPr>
          <w:color w:val="000000" w:themeColor="text1"/>
          <w:sz w:val="20"/>
          <w:szCs w:val="20"/>
        </w:rPr>
      </w:pPr>
      <w:bookmarkStart w:id="91" w:name="_Toc213869708"/>
      <w:r w:rsidRPr="00B050ED">
        <w:rPr>
          <w:sz w:val="20"/>
          <w:szCs w:val="20"/>
        </w:rPr>
        <w:lastRenderedPageBreak/>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6</w:t>
      </w:r>
      <w:r w:rsidRPr="00B050ED">
        <w:rPr>
          <w:sz w:val="20"/>
          <w:szCs w:val="20"/>
        </w:rPr>
        <w:fldChar w:fldCharType="end"/>
      </w:r>
      <w:r w:rsidRPr="00B050ED">
        <w:rPr>
          <w:sz w:val="20"/>
          <w:szCs w:val="20"/>
          <w:lang w:val="en-US"/>
        </w:rPr>
        <w:t>:Research Methodology</w:t>
      </w:r>
      <w:bookmarkEnd w:id="91"/>
    </w:p>
    <w:tbl>
      <w:tblPr>
        <w:tblW w:w="0" w:type="auto"/>
        <w:tblCellMar>
          <w:top w:w="15" w:type="dxa"/>
          <w:left w:w="15" w:type="dxa"/>
          <w:bottom w:w="15" w:type="dxa"/>
          <w:right w:w="15" w:type="dxa"/>
        </w:tblCellMar>
        <w:tblLook w:val="04A0" w:firstRow="1" w:lastRow="0" w:firstColumn="1" w:lastColumn="0" w:noHBand="0" w:noVBand="1"/>
      </w:tblPr>
      <w:tblGrid>
        <w:gridCol w:w="1808"/>
        <w:gridCol w:w="3525"/>
        <w:gridCol w:w="3683"/>
      </w:tblGrid>
      <w:tr w:rsidR="00191322" w:rsidRPr="004476B8" w14:paraId="2BA1353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3DF5A" w14:textId="77777777" w:rsidR="00191322" w:rsidRPr="004476B8" w:rsidRDefault="00191322" w:rsidP="007B63F8">
            <w:pPr>
              <w:pStyle w:val="NormalWeb"/>
              <w:spacing w:before="0" w:beforeAutospacing="0" w:after="0" w:afterAutospacing="0" w:line="360" w:lineRule="auto"/>
              <w:jc w:val="center"/>
            </w:pPr>
            <w:r w:rsidRPr="004476B8">
              <w:rPr>
                <w:color w:val="000000"/>
                <w:sz w:val="22"/>
                <w:szCs w:val="22"/>
              </w:rPr>
              <w:t>Layer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C45D5" w14:textId="77777777" w:rsidR="00191322" w:rsidRPr="004476B8" w:rsidRDefault="00191322" w:rsidP="007B63F8">
            <w:pPr>
              <w:pStyle w:val="NormalWeb"/>
              <w:spacing w:before="0" w:beforeAutospacing="0" w:after="0" w:afterAutospacing="0" w:line="360" w:lineRule="auto"/>
              <w:jc w:val="center"/>
            </w:pPr>
            <w:r w:rsidRPr="004476B8">
              <w:rPr>
                <w:color w:val="000000"/>
                <w:sz w:val="22"/>
                <w:szCs w:val="22"/>
              </w:rPr>
              <w:t>Choice (what we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FB074" w14:textId="77777777" w:rsidR="00191322" w:rsidRPr="004476B8" w:rsidRDefault="00191322" w:rsidP="007B63F8">
            <w:pPr>
              <w:pStyle w:val="NormalWeb"/>
              <w:spacing w:before="0" w:beforeAutospacing="0" w:after="0" w:afterAutospacing="0" w:line="360" w:lineRule="auto"/>
              <w:jc w:val="center"/>
            </w:pPr>
            <w:r w:rsidRPr="004476B8">
              <w:rPr>
                <w:color w:val="000000"/>
                <w:sz w:val="22"/>
                <w:szCs w:val="22"/>
              </w:rPr>
              <w:t>Justification (why we use it)</w:t>
            </w:r>
          </w:p>
        </w:tc>
      </w:tr>
      <w:tr w:rsidR="00191322" w:rsidRPr="004476B8" w14:paraId="4BC2AE00" w14:textId="77777777">
        <w:trPr>
          <w:trHeight w:val="19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29DF2"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Research Philosophy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F24480"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Pragmatism (uses both positivism and interpretivism)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AB872" w14:textId="7F3FF53F" w:rsidR="00191322" w:rsidRPr="004476B8" w:rsidRDefault="00C53763" w:rsidP="007B63F8">
            <w:pPr>
              <w:pStyle w:val="NormalWeb"/>
              <w:spacing w:before="0" w:beforeAutospacing="0" w:after="0" w:afterAutospacing="0" w:line="360" w:lineRule="auto"/>
            </w:pPr>
            <w:r>
              <w:rPr>
                <w:color w:val="000000"/>
                <w:sz w:val="22"/>
                <w:szCs w:val="22"/>
              </w:rPr>
              <w:t>Lufyco</w:t>
            </w:r>
            <w:r w:rsidR="00191322" w:rsidRPr="004476B8">
              <w:rPr>
                <w:color w:val="000000"/>
                <w:sz w:val="22"/>
                <w:szCs w:val="22"/>
              </w:rPr>
              <w:t xml:space="preserve"> needs numbers (model accuracy, speed) and people’s views (usability, trust). Pragmatism lets us use both without forcing one viewpoint. We measure hard facts and listen to users.</w:t>
            </w:r>
            <w:r w:rsidR="0097391B" w:rsidRPr="004476B8">
              <w:t xml:space="preserve"> (Saunders et al., 2019)</w:t>
            </w:r>
          </w:p>
        </w:tc>
      </w:tr>
      <w:tr w:rsidR="00191322" w:rsidRPr="004476B8" w14:paraId="3F689E6A" w14:textId="77777777">
        <w:trPr>
          <w:trHeight w:val="22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A25DF"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Research Approach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B96C1"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Deductive + Inductive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35389" w14:textId="50EABDB9" w:rsidR="00191322" w:rsidRPr="004476B8" w:rsidRDefault="00191322" w:rsidP="007B63F8">
            <w:pPr>
              <w:pStyle w:val="NormalWeb"/>
              <w:spacing w:before="0" w:beforeAutospacing="0" w:after="0" w:afterAutospacing="0" w:line="360" w:lineRule="auto"/>
            </w:pPr>
            <w:r w:rsidRPr="004476B8">
              <w:rPr>
                <w:color w:val="000000"/>
                <w:sz w:val="22"/>
                <w:szCs w:val="22"/>
              </w:rPr>
              <w:t>Deductive: test clear hypotheses (e.g., “context-aware ranking is faster than no context”). Inductive: learn from interviews/observations what users need and understand. Using both helps us prove what works and discover improvements.</w:t>
            </w:r>
            <w:r w:rsidR="0097391B" w:rsidRPr="004476B8">
              <w:t xml:space="preserve"> (Saunders et al., 2019)</w:t>
            </w:r>
          </w:p>
        </w:tc>
      </w:tr>
      <w:tr w:rsidR="00191322" w:rsidRPr="004476B8" w14:paraId="7DF76A6E"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214B6"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Methodological Choice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31598B"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Mixed Methods (quantitative + qualitative)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4F1A6" w14:textId="6A61A768" w:rsidR="00191322" w:rsidRPr="004476B8" w:rsidRDefault="00191322" w:rsidP="007B63F8">
            <w:pPr>
              <w:pStyle w:val="NormalWeb"/>
              <w:spacing w:before="0" w:beforeAutospacing="0" w:after="0" w:afterAutospacing="0" w:line="360" w:lineRule="auto"/>
            </w:pPr>
            <w:r w:rsidRPr="004476B8">
              <w:rPr>
                <w:color w:val="000000"/>
                <w:sz w:val="22"/>
                <w:szCs w:val="22"/>
              </w:rPr>
              <w:t>We must show that the app is accurate and fast (quant) and easy and trustworthy (qual). Mixed methods capture both sides, giving a complete picture.</w:t>
            </w:r>
            <w:r w:rsidR="0097391B" w:rsidRPr="004476B8">
              <w:t xml:space="preserve"> (Saunders et al., 2019)</w:t>
            </w:r>
          </w:p>
        </w:tc>
      </w:tr>
      <w:tr w:rsidR="00191322" w:rsidRPr="004476B8" w14:paraId="0427EF99"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B0B34"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98C80"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Experiments (offline + A/B in-app)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FF6B2" w14:textId="7F8509DF" w:rsidR="00191322" w:rsidRPr="004476B8" w:rsidRDefault="00191322" w:rsidP="007B63F8">
            <w:pPr>
              <w:pStyle w:val="NormalWeb"/>
              <w:spacing w:before="0" w:beforeAutospacing="0" w:after="0" w:afterAutospacing="0" w:line="360" w:lineRule="auto"/>
            </w:pPr>
            <w:r w:rsidRPr="004476B8">
              <w:rPr>
                <w:color w:val="000000"/>
                <w:sz w:val="22"/>
                <w:szCs w:val="22"/>
              </w:rPr>
              <w:t>Offline: compare encoders, indexes, thresholds under the same settings. Online: A/B test context-aware vs. baseline in the app. Experiments show clear, fair comparisons.</w:t>
            </w:r>
            <w:r w:rsidR="0097391B" w:rsidRPr="004476B8">
              <w:t xml:space="preserve"> (Kohavi et al., 2009)</w:t>
            </w:r>
          </w:p>
        </w:tc>
      </w:tr>
      <w:tr w:rsidR="00191322" w:rsidRPr="004476B8" w14:paraId="52BE95D4"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1F6779"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lastRenderedPageBreak/>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14AD9"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Surveys / Questionnaires (closed + open questions)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314205" w14:textId="483A7EC1" w:rsidR="00191322" w:rsidRPr="004476B8" w:rsidRDefault="00191322" w:rsidP="007B63F8">
            <w:pPr>
              <w:pStyle w:val="NormalWeb"/>
              <w:spacing w:before="0" w:beforeAutospacing="0" w:after="0" w:afterAutospacing="0" w:line="360" w:lineRule="auto"/>
            </w:pPr>
            <w:r w:rsidRPr="004476B8">
              <w:rPr>
                <w:color w:val="000000"/>
                <w:sz w:val="22"/>
                <w:szCs w:val="22"/>
              </w:rPr>
              <w:t>Closed questions give scores (e.g., SUS). Open questions tell us why users liked or disliked something. Short, in-app surveys are easy to run</w:t>
            </w:r>
            <w:r w:rsidR="0097391B" w:rsidRPr="004476B8">
              <w:rPr>
                <w:color w:val="000000"/>
                <w:sz w:val="22"/>
                <w:szCs w:val="22"/>
              </w:rPr>
              <w:t xml:space="preserve"> </w:t>
            </w:r>
            <w:r w:rsidR="0097391B" w:rsidRPr="004476B8">
              <w:t>(Saunders et al., 2019)</w:t>
            </w:r>
            <w:r w:rsidRPr="004476B8">
              <w:rPr>
                <w:color w:val="000000"/>
                <w:sz w:val="22"/>
                <w:szCs w:val="22"/>
              </w:rPr>
              <w:t>.</w:t>
            </w:r>
          </w:p>
        </w:tc>
      </w:tr>
      <w:tr w:rsidR="00191322" w:rsidRPr="004476B8" w14:paraId="248BD8A2"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86C1F3"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B829B"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Semi-structured Interviews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E73C3" w14:textId="401B0D41" w:rsidR="00191322" w:rsidRPr="004476B8" w:rsidRDefault="00191322" w:rsidP="007B63F8">
            <w:pPr>
              <w:pStyle w:val="NormalWeb"/>
              <w:spacing w:before="0" w:beforeAutospacing="0" w:after="0" w:afterAutospacing="0" w:line="360" w:lineRule="auto"/>
            </w:pPr>
            <w:r w:rsidRPr="004476B8">
              <w:rPr>
                <w:color w:val="000000"/>
                <w:sz w:val="22"/>
                <w:szCs w:val="22"/>
              </w:rPr>
              <w:t>One-to-one talks reveal how users read outfits and explanations, what confuses them, and how they decide. Semi-structured = a simple guide + freedom to probe</w:t>
            </w:r>
            <w:r w:rsidR="0097391B" w:rsidRPr="004476B8">
              <w:rPr>
                <w:color w:val="000000"/>
                <w:sz w:val="22"/>
                <w:szCs w:val="22"/>
              </w:rPr>
              <w:t xml:space="preserve"> </w:t>
            </w:r>
            <w:r w:rsidR="0097391B" w:rsidRPr="004476B8">
              <w:t>(Saunders et al., 2019)</w:t>
            </w:r>
            <w:r w:rsidRPr="004476B8">
              <w:rPr>
                <w:color w:val="000000"/>
                <w:sz w:val="22"/>
                <w:szCs w:val="22"/>
              </w:rPr>
              <w:t>.</w:t>
            </w:r>
          </w:p>
        </w:tc>
      </w:tr>
      <w:tr w:rsidR="00191322" w:rsidRPr="004476B8" w14:paraId="3B0A4096"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027BB2"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02206"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Case Study / Pilot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60929" w14:textId="4C79D23C" w:rsidR="00191322" w:rsidRPr="004476B8" w:rsidRDefault="00191322" w:rsidP="007B63F8">
            <w:pPr>
              <w:pStyle w:val="NormalWeb"/>
              <w:spacing w:before="0" w:beforeAutospacing="0" w:after="0" w:afterAutospacing="0" w:line="360" w:lineRule="auto"/>
            </w:pPr>
            <w:r w:rsidRPr="004476B8">
              <w:rPr>
                <w:color w:val="000000"/>
                <w:sz w:val="22"/>
                <w:szCs w:val="22"/>
              </w:rPr>
              <w:t>A small real-world pilot (limited catalog + users) checks the end-to-end flow on real phones and networks, not just in the lab</w:t>
            </w:r>
            <w:r w:rsidR="0097391B" w:rsidRPr="004476B8">
              <w:rPr>
                <w:color w:val="000000"/>
                <w:sz w:val="22"/>
                <w:szCs w:val="22"/>
              </w:rPr>
              <w:t xml:space="preserve"> </w:t>
            </w:r>
            <w:r w:rsidR="0097391B" w:rsidRPr="004476B8">
              <w:t>(Saunders et al., 2019)</w:t>
            </w:r>
            <w:r w:rsidRPr="004476B8">
              <w:rPr>
                <w:color w:val="000000"/>
                <w:sz w:val="22"/>
                <w:szCs w:val="22"/>
              </w:rPr>
              <w:t>.</w:t>
            </w:r>
          </w:p>
        </w:tc>
      </w:tr>
      <w:tr w:rsidR="00191322" w:rsidRPr="004476B8" w14:paraId="5412E9AF"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C9A67"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9C2813"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Archival / Literature Review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A45C2" w14:textId="6275E8A3" w:rsidR="00191322" w:rsidRPr="004476B8" w:rsidRDefault="00191322" w:rsidP="007B63F8">
            <w:pPr>
              <w:pStyle w:val="NormalWeb"/>
              <w:spacing w:before="0" w:beforeAutospacing="0" w:after="0" w:afterAutospacing="0" w:line="360" w:lineRule="auto"/>
            </w:pPr>
            <w:r w:rsidRPr="004476B8">
              <w:rPr>
                <w:color w:val="000000"/>
                <w:sz w:val="22"/>
                <w:szCs w:val="22"/>
              </w:rPr>
              <w:t>We learn best practices in fashion retrieval, outfit compatibility, explainable AI, and mobile UX. This sets solid baselines and fair comparisons</w:t>
            </w:r>
            <w:r w:rsidR="0097391B" w:rsidRPr="004476B8">
              <w:rPr>
                <w:color w:val="000000"/>
                <w:sz w:val="22"/>
                <w:szCs w:val="22"/>
              </w:rPr>
              <w:t xml:space="preserve"> </w:t>
            </w:r>
            <w:r w:rsidR="0097391B" w:rsidRPr="004476B8">
              <w:t>(Kiapour et al., 2015)</w:t>
            </w:r>
            <w:r w:rsidRPr="004476B8">
              <w:rPr>
                <w:color w:val="000000"/>
                <w:sz w:val="22"/>
                <w:szCs w:val="22"/>
              </w:rPr>
              <w:t>.</w:t>
            </w:r>
          </w:p>
        </w:tc>
      </w:tr>
      <w:tr w:rsidR="00191322" w:rsidRPr="004476B8" w14:paraId="09C72A06"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BBFFA"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Strategy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0DF1F"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Observation &amp; In-App Analytics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C6123" w14:textId="57AC45E3" w:rsidR="00191322" w:rsidRPr="004476B8" w:rsidRDefault="00191322" w:rsidP="007B63F8">
            <w:pPr>
              <w:pStyle w:val="NormalWeb"/>
              <w:spacing w:before="0" w:beforeAutospacing="0" w:after="0" w:afterAutospacing="0" w:line="360" w:lineRule="auto"/>
            </w:pPr>
            <w:r w:rsidRPr="004476B8">
              <w:rPr>
                <w:color w:val="000000"/>
                <w:sz w:val="22"/>
                <w:szCs w:val="22"/>
              </w:rPr>
              <w:t>With consent, we track time-to-decision, edits, saves/shares, and simple click paths. This shows friction points users may not say out loud</w:t>
            </w:r>
            <w:r w:rsidR="0097391B" w:rsidRPr="004476B8">
              <w:rPr>
                <w:color w:val="000000"/>
                <w:sz w:val="22"/>
                <w:szCs w:val="22"/>
              </w:rPr>
              <w:t xml:space="preserve"> </w:t>
            </w:r>
            <w:r w:rsidR="0097391B" w:rsidRPr="004476B8">
              <w:t>(Kohavi et al., 2009)</w:t>
            </w:r>
            <w:r w:rsidRPr="004476B8">
              <w:rPr>
                <w:color w:val="000000"/>
                <w:sz w:val="22"/>
                <w:szCs w:val="22"/>
              </w:rPr>
              <w:t>.</w:t>
            </w:r>
          </w:p>
        </w:tc>
      </w:tr>
      <w:tr w:rsidR="00191322" w:rsidRPr="004476B8" w14:paraId="0D34803F" w14:textId="77777777">
        <w:trPr>
          <w:trHeight w:val="19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3E566"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Time Horizon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43CE5"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Cross-sectional + short Longitudinal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C0D190" w14:textId="4612BBD1" w:rsidR="00191322" w:rsidRPr="004476B8" w:rsidRDefault="00191322" w:rsidP="007B63F8">
            <w:pPr>
              <w:pStyle w:val="NormalWeb"/>
              <w:spacing w:before="0" w:beforeAutospacing="0" w:after="0" w:afterAutospacing="0" w:line="360" w:lineRule="auto"/>
            </w:pPr>
            <w:r w:rsidRPr="004476B8">
              <w:rPr>
                <w:color w:val="000000"/>
                <w:sz w:val="22"/>
                <w:szCs w:val="22"/>
              </w:rPr>
              <w:t>Cross-sectional: snapshot tests for models and first-run UX. Short longitudinal (2–4 weeks): see retention and repeated use, and how weather/context changes affect results.</w:t>
            </w:r>
            <w:r w:rsidR="0097391B" w:rsidRPr="004476B8">
              <w:rPr>
                <w:color w:val="000000"/>
                <w:sz w:val="22"/>
                <w:szCs w:val="22"/>
              </w:rPr>
              <w:t xml:space="preserve"> </w:t>
            </w:r>
            <w:r w:rsidR="0097391B" w:rsidRPr="004476B8">
              <w:t>(Saunders et al., 2019)</w:t>
            </w:r>
          </w:p>
        </w:tc>
      </w:tr>
      <w:tr w:rsidR="00191322" w:rsidRPr="004476B8" w14:paraId="5B57B83C"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8AFC1" w14:textId="6C65B212" w:rsidR="00191322" w:rsidRPr="004476B8" w:rsidRDefault="00191322" w:rsidP="007B63F8">
            <w:pPr>
              <w:pStyle w:val="NormalWeb"/>
              <w:spacing w:before="0" w:beforeAutospacing="0" w:after="0" w:afterAutospacing="0" w:line="360" w:lineRule="auto"/>
            </w:pPr>
            <w:r w:rsidRPr="004476B8">
              <w:rPr>
                <w:color w:val="000000"/>
                <w:sz w:val="22"/>
                <w:szCs w:val="22"/>
              </w:rPr>
              <w:lastRenderedPageBreak/>
              <w:t>Techniques / Procedures  Data Collection (ML)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B41CC"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Secondary datasets (public fashion image/outfit sets) + pilot catalog + user-like photos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82247" w14:textId="43EE2F6D" w:rsidR="00191322" w:rsidRPr="004476B8" w:rsidRDefault="00191322" w:rsidP="007B63F8">
            <w:pPr>
              <w:pStyle w:val="NormalWeb"/>
              <w:spacing w:before="0" w:beforeAutospacing="0" w:after="0" w:afterAutospacing="0" w:line="360" w:lineRule="auto"/>
            </w:pPr>
            <w:r w:rsidRPr="004476B8">
              <w:rPr>
                <w:color w:val="000000"/>
                <w:sz w:val="22"/>
                <w:szCs w:val="22"/>
              </w:rPr>
              <w:t>Public data pretrains models. Pilot catalog and user-like photos fine-tune to real mobile photos (messy lighting, poses). This is practical and diverse.</w:t>
            </w:r>
            <w:r w:rsidR="0097391B" w:rsidRPr="004476B8">
              <w:rPr>
                <w:color w:val="000000"/>
                <w:sz w:val="22"/>
                <w:szCs w:val="22"/>
              </w:rPr>
              <w:t>(</w:t>
            </w:r>
            <w:r w:rsidR="0097391B" w:rsidRPr="004476B8">
              <w:t xml:space="preserve"> Liu et al., 2016)</w:t>
            </w:r>
          </w:p>
        </w:tc>
      </w:tr>
      <w:tr w:rsidR="00191322" w:rsidRPr="004476B8" w14:paraId="26CD086C"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3C9B6" w14:textId="146D4B83" w:rsidR="00191322" w:rsidRPr="004476B8" w:rsidRDefault="00191322" w:rsidP="007B63F8">
            <w:pPr>
              <w:pStyle w:val="NormalWeb"/>
              <w:spacing w:before="0" w:beforeAutospacing="0" w:after="0" w:afterAutospacing="0" w:line="360" w:lineRule="auto"/>
            </w:pPr>
            <w:r w:rsidRPr="004476B8">
              <w:rPr>
                <w:color w:val="000000"/>
                <w:sz w:val="22"/>
                <w:szCs w:val="22"/>
              </w:rPr>
              <w:t>Techniques / Procedures  Data Collection (App/UX)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E24E1"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Primary, consented app data (inspiration photos, wardrobe uploads, mood/occasion; simple weather)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9BCCE" w14:textId="58346D10" w:rsidR="00191322" w:rsidRPr="004476B8" w:rsidRDefault="00191322" w:rsidP="007B63F8">
            <w:pPr>
              <w:pStyle w:val="NormalWeb"/>
              <w:spacing w:before="0" w:beforeAutospacing="0" w:after="0" w:afterAutospacing="0" w:line="360" w:lineRule="auto"/>
            </w:pPr>
            <w:r w:rsidRPr="004476B8">
              <w:rPr>
                <w:color w:val="000000"/>
                <w:sz w:val="22"/>
                <w:szCs w:val="22"/>
              </w:rPr>
              <w:t>We only collect what we need for “find similar” and outfit suggestions. Data is opt-in, encrypted, and easy to delete/export.</w:t>
            </w:r>
            <w:r w:rsidR="0097391B" w:rsidRPr="004476B8">
              <w:t xml:space="preserve"> (Saunders et al., 2019)</w:t>
            </w:r>
          </w:p>
        </w:tc>
      </w:tr>
      <w:tr w:rsidR="00191322" w:rsidRPr="004476B8" w14:paraId="3A20CB63"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C8EC0E"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Requirement Elicitation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4A03E"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Literature review, competitive scan, semi-structured interviews, structured questionnaires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4251E" w14:textId="403A80B9" w:rsidR="00191322" w:rsidRPr="004476B8" w:rsidRDefault="00191322" w:rsidP="007B63F8">
            <w:pPr>
              <w:pStyle w:val="NormalWeb"/>
              <w:spacing w:before="0" w:beforeAutospacing="0" w:after="0" w:afterAutospacing="0" w:line="360" w:lineRule="auto"/>
            </w:pPr>
            <w:r w:rsidRPr="004476B8">
              <w:rPr>
                <w:color w:val="000000"/>
                <w:sz w:val="22"/>
                <w:szCs w:val="22"/>
              </w:rPr>
              <w:t>We learn the space (review/scan), then gather needs and language (interviews), then confirm priorities at small scale (questionnaires).</w:t>
            </w:r>
            <w:r w:rsidR="0097391B" w:rsidRPr="004476B8">
              <w:t xml:space="preserve"> (Saunders et al., 2019)</w:t>
            </w:r>
          </w:p>
        </w:tc>
      </w:tr>
      <w:tr w:rsidR="00191322" w:rsidRPr="004476B8" w14:paraId="26368F1E" w14:textId="77777777">
        <w:trPr>
          <w:trHeight w:val="19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7667D" w14:textId="71AC6112" w:rsidR="00191322" w:rsidRPr="004476B8" w:rsidRDefault="00191322" w:rsidP="007B63F8">
            <w:pPr>
              <w:pStyle w:val="NormalWeb"/>
              <w:spacing w:before="0" w:beforeAutospacing="0" w:after="0" w:afterAutospacing="0" w:line="360" w:lineRule="auto"/>
            </w:pPr>
            <w:r w:rsidRPr="004476B8">
              <w:rPr>
                <w:color w:val="000000"/>
                <w:sz w:val="22"/>
                <w:szCs w:val="22"/>
              </w:rPr>
              <w:t>Evaluation Quantitative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394DD"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Retrieval/Ranking: Recall@K, Precision@K, MRR, NDCG, mAP; Attributes: Accuracy, Precision, Recall, F1, AUC-ROC; Performance: p50/p95 latency, model size, memory/battery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2B8C2" w14:textId="0A0BDBBA" w:rsidR="00191322" w:rsidRPr="004476B8" w:rsidRDefault="00191322" w:rsidP="007B63F8">
            <w:pPr>
              <w:pStyle w:val="NormalWeb"/>
              <w:spacing w:before="0" w:beforeAutospacing="0" w:after="0" w:afterAutospacing="0" w:line="360" w:lineRule="auto"/>
            </w:pPr>
            <w:r w:rsidRPr="004476B8">
              <w:rPr>
                <w:color w:val="000000"/>
                <w:sz w:val="22"/>
                <w:szCs w:val="22"/>
              </w:rPr>
              <w:t>These show: do we find good matches early, order outfits well, label items correctly, and keep the app fast and light?</w:t>
            </w:r>
            <w:r w:rsidR="0097391B" w:rsidRPr="004476B8">
              <w:t xml:space="preserve"> (Kiapour et al., 2015; Liu et al., 2016)</w:t>
            </w:r>
          </w:p>
        </w:tc>
      </w:tr>
      <w:tr w:rsidR="00191322" w:rsidRPr="004476B8" w14:paraId="0302D85A"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D44ED" w14:textId="7D14D690" w:rsidR="00191322" w:rsidRPr="004476B8" w:rsidRDefault="00191322" w:rsidP="007B63F8">
            <w:pPr>
              <w:pStyle w:val="NormalWeb"/>
              <w:spacing w:before="0" w:beforeAutospacing="0" w:after="0" w:afterAutospacing="0" w:line="360" w:lineRule="auto"/>
            </w:pPr>
            <w:r w:rsidRPr="004476B8">
              <w:rPr>
                <w:color w:val="000000"/>
                <w:sz w:val="22"/>
                <w:szCs w:val="22"/>
              </w:rPr>
              <w:t>Evaluation  Qualitative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9E61A"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SUS, time-to-decision, edit rate, save/share rate, short post-task interviews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D6184" w14:textId="171598C5" w:rsidR="00191322" w:rsidRPr="004476B8" w:rsidRDefault="00191322" w:rsidP="007B63F8">
            <w:pPr>
              <w:pStyle w:val="NormalWeb"/>
              <w:spacing w:before="0" w:beforeAutospacing="0" w:after="0" w:afterAutospacing="0" w:line="360" w:lineRule="auto"/>
            </w:pPr>
            <w:r w:rsidRPr="004476B8">
              <w:rPr>
                <w:color w:val="000000"/>
                <w:sz w:val="22"/>
                <w:szCs w:val="22"/>
              </w:rPr>
              <w:t>These show: does the app actually feel easier, faster, and more trustworthy? Interviews explain the scores.</w:t>
            </w:r>
            <w:r w:rsidR="0097391B" w:rsidRPr="004476B8">
              <w:t xml:space="preserve"> (Saunders et al., 2019; Kohavi et al., 2009)</w:t>
            </w:r>
          </w:p>
        </w:tc>
      </w:tr>
      <w:tr w:rsidR="00191322" w:rsidRPr="004476B8" w14:paraId="4D99FE11"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32AE8B"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Data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EC6AA"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Simple statistics (t-test/Mann-Whitney), effect sizes, confidence intervals; Thematic analysis for interviews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F85322" w14:textId="651CBB6A" w:rsidR="00191322" w:rsidRPr="004476B8" w:rsidRDefault="00191322" w:rsidP="007B63F8">
            <w:pPr>
              <w:pStyle w:val="NormalWeb"/>
              <w:spacing w:before="0" w:beforeAutospacing="0" w:after="0" w:afterAutospacing="0" w:line="360" w:lineRule="auto"/>
            </w:pPr>
            <w:r w:rsidRPr="004476B8">
              <w:rPr>
                <w:color w:val="000000"/>
                <w:sz w:val="22"/>
                <w:szCs w:val="22"/>
              </w:rPr>
              <w:t>Stats make A/B conclusions reliable. Thematic coding finds repeating UX themes that guide design and explanation wording.</w:t>
            </w:r>
            <w:r w:rsidR="0097391B" w:rsidRPr="004476B8">
              <w:t xml:space="preserve"> (Saunders et al., 2019)</w:t>
            </w:r>
          </w:p>
        </w:tc>
      </w:tr>
      <w:tr w:rsidR="00191322" w:rsidRPr="004476B8" w14:paraId="72750B1F" w14:textId="77777777">
        <w:trPr>
          <w:trHeight w:val="22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4AD4A"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lastRenderedPageBreak/>
              <w:t>Hypotheses (examples)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8C4ED" w14:textId="07B7360C" w:rsidR="00191322" w:rsidRPr="004476B8" w:rsidRDefault="00191322" w:rsidP="007B63F8">
            <w:pPr>
              <w:pStyle w:val="NormalWeb"/>
              <w:spacing w:before="0" w:beforeAutospacing="0" w:after="0" w:afterAutospacing="0" w:line="360" w:lineRule="auto"/>
            </w:pPr>
            <w:r w:rsidRPr="004476B8">
              <w:rPr>
                <w:color w:val="000000"/>
                <w:sz w:val="22"/>
                <w:szCs w:val="22"/>
              </w:rPr>
              <w:t>H1: Context-aware re-ranking reduces time-to-decision. H2: Explanations lower edit rate and raise save/share. H3: ViT+ANN improves Recall@10 vs. keyword search. H4: p95 latency ≤ 1s raises SUS and task success.</w:t>
            </w:r>
            <w:r w:rsidR="00137B42" w:rsidRPr="004476B8">
              <w:t xml:space="preserve"> (Johnson et al., 2017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579828"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Each hypothesis maps directly to a user benefit (speed, trust, relevance, smooth feel) and is testable with our metrics.</w:t>
            </w:r>
          </w:p>
        </w:tc>
      </w:tr>
      <w:tr w:rsidR="00191322" w:rsidRPr="004476B8" w14:paraId="7EE2016C"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8A73D"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Sampling &amp; Participants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4961F" w14:textId="43A2996C" w:rsidR="00191322" w:rsidRPr="004476B8" w:rsidRDefault="00191322" w:rsidP="007B63F8">
            <w:pPr>
              <w:pStyle w:val="NormalWeb"/>
              <w:spacing w:before="0" w:beforeAutospacing="0" w:after="0" w:afterAutospacing="0" w:line="360" w:lineRule="auto"/>
            </w:pPr>
            <w:r w:rsidRPr="004476B8">
              <w:rPr>
                <w:color w:val="000000"/>
                <w:sz w:val="22"/>
                <w:szCs w:val="22"/>
              </w:rPr>
              <w:t>Purposive (interviews: varied styles/sizes/occasions); convenience (pilot users); minimum n per A/B arm from a quick power check</w:t>
            </w:r>
            <w:r w:rsidR="00137B42" w:rsidRPr="004476B8">
              <w:t xml:space="preserve"> (Saunders et al., 2019)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FD744"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Ensures we cover common and edge cases, keep the study practical, and reduce the chance of false results.</w:t>
            </w:r>
          </w:p>
        </w:tc>
      </w:tr>
      <w:tr w:rsidR="00191322" w:rsidRPr="004476B8" w14:paraId="381A6253" w14:textId="77777777">
        <w:trPr>
          <w:trHeight w:val="16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D9581"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Ethics, Privacy, Safety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D46B7" w14:textId="38221977" w:rsidR="00191322" w:rsidRPr="004476B8" w:rsidRDefault="00191322" w:rsidP="007B63F8">
            <w:pPr>
              <w:pStyle w:val="NormalWeb"/>
              <w:spacing w:before="0" w:beforeAutospacing="0" w:after="0" w:afterAutospacing="0" w:line="360" w:lineRule="auto"/>
            </w:pPr>
            <w:r w:rsidRPr="004476B8">
              <w:rPr>
                <w:color w:val="000000"/>
                <w:sz w:val="22"/>
                <w:szCs w:val="22"/>
              </w:rPr>
              <w:t>Consent, data minimization, encryption (in transit/at rest), easy opt-out, bias checks</w:t>
            </w:r>
            <w:r w:rsidR="00137B42" w:rsidRPr="004476B8">
              <w:t xml:space="preserve"> (Saunders et al., 2019)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E8D95"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Wardrobe photos and preferences are sensitive. We collect the least we need, secure it, allow deletion/export, and check rankings for unfair bias.</w:t>
            </w:r>
          </w:p>
        </w:tc>
      </w:tr>
      <w:tr w:rsidR="00191322" w:rsidRPr="004476B8" w14:paraId="0D5BFE4B" w14:textId="77777777">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AD1C8"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Quality &amp; Validity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ED85F" w14:textId="20F950C4" w:rsidR="00191322" w:rsidRPr="004476B8" w:rsidRDefault="00191322" w:rsidP="007B63F8">
            <w:pPr>
              <w:pStyle w:val="NormalWeb"/>
              <w:spacing w:before="0" w:beforeAutospacing="0" w:after="0" w:afterAutospacing="0" w:line="360" w:lineRule="auto"/>
            </w:pPr>
            <w:r w:rsidRPr="004476B8">
              <w:rPr>
                <w:color w:val="000000"/>
                <w:sz w:val="22"/>
                <w:szCs w:val="22"/>
              </w:rPr>
              <w:t>Triangulation, pilot runs, pre-registered metrics</w:t>
            </w:r>
            <w:r w:rsidR="00137B42" w:rsidRPr="004476B8">
              <w:t xml:space="preserve"> (Saunders et al., 2019; Kohavi et al., 2009)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F91DF" w14:textId="77777777" w:rsidR="00191322" w:rsidRPr="004476B8" w:rsidRDefault="00191322" w:rsidP="007B63F8">
            <w:pPr>
              <w:pStyle w:val="NormalWeb"/>
              <w:spacing w:before="0" w:beforeAutospacing="0" w:after="0" w:afterAutospacing="0" w:line="360" w:lineRule="auto"/>
            </w:pPr>
            <w:r w:rsidRPr="004476B8">
              <w:rPr>
                <w:color w:val="000000"/>
                <w:sz w:val="22"/>
                <w:szCs w:val="22"/>
              </w:rPr>
              <w:t>Multiple methods pointing to the same answer increase confidence. Pilots de-risk. Pre-declared metrics avoid “moving the goalposts.”</w:t>
            </w:r>
          </w:p>
        </w:tc>
      </w:tr>
    </w:tbl>
    <w:p w14:paraId="08988F9D" w14:textId="77777777" w:rsidR="00B050ED" w:rsidRPr="004476B8" w:rsidRDefault="00B050ED" w:rsidP="007B63F8">
      <w:pPr>
        <w:spacing w:line="360" w:lineRule="auto"/>
        <w:rPr>
          <w:color w:val="000000" w:themeColor="text1"/>
        </w:rPr>
      </w:pPr>
    </w:p>
    <w:p w14:paraId="11E26966" w14:textId="2918A192" w:rsidR="00191322" w:rsidRPr="00117ED9" w:rsidRDefault="00191322" w:rsidP="00117ED9">
      <w:pPr>
        <w:pStyle w:val="Heading2"/>
      </w:pPr>
      <w:bookmarkStart w:id="92" w:name="_Toc213870908"/>
      <w:r w:rsidRPr="00117ED9">
        <w:t>Development Methodology</w:t>
      </w:r>
      <w:bookmarkEnd w:id="92"/>
      <w:r w:rsidRPr="00117ED9">
        <w:t> </w:t>
      </w:r>
    </w:p>
    <w:p w14:paraId="050FE98E" w14:textId="3160C1C3" w:rsidR="00191322" w:rsidRPr="004476B8" w:rsidRDefault="00C53763" w:rsidP="0050657B">
      <w:pPr>
        <w:spacing w:line="360" w:lineRule="auto"/>
        <w:jc w:val="both"/>
        <w:rPr>
          <w:color w:val="000000" w:themeColor="text1"/>
        </w:rPr>
      </w:pPr>
      <w:r>
        <w:rPr>
          <w:color w:val="000000" w:themeColor="text1"/>
        </w:rPr>
        <w:t>Lufyco</w:t>
      </w:r>
      <w:r w:rsidR="00C67FAE" w:rsidRPr="004476B8">
        <w:rPr>
          <w:color w:val="000000" w:themeColor="text1"/>
        </w:rPr>
        <w:t xml:space="preserve"> is created in short, repeatable cycles. The process is simple: we plan a small change, design it, build it, test it on real phones, collect results, and improve it. We combine lean UX (quick sketches → quick tests) with agile sprints (1–2 week sprints) and a light ML loop (collect/clean the data → train → evaluate → deploy). Every cycle ends with a working build, a small usability check, and model numbers that are aligned with the benchmarks from Chapter 2. This principle keeps design, engineering and evaluation close together, culminating in every definition becoming a testable feature or metric</w:t>
      </w:r>
      <w:r w:rsidR="00137B42" w:rsidRPr="004476B8">
        <w:rPr>
          <w:color w:val="000000" w:themeColor="text1"/>
        </w:rPr>
        <w:t xml:space="preserve"> </w:t>
      </w:r>
      <w:r w:rsidR="00137B42" w:rsidRPr="004476B8">
        <w:t>(Schwaber &amp; Sutherland, 2020)</w:t>
      </w:r>
      <w:r w:rsidR="00C67FAE" w:rsidRPr="004476B8">
        <w:rPr>
          <w:color w:val="000000" w:themeColor="text1"/>
        </w:rPr>
        <w:t>.</w:t>
      </w:r>
    </w:p>
    <w:p w14:paraId="14FF43CC" w14:textId="77777777" w:rsidR="00C67FAE" w:rsidRPr="004476B8" w:rsidRDefault="00C67FAE" w:rsidP="007B63F8">
      <w:pPr>
        <w:spacing w:line="360" w:lineRule="auto"/>
        <w:rPr>
          <w:color w:val="000000" w:themeColor="text1"/>
        </w:rPr>
      </w:pPr>
    </w:p>
    <w:p w14:paraId="139447A0" w14:textId="0BB0B952" w:rsidR="00E07960" w:rsidRPr="00E07960" w:rsidRDefault="00C67FAE" w:rsidP="00117ED9">
      <w:pPr>
        <w:pStyle w:val="Heading2"/>
        <w:rPr>
          <w:rStyle w:val="Heading3Char"/>
          <w:rFonts w:cs="Times New Roman"/>
          <w:b/>
          <w:bCs/>
          <w:sz w:val="24"/>
          <w:szCs w:val="24"/>
        </w:rPr>
      </w:pPr>
      <w:bookmarkStart w:id="93" w:name="_Toc213870909"/>
      <w:r w:rsidRPr="00E07960">
        <w:rPr>
          <w:rStyle w:val="Heading3Char"/>
          <w:rFonts w:cs="Times New Roman"/>
          <w:b/>
          <w:bCs/>
          <w:sz w:val="24"/>
          <w:szCs w:val="24"/>
        </w:rPr>
        <w:lastRenderedPageBreak/>
        <w:t>Requirement Elicitation Methodology</w:t>
      </w:r>
      <w:bookmarkEnd w:id="93"/>
    </w:p>
    <w:p w14:paraId="3A5ED089" w14:textId="77777777" w:rsidR="00C67FAE" w:rsidRPr="00117ED9" w:rsidRDefault="00C67FAE" w:rsidP="00117ED9">
      <w:pPr>
        <w:pStyle w:val="Heading3"/>
      </w:pPr>
      <w:bookmarkStart w:id="94" w:name="_Toc213870910"/>
      <w:r w:rsidRPr="00117ED9">
        <w:t>Interviews</w:t>
      </w:r>
      <w:bookmarkEnd w:id="94"/>
    </w:p>
    <w:p w14:paraId="6C522AFA" w14:textId="77777777" w:rsidR="00E07960" w:rsidRPr="00E07960" w:rsidRDefault="00E07960" w:rsidP="00E07960"/>
    <w:p w14:paraId="6272F714" w14:textId="2378493A" w:rsidR="00C67FAE" w:rsidRPr="004476B8" w:rsidRDefault="00C67FAE" w:rsidP="0050657B">
      <w:pPr>
        <w:spacing w:line="360" w:lineRule="auto"/>
        <w:jc w:val="both"/>
        <w:rPr>
          <w:color w:val="000000" w:themeColor="text1"/>
        </w:rPr>
      </w:pPr>
      <w:r w:rsidRPr="004476B8">
        <w:rPr>
          <w:color w:val="000000" w:themeColor="text1"/>
        </w:rPr>
        <w:t>We conducted straightforward semi-structured interviews with a diverse assortment of shoppers whose ages, sizes, styles, and climates varied. We asked them to reflect on how they search when they don't know fashion terminology, how they select clothing for an event, how "mood" and "occasion" resonated with them, and for their impression of a digital wardrobe. We also inquired about privacy and trust: what data would they be okay sharing, and what would lead them to feel comfortable with any explanations offered. We recorded with permission, then transcribed and summarized the conversations. We categorized similar sentiments into themes. Those themes contributed to user personas, pain points, and concrete user stories</w:t>
      </w:r>
      <w:r w:rsidR="00137B42" w:rsidRPr="004476B8">
        <w:t xml:space="preserve"> (Saunders et al, 2019)</w:t>
      </w:r>
      <w:r w:rsidRPr="004476B8">
        <w:rPr>
          <w:color w:val="000000" w:themeColor="text1"/>
        </w:rPr>
        <w:t xml:space="preserve"> (for example, some kind of automatic indication of rain-friendly shoes).</w:t>
      </w:r>
    </w:p>
    <w:p w14:paraId="490A2D70" w14:textId="77777777" w:rsidR="00C67FAE" w:rsidRPr="004476B8" w:rsidRDefault="00C67FAE" w:rsidP="007B63F8">
      <w:pPr>
        <w:spacing w:line="360" w:lineRule="auto"/>
        <w:rPr>
          <w:color w:val="000000" w:themeColor="text1"/>
        </w:rPr>
      </w:pPr>
    </w:p>
    <w:p w14:paraId="6F7D95E6" w14:textId="77777777" w:rsidR="00C67FAE" w:rsidRPr="00117ED9" w:rsidRDefault="00C67FAE" w:rsidP="00117ED9">
      <w:pPr>
        <w:pStyle w:val="Heading3"/>
      </w:pPr>
      <w:bookmarkStart w:id="95" w:name="_Toc213870911"/>
      <w:r w:rsidRPr="00117ED9">
        <w:t>Surveys</w:t>
      </w:r>
      <w:bookmarkEnd w:id="95"/>
    </w:p>
    <w:p w14:paraId="01FA1651" w14:textId="77777777" w:rsidR="00E07960" w:rsidRPr="00E07960" w:rsidRDefault="00E07960" w:rsidP="00E07960"/>
    <w:p w14:paraId="537D7DDA" w14:textId="44BBA897" w:rsidR="00C67FAE" w:rsidRPr="004476B8" w:rsidRDefault="00C67FAE" w:rsidP="0050657B">
      <w:pPr>
        <w:spacing w:line="360" w:lineRule="auto"/>
        <w:jc w:val="both"/>
        <w:rPr>
          <w:color w:val="000000" w:themeColor="text1"/>
        </w:rPr>
      </w:pPr>
      <w:r w:rsidRPr="004476B8">
        <w:rPr>
          <w:color w:val="000000" w:themeColor="text1"/>
        </w:rPr>
        <w:t>We used short, in-app surveys and longer online surveys. Closed questions (such as 1-5 ratings) produced numbers for satisfaction with image search, suggestions for outfits, and explanations. Open-ended questions allowed users to write their own language around their style and needs. These findings helped us to prioritize features and set sensible targets</w:t>
      </w:r>
      <w:r w:rsidR="00137B42" w:rsidRPr="004476B8">
        <w:t xml:space="preserve"> (Saunders et al., 2019; Kohavi et al., 2009)</w:t>
      </w:r>
      <w:r w:rsidRPr="004476B8">
        <w:rPr>
          <w:color w:val="000000" w:themeColor="text1"/>
        </w:rPr>
        <w:t xml:space="preserve"> (like time-to-decision), while also having a consistent measuring system across versions of the product by ask those user enjoy the same questions across all the variants.</w:t>
      </w:r>
    </w:p>
    <w:p w14:paraId="29E9DEC7" w14:textId="77777777" w:rsidR="00C67FAE" w:rsidRPr="004476B8" w:rsidRDefault="00C67FAE" w:rsidP="007B63F8">
      <w:pPr>
        <w:spacing w:line="360" w:lineRule="auto"/>
        <w:rPr>
          <w:color w:val="000000" w:themeColor="text1"/>
        </w:rPr>
      </w:pPr>
    </w:p>
    <w:p w14:paraId="5E6ACBEF" w14:textId="77777777" w:rsidR="00C67FAE" w:rsidRPr="00117ED9" w:rsidRDefault="00C67FAE" w:rsidP="00117ED9">
      <w:pPr>
        <w:pStyle w:val="Heading3"/>
      </w:pPr>
      <w:bookmarkStart w:id="96" w:name="_Toc213870912"/>
      <w:r w:rsidRPr="00117ED9">
        <w:t>Document Analysis</w:t>
      </w:r>
      <w:bookmarkEnd w:id="96"/>
    </w:p>
    <w:p w14:paraId="39F4B1BA" w14:textId="77777777" w:rsidR="00E07960" w:rsidRPr="00E07960" w:rsidRDefault="00E07960" w:rsidP="00E07960"/>
    <w:p w14:paraId="4C2FAE61" w14:textId="7B52F7B8" w:rsidR="00E95769" w:rsidRDefault="00C67FAE" w:rsidP="0050657B">
      <w:pPr>
        <w:spacing w:line="360" w:lineRule="auto"/>
        <w:jc w:val="both"/>
        <w:rPr>
          <w:color w:val="000000" w:themeColor="text1"/>
        </w:rPr>
      </w:pPr>
      <w:r w:rsidRPr="004476B8">
        <w:rPr>
          <w:color w:val="000000" w:themeColor="text1"/>
        </w:rPr>
        <w:t>We examined competitor apps, app store reviews, help materials, and other helpful articles. This highlighted for us what is common (searching, filters, “complete the look”) and what people complain about (weak personalization, slow outputs, and confusing sizing). We noted areas where they misses the mark for a mobile-only app, such as shaky image searching with personal photos, and no suggestions that considered weather conditions. This led us to characterize early functional requirements (e.g., upload a photo to find similar) and non-functional requirements</w:t>
      </w:r>
      <w:r w:rsidR="00137B42" w:rsidRPr="004476B8">
        <w:rPr>
          <w:color w:val="000000" w:themeColor="text1"/>
        </w:rPr>
        <w:t xml:space="preserve"> </w:t>
      </w:r>
      <w:r w:rsidR="00137B42" w:rsidRPr="004476B8">
        <w:t>(Saunders et al., 2019)</w:t>
      </w:r>
      <w:r w:rsidRPr="004476B8">
        <w:rPr>
          <w:color w:val="000000" w:themeColor="text1"/>
        </w:rPr>
        <w:t xml:space="preserve"> (quick responses, explicit privacy, short explanations).</w:t>
      </w:r>
    </w:p>
    <w:p w14:paraId="5D2E07BE" w14:textId="77777777" w:rsidR="00E07960" w:rsidRPr="004476B8" w:rsidRDefault="00E07960" w:rsidP="007B63F8">
      <w:pPr>
        <w:spacing w:line="360" w:lineRule="auto"/>
        <w:rPr>
          <w:color w:val="000000" w:themeColor="text1"/>
        </w:rPr>
      </w:pPr>
    </w:p>
    <w:p w14:paraId="5A27969F" w14:textId="3BCA25AF" w:rsidR="00E95769" w:rsidRPr="00117ED9" w:rsidRDefault="00C67FAE" w:rsidP="00117ED9">
      <w:pPr>
        <w:pStyle w:val="Heading3"/>
      </w:pPr>
      <w:bookmarkStart w:id="97" w:name="_Toc213870913"/>
      <w:r w:rsidRPr="00117ED9">
        <w:lastRenderedPageBreak/>
        <w:t>Brainstorming</w:t>
      </w:r>
      <w:bookmarkEnd w:id="97"/>
    </w:p>
    <w:p w14:paraId="7F63D944" w14:textId="345CE46D" w:rsidR="00C67FAE" w:rsidRPr="004476B8" w:rsidRDefault="00C67FAE" w:rsidP="0050657B">
      <w:pPr>
        <w:spacing w:line="360" w:lineRule="auto"/>
        <w:jc w:val="both"/>
        <w:rPr>
          <w:color w:val="000000" w:themeColor="text1"/>
        </w:rPr>
      </w:pPr>
      <w:r w:rsidRPr="004476B8">
        <w:rPr>
          <w:color w:val="000000" w:themeColor="text1"/>
        </w:rPr>
        <w:t>We did quick workshops with the team and some users. We used simple methods (How-Might-We prompts, quick sketching, dot-voting). We discussed possible options for the AI Stylist, mood/occasion inputs, and explaining styles. Weaimed to connect to user pains and docs metrics from Chapter 2 (when possible), and then we used MoSCoW (Must/Should/Could/Won’t) just to select what to build first. When we experienced trade-offs (more control vs. easier screen), we planned small A/B tests so data would guide us</w:t>
      </w:r>
      <w:r w:rsidR="00137B42" w:rsidRPr="004476B8">
        <w:rPr>
          <w:color w:val="000000" w:themeColor="text1"/>
        </w:rPr>
        <w:t xml:space="preserve"> </w:t>
      </w:r>
      <w:r w:rsidR="00137B42" w:rsidRPr="004476B8">
        <w:t>(Kohavi et al., 2009; Schwaber &amp; Sutherland, 2020)</w:t>
      </w:r>
      <w:r w:rsidRPr="004476B8">
        <w:rPr>
          <w:color w:val="000000" w:themeColor="text1"/>
        </w:rPr>
        <w:t>.</w:t>
      </w:r>
    </w:p>
    <w:p w14:paraId="208F2C3A" w14:textId="77777777" w:rsidR="00E07960" w:rsidRPr="00117ED9" w:rsidRDefault="00E07960" w:rsidP="00117ED9">
      <w:pPr>
        <w:rPr>
          <w:lang w:val="en-US"/>
        </w:rPr>
      </w:pPr>
    </w:p>
    <w:p w14:paraId="312D9AC2" w14:textId="7CECB957" w:rsidR="00E95769" w:rsidRPr="00117ED9" w:rsidRDefault="00E95769" w:rsidP="00117ED9">
      <w:pPr>
        <w:pStyle w:val="Heading3"/>
      </w:pPr>
      <w:bookmarkStart w:id="98" w:name="_Toc213870914"/>
      <w:r w:rsidRPr="00117ED9">
        <w:t>Observation</w:t>
      </w:r>
      <w:bookmarkEnd w:id="98"/>
    </w:p>
    <w:p w14:paraId="1ACE71B4" w14:textId="77777777" w:rsidR="00E07960" w:rsidRPr="00E07960" w:rsidRDefault="00E07960" w:rsidP="00E07960"/>
    <w:p w14:paraId="3D96C358" w14:textId="3294CC5C" w:rsidR="00E95769" w:rsidRPr="004476B8" w:rsidRDefault="00E95769" w:rsidP="0050657B">
      <w:pPr>
        <w:spacing w:line="360" w:lineRule="auto"/>
        <w:jc w:val="both"/>
        <w:rPr>
          <w:color w:val="000000" w:themeColor="text1"/>
        </w:rPr>
      </w:pPr>
      <w:r w:rsidRPr="004476B8">
        <w:rPr>
          <w:color w:val="000000" w:themeColor="text1"/>
        </w:rPr>
        <w:t xml:space="preserve"> We observed people completing basic tasks on paper prototypes and early clickable demos. Tasks included: upload a photo, find similar items, set mood and occasion, and accept or edit an outfit. We timed each step and noted areas where users hesitated, as well as errors or obstacles. This "watch and listen" step uncovered practical usability issues with the prototypes</w:t>
      </w:r>
      <w:r w:rsidR="00EC0AE9" w:rsidRPr="004476B8">
        <w:rPr>
          <w:color w:val="000000" w:themeColor="text1"/>
        </w:rPr>
        <w:t xml:space="preserve"> </w:t>
      </w:r>
      <w:r w:rsidRPr="004476B8">
        <w:rPr>
          <w:color w:val="000000" w:themeColor="text1"/>
        </w:rPr>
        <w:t>unclear icons/design, long filter panels, and confusing wording</w:t>
      </w:r>
      <w:r w:rsidR="00EC0AE9" w:rsidRPr="004476B8">
        <w:rPr>
          <w:color w:val="000000" w:themeColor="text1"/>
        </w:rPr>
        <w:t xml:space="preserve"> </w:t>
      </w:r>
      <w:r w:rsidRPr="004476B8">
        <w:rPr>
          <w:color w:val="000000" w:themeColor="text1"/>
        </w:rPr>
        <w:t>that may not have surfaced in an interview only context. We came out of each observation with a list of small UI or copy fixes for the next sprint</w:t>
      </w:r>
      <w:r w:rsidR="00137B42" w:rsidRPr="004476B8">
        <w:rPr>
          <w:color w:val="000000" w:themeColor="text1"/>
        </w:rPr>
        <w:t xml:space="preserve"> </w:t>
      </w:r>
      <w:r w:rsidR="00137B42" w:rsidRPr="004476B8">
        <w:t>(Saunders et al., 2019)</w:t>
      </w:r>
      <w:r w:rsidRPr="004476B8">
        <w:rPr>
          <w:color w:val="000000" w:themeColor="text1"/>
        </w:rPr>
        <w:t>.</w:t>
      </w:r>
    </w:p>
    <w:p w14:paraId="546388FD" w14:textId="77777777" w:rsidR="00E95769" w:rsidRPr="004476B8" w:rsidRDefault="00E95769" w:rsidP="007B63F8">
      <w:pPr>
        <w:spacing w:line="360" w:lineRule="auto"/>
        <w:rPr>
          <w:color w:val="000000" w:themeColor="text1"/>
        </w:rPr>
      </w:pPr>
    </w:p>
    <w:p w14:paraId="5BD0C9A7" w14:textId="77777777" w:rsidR="00E95769" w:rsidRPr="00117ED9" w:rsidRDefault="00E95769" w:rsidP="00117ED9">
      <w:pPr>
        <w:pStyle w:val="Heading3"/>
      </w:pPr>
      <w:bookmarkStart w:id="99" w:name="_Toc213870915"/>
      <w:r w:rsidRPr="00117ED9">
        <w:t>Prototyping</w:t>
      </w:r>
      <w:bookmarkEnd w:id="99"/>
      <w:r w:rsidRPr="00117ED9">
        <w:t xml:space="preserve"> </w:t>
      </w:r>
    </w:p>
    <w:p w14:paraId="3AE8FB63" w14:textId="77777777" w:rsidR="00E07960" w:rsidRPr="00E07960" w:rsidRDefault="00E07960" w:rsidP="00E07960"/>
    <w:p w14:paraId="1C522BC2" w14:textId="1C36089C" w:rsidR="00C67FAE" w:rsidRPr="004476B8" w:rsidRDefault="00E95769" w:rsidP="0050657B">
      <w:pPr>
        <w:spacing w:line="360" w:lineRule="auto"/>
        <w:jc w:val="both"/>
        <w:rPr>
          <w:color w:val="000000" w:themeColor="text1"/>
        </w:rPr>
      </w:pPr>
      <w:r w:rsidRPr="004476B8">
        <w:rPr>
          <w:color w:val="000000" w:themeColor="text1"/>
        </w:rPr>
        <w:t xml:space="preserve"> We progressed from quick sketches, to low-fidelity wireframe and finally to high-fidelity interactive prototypes. At the beginning, we were testing layout and wording with lightweight "fake AI" before we had the models ready for usability testing. Later we connected to actual models to measure response time to mockup interactions, as well as ranking on device</w:t>
      </w:r>
      <w:r w:rsidR="00137B42" w:rsidRPr="004476B8">
        <w:rPr>
          <w:color w:val="000000" w:themeColor="text1"/>
        </w:rPr>
        <w:t xml:space="preserve"> </w:t>
      </w:r>
      <w:r w:rsidR="00137B42" w:rsidRPr="004476B8">
        <w:t>(Schwaber &amp; Sutherland, 2020)</w:t>
      </w:r>
      <w:r w:rsidRPr="004476B8">
        <w:rPr>
          <w:color w:val="000000" w:themeColor="text1"/>
        </w:rPr>
        <w:t>. Each round of prototypes ended with a quick usability check we always documented. Changes for usability fixes resulted from each round of prototypes, which all fed directly into the next sprint to ensure continuous application improvement.</w:t>
      </w:r>
    </w:p>
    <w:p w14:paraId="3B17568D" w14:textId="77777777" w:rsidR="00E95769" w:rsidRPr="004476B8" w:rsidRDefault="00E95769" w:rsidP="007B63F8">
      <w:pPr>
        <w:spacing w:line="360" w:lineRule="auto"/>
        <w:rPr>
          <w:color w:val="000000" w:themeColor="text1"/>
        </w:rPr>
      </w:pPr>
    </w:p>
    <w:p w14:paraId="62528D78" w14:textId="30C90A7D" w:rsidR="00E95769" w:rsidRPr="00117ED9" w:rsidRDefault="00E95769" w:rsidP="00117ED9">
      <w:pPr>
        <w:pStyle w:val="Heading3"/>
      </w:pPr>
      <w:bookmarkStart w:id="100" w:name="_Toc213870916"/>
      <w:r w:rsidRPr="00117ED9">
        <w:t>Self-Evaluation</w:t>
      </w:r>
      <w:bookmarkEnd w:id="100"/>
      <w:r w:rsidRPr="00117ED9">
        <w:t xml:space="preserve"> </w:t>
      </w:r>
    </w:p>
    <w:p w14:paraId="18678B63" w14:textId="77777777" w:rsidR="00E07960" w:rsidRPr="00E07960" w:rsidRDefault="00E07960" w:rsidP="00E07960"/>
    <w:p w14:paraId="0FDD88CE" w14:textId="67AD391E" w:rsidR="00E95769" w:rsidRPr="0050657B" w:rsidRDefault="00E95769" w:rsidP="0050657B">
      <w:pPr>
        <w:spacing w:line="360" w:lineRule="auto"/>
        <w:jc w:val="both"/>
        <w:rPr>
          <w:color w:val="000000" w:themeColor="text1"/>
          <w:lang w:val="en-US"/>
        </w:rPr>
      </w:pPr>
      <w:r w:rsidRPr="004476B8">
        <w:rPr>
          <w:color w:val="000000" w:themeColor="text1"/>
        </w:rPr>
        <w:t xml:space="preserve">The team used </w:t>
      </w:r>
      <w:r w:rsidR="00C53763">
        <w:rPr>
          <w:color w:val="000000" w:themeColor="text1"/>
        </w:rPr>
        <w:t>Lufyco</w:t>
      </w:r>
      <w:r w:rsidRPr="004476B8">
        <w:rPr>
          <w:color w:val="000000" w:themeColor="text1"/>
        </w:rPr>
        <w:t xml:space="preserve"> every day, on lots of their own photos and wardrobes. We kept a pretty simple shared log, with a date, scenario, problem, and suggested fix. Every week we reviewed the log together and turned notes into requirements or bug tickets. This "use it ourselves" step </w:t>
      </w:r>
      <w:r w:rsidRPr="004476B8">
        <w:rPr>
          <w:color w:val="000000" w:themeColor="text1"/>
        </w:rPr>
        <w:lastRenderedPageBreak/>
        <w:t>kept quality high between formal research studies and ensured it stayed practical for everyday use</w:t>
      </w:r>
      <w:r w:rsidR="00137B42" w:rsidRPr="004476B8">
        <w:rPr>
          <w:color w:val="000000" w:themeColor="text1"/>
        </w:rPr>
        <w:t xml:space="preserve"> </w:t>
      </w:r>
      <w:r w:rsidR="00137B42" w:rsidRPr="004476B8">
        <w:t>(Schwaber &amp; Sutherland, 2020)</w:t>
      </w:r>
      <w:r w:rsidRPr="004476B8">
        <w:rPr>
          <w:color w:val="000000" w:themeColor="text1"/>
        </w:rPr>
        <w:t>.</w:t>
      </w:r>
    </w:p>
    <w:p w14:paraId="4C06C626" w14:textId="580995E3" w:rsidR="00E95769" w:rsidRPr="004476B8" w:rsidRDefault="00E95769" w:rsidP="0050657B">
      <w:pPr>
        <w:spacing w:line="360" w:lineRule="auto"/>
        <w:jc w:val="both"/>
        <w:rPr>
          <w:color w:val="000000" w:themeColor="text1"/>
        </w:rPr>
      </w:pPr>
      <w:r w:rsidRPr="004476B8">
        <w:rPr>
          <w:color w:val="000000" w:themeColor="text1"/>
        </w:rPr>
        <w:t xml:space="preserve">Together, these methods provided us with a complete, cross-checked set of requirements. Interviews and observation exposed real needs. Surveys described the size of those needs. Document analysis established reasonable baselines. Brainstorming provided options based on insights. Prototyping and self-evaluation tested what worked on real phones. Each source of input mapped to a feature, a metric, or a simple rule we could test, so that </w:t>
      </w:r>
      <w:r w:rsidR="00C53763">
        <w:rPr>
          <w:color w:val="000000" w:themeColor="text1"/>
        </w:rPr>
        <w:t>Lufyco</w:t>
      </w:r>
      <w:r w:rsidRPr="004476B8">
        <w:rPr>
          <w:color w:val="000000" w:themeColor="text1"/>
        </w:rPr>
        <w:t xml:space="preserve"> maintained a strong focus on solving real user problems.</w:t>
      </w:r>
    </w:p>
    <w:p w14:paraId="6BF3809A" w14:textId="77777777" w:rsidR="00E95769" w:rsidRPr="004476B8" w:rsidRDefault="00E95769" w:rsidP="007B63F8">
      <w:pPr>
        <w:spacing w:line="360" w:lineRule="auto"/>
        <w:rPr>
          <w:color w:val="000000" w:themeColor="text1"/>
        </w:rPr>
      </w:pPr>
    </w:p>
    <w:p w14:paraId="622A990B" w14:textId="575B2536" w:rsidR="00E95769" w:rsidRPr="00117ED9" w:rsidRDefault="00E95769" w:rsidP="00117ED9">
      <w:pPr>
        <w:pStyle w:val="Heading2"/>
        <w:rPr>
          <w:rStyle w:val="Heading3Char"/>
          <w:b/>
          <w:szCs w:val="32"/>
        </w:rPr>
      </w:pPr>
      <w:bookmarkStart w:id="101" w:name="_Toc213870917"/>
      <w:r w:rsidRPr="00117ED9">
        <w:rPr>
          <w:rStyle w:val="Heading3Char"/>
          <w:b/>
          <w:szCs w:val="32"/>
        </w:rPr>
        <w:t>Design Methodology</w:t>
      </w:r>
      <w:bookmarkEnd w:id="101"/>
    </w:p>
    <w:p w14:paraId="7F7D441A" w14:textId="59456F7E" w:rsidR="00342401" w:rsidRPr="004476B8" w:rsidRDefault="00342401" w:rsidP="0050657B">
      <w:pPr>
        <w:spacing w:line="360" w:lineRule="auto"/>
        <w:jc w:val="both"/>
        <w:rPr>
          <w:color w:val="000000" w:themeColor="text1"/>
        </w:rPr>
      </w:pPr>
      <w:r w:rsidRPr="004476B8">
        <w:rPr>
          <w:color w:val="000000" w:themeColor="text1"/>
        </w:rPr>
        <w:t>Method: Our central methodology is OOADM (Object-Oriented Analysis and Design) with a light touch of SSADM (Structured Systems Analysis and Design) where it helps clarify data flows and data storage</w:t>
      </w:r>
      <w:r w:rsidR="00137B42" w:rsidRPr="004476B8">
        <w:rPr>
          <w:color w:val="000000" w:themeColor="text1"/>
        </w:rPr>
        <w:t xml:space="preserve"> </w:t>
      </w:r>
      <w:r w:rsidR="00137B42" w:rsidRPr="004476B8">
        <w:t>(Saunders et al., 2019)</w:t>
      </w:r>
      <w:r w:rsidRPr="004476B8">
        <w:rPr>
          <w:color w:val="000000" w:themeColor="text1"/>
        </w:rPr>
        <w:t>.</w:t>
      </w:r>
    </w:p>
    <w:p w14:paraId="61D0237B" w14:textId="77777777" w:rsidR="00342401" w:rsidRPr="004476B8" w:rsidRDefault="00342401" w:rsidP="0050657B">
      <w:pPr>
        <w:spacing w:line="360" w:lineRule="auto"/>
        <w:jc w:val="both"/>
        <w:rPr>
          <w:color w:val="000000" w:themeColor="text1"/>
        </w:rPr>
      </w:pPr>
    </w:p>
    <w:p w14:paraId="03AA92E8" w14:textId="4EE79601" w:rsidR="00342401" w:rsidRPr="004476B8" w:rsidRDefault="00342401" w:rsidP="0050657B">
      <w:pPr>
        <w:spacing w:line="360" w:lineRule="auto"/>
        <w:jc w:val="both"/>
        <w:rPr>
          <w:color w:val="000000" w:themeColor="text1"/>
        </w:rPr>
      </w:pPr>
      <w:r w:rsidRPr="004476B8">
        <w:rPr>
          <w:color w:val="000000" w:themeColor="text1"/>
        </w:rPr>
        <w:t xml:space="preserve">Why OOADM: </w:t>
      </w:r>
      <w:r w:rsidR="00C53763">
        <w:rPr>
          <w:color w:val="000000" w:themeColor="text1"/>
        </w:rPr>
        <w:t>Lufyco</w:t>
      </w:r>
      <w:r w:rsidRPr="004476B8">
        <w:rPr>
          <w:color w:val="000000" w:themeColor="text1"/>
        </w:rPr>
        <w:t xml:space="preserve"> as a mobile app is composed of clear things (users, things in your wardrobe, outfits, context, image searches, explanations, etc). OOADM captures this nicely. It allows us to define what each thing does, how things communicate with each other, and how screens and APIs fit together.</w:t>
      </w:r>
    </w:p>
    <w:p w14:paraId="32A36D7A" w14:textId="77777777" w:rsidR="00342401" w:rsidRPr="004476B8" w:rsidRDefault="00342401" w:rsidP="0050657B">
      <w:pPr>
        <w:spacing w:line="360" w:lineRule="auto"/>
        <w:jc w:val="both"/>
        <w:rPr>
          <w:color w:val="000000" w:themeColor="text1"/>
        </w:rPr>
      </w:pPr>
    </w:p>
    <w:p w14:paraId="5925EF5D" w14:textId="41D292B1" w:rsidR="00E95769" w:rsidRPr="004476B8" w:rsidRDefault="00342401" w:rsidP="0050657B">
      <w:pPr>
        <w:spacing w:line="360" w:lineRule="auto"/>
        <w:jc w:val="both"/>
        <w:rPr>
          <w:color w:val="000000" w:themeColor="text1"/>
        </w:rPr>
      </w:pPr>
      <w:r w:rsidRPr="004476B8">
        <w:rPr>
          <w:color w:val="000000" w:themeColor="text1"/>
        </w:rPr>
        <w:t>Where SSADM Helps: For parts that pass data (image → embedding → vector search → results) and for data storage (collections/tables and their connections), the use of SSADM-style data flow diagrams and simple ER/collection sketches makes all of this easy to visually digest quickly.</w:t>
      </w:r>
    </w:p>
    <w:p w14:paraId="3AC68CE4" w14:textId="77777777" w:rsidR="00205DDB" w:rsidRPr="004476B8" w:rsidRDefault="00205DDB" w:rsidP="007B63F8">
      <w:pPr>
        <w:spacing w:line="360" w:lineRule="auto"/>
        <w:rPr>
          <w:color w:val="000000" w:themeColor="text1"/>
        </w:rPr>
      </w:pPr>
    </w:p>
    <w:p w14:paraId="22443220" w14:textId="39F4D0D0" w:rsidR="00205DDB" w:rsidRPr="004476B8" w:rsidRDefault="00205DDB" w:rsidP="00117ED9">
      <w:pPr>
        <w:pStyle w:val="Heading3"/>
      </w:pPr>
      <w:bookmarkStart w:id="102" w:name="_Toc213870918"/>
      <w:r w:rsidRPr="00E07960">
        <w:rPr>
          <w:rStyle w:val="Heading4Char"/>
          <w:bCs/>
          <w:i w:val="0"/>
          <w:iCs w:val="0"/>
        </w:rPr>
        <w:t xml:space="preserve">OO Analysis </w:t>
      </w:r>
      <w:r w:rsidR="00FF609E">
        <w:rPr>
          <w:rStyle w:val="Heading4Char"/>
          <w:bCs/>
          <w:i w:val="0"/>
          <w:iCs w:val="0"/>
        </w:rPr>
        <w:t xml:space="preserve">- </w:t>
      </w:r>
      <w:r w:rsidRPr="00E07960">
        <w:rPr>
          <w:rStyle w:val="Heading4Char"/>
          <w:bCs/>
          <w:i w:val="0"/>
          <w:iCs w:val="0"/>
        </w:rPr>
        <w:t>What the App Must Do</w:t>
      </w:r>
      <w:bookmarkEnd w:id="102"/>
    </w:p>
    <w:p w14:paraId="4C74860D" w14:textId="77777777" w:rsidR="00205DDB" w:rsidRPr="004476B8" w:rsidRDefault="00205DDB" w:rsidP="007B63F8">
      <w:pPr>
        <w:spacing w:line="360" w:lineRule="auto"/>
      </w:pPr>
    </w:p>
    <w:p w14:paraId="0F90C77B" w14:textId="77777777" w:rsidR="00205DDB" w:rsidRPr="004476B8" w:rsidRDefault="00205DDB" w:rsidP="0050657B">
      <w:pPr>
        <w:spacing w:line="360" w:lineRule="auto"/>
        <w:jc w:val="both"/>
        <w:rPr>
          <w:color w:val="000000" w:themeColor="text1"/>
        </w:rPr>
      </w:pPr>
      <w:r w:rsidRPr="004476B8">
        <w:rPr>
          <w:color w:val="000000" w:themeColor="text1"/>
        </w:rPr>
        <w:t xml:space="preserve">The application is designed to assist users in an intelligent and intuitive way, as they curate their fashion and style journey. Its primary use cases allow users to easily sign up, log in, and manage their profile. Users can upload a photo to find visually similar items with the help of image search capabilities powered by artificial intelligence (AI). A digital wardrobe lets users add clothing photos, edit or delete them, and they all have auto-generated tags on attributes identified during the photo uploads. The "Plan My Look" feature allows users to set a mood or occasion, in conjunction with automatically detected weather conditions, to enable them to plan </w:t>
      </w:r>
      <w:r w:rsidRPr="004476B8">
        <w:rPr>
          <w:color w:val="000000" w:themeColor="text1"/>
        </w:rPr>
        <w:lastRenderedPageBreak/>
        <w:t>for relevant wardrobe items. Furthermore, users can essentially suss through several of the suggested outfits, swap items, and play and adjust the colors of the outfits as they see fit. From there, users can save the style cards they create or share with others their favorites, and all their favored outfits can go on a wishlist, too. The catalog can also be browsed and filtered by category, size, color, or season.</w:t>
      </w:r>
    </w:p>
    <w:p w14:paraId="2D54D409" w14:textId="40417241" w:rsidR="00205DDB" w:rsidRPr="004476B8" w:rsidRDefault="00205DDB" w:rsidP="0050657B">
      <w:pPr>
        <w:spacing w:line="360" w:lineRule="auto"/>
        <w:jc w:val="both"/>
        <w:rPr>
          <w:color w:val="000000" w:themeColor="text1"/>
        </w:rPr>
      </w:pPr>
      <w:r w:rsidRPr="004476B8">
        <w:rPr>
          <w:color w:val="000000" w:themeColor="text1"/>
        </w:rPr>
        <w:t>The key domain objects include either a User (with preferences, privacy settings, a wardrobe, and style card), a WardrobeItem (an owned clothing item that has an image and tags about it), a CatalogItem (an item in a store with associated attributes), an ImageQuery and SearchResult (for all image-query based searches), a Context (mood, occasion, weather, and time), an Outfit (a set of items, and explanations), and a Recommendation (ranked outfit lists for a given context).</w:t>
      </w:r>
    </w:p>
    <w:p w14:paraId="2015A7A2" w14:textId="77777777" w:rsidR="00205DDB" w:rsidRPr="004476B8" w:rsidRDefault="00205DDB" w:rsidP="007B63F8">
      <w:pPr>
        <w:spacing w:line="360" w:lineRule="auto"/>
        <w:rPr>
          <w:color w:val="000000" w:themeColor="text1"/>
        </w:rPr>
      </w:pPr>
    </w:p>
    <w:p w14:paraId="3D032143" w14:textId="64CCF238" w:rsidR="00205DDB" w:rsidRPr="00E07960" w:rsidRDefault="00205DDB" w:rsidP="00117ED9">
      <w:pPr>
        <w:pStyle w:val="Heading3"/>
        <w:rPr>
          <w:rStyle w:val="Heading4Char"/>
          <w:b w:val="0"/>
          <w:bCs/>
          <w:i w:val="0"/>
          <w:iCs w:val="0"/>
        </w:rPr>
      </w:pPr>
      <w:bookmarkStart w:id="103" w:name="_Toc213870919"/>
      <w:r w:rsidRPr="00E07960">
        <w:rPr>
          <w:rStyle w:val="Heading4Char"/>
          <w:bCs/>
          <w:i w:val="0"/>
          <w:iCs w:val="0"/>
        </w:rPr>
        <w:t xml:space="preserve">OO Design </w:t>
      </w:r>
      <w:r w:rsidR="00FF609E">
        <w:rPr>
          <w:rStyle w:val="Heading4Char"/>
          <w:bCs/>
          <w:i w:val="0"/>
          <w:iCs w:val="0"/>
        </w:rPr>
        <w:t>-</w:t>
      </w:r>
      <w:r w:rsidRPr="00E07960">
        <w:rPr>
          <w:rStyle w:val="Heading4Char"/>
          <w:bCs/>
          <w:i w:val="0"/>
          <w:iCs w:val="0"/>
        </w:rPr>
        <w:t xml:space="preserve"> How the App Will Do It</w:t>
      </w:r>
      <w:bookmarkEnd w:id="103"/>
    </w:p>
    <w:p w14:paraId="5BA263DE" w14:textId="77777777" w:rsidR="00205DDB" w:rsidRPr="004476B8" w:rsidRDefault="00205DDB" w:rsidP="007B63F8">
      <w:pPr>
        <w:spacing w:line="360" w:lineRule="auto"/>
      </w:pPr>
    </w:p>
    <w:p w14:paraId="072A3FBB" w14:textId="58829CE6" w:rsidR="00205DDB" w:rsidRPr="004476B8" w:rsidRDefault="00205DDB" w:rsidP="0050657B">
      <w:pPr>
        <w:spacing w:line="360" w:lineRule="auto"/>
        <w:jc w:val="both"/>
        <w:rPr>
          <w:color w:val="000000" w:themeColor="text1"/>
        </w:rPr>
      </w:pPr>
      <w:r w:rsidRPr="004476B8">
        <w:rPr>
          <w:color w:val="000000" w:themeColor="text1"/>
        </w:rPr>
        <w:t>The application follows a mobile app structure utilizing React Native. The front end comprises Views/Screens displaying the UI, ViewModels which manage state and actions, and Models representing the core domain objects. The backend service layer specifies clear interfaces for various services. The ImageEmbeddingService translates the uploaded images into a vector representation, then the VectorSearchService does a very fast nearest-neighbor search. The ContextService is responsible for mood and occasion parsing with weather integration. The OutfitService builds and ranks an entire outfit. The ExplanationService generates a short but candid explanation for each outfit suggestion. Supporting services such as WardrobeService, CatalogService, and AuthService serve basic CRUD and authentication services. In terms of design patterns, this architecture will ensure the scalability and maintenance of the application. The Strategy pattern provides an easy way to add more flexible outfit scoring approaches (rule-based, learned, or hybrid) to the overall architecture.</w:t>
      </w:r>
      <w:r w:rsidRPr="004476B8">
        <w:t xml:space="preserve"> </w:t>
      </w:r>
      <w:r w:rsidRPr="004476B8">
        <w:rPr>
          <w:color w:val="000000" w:themeColor="text1"/>
        </w:rPr>
        <w:t xml:space="preserve">The Adapter pattern is applied as a wrapper around external APIs, as in weather services. The Repository pattern is in place to handle clean access to data, while Facade provides a common entry point to the machine learning services. Observer/Event updates the vector index when new items are added, and Cache saves earlier searches and popular contexts. Key flows are Find Similar, in which the app uploads an image, the image is converted to an embedding, ANN search performs, results are re-ranked if needed, and back comes short explanation text; Plan My Look, in which the user defines a mood and occasion, checkes the weather, generates outfits, and presents the </w:t>
      </w:r>
      <w:r w:rsidRPr="004476B8">
        <w:rPr>
          <w:color w:val="000000" w:themeColor="text1"/>
        </w:rPr>
        <w:lastRenderedPageBreak/>
        <w:t>explanations; and Save Style Card, in which favorite outfit combinations are saved and/or shared.</w:t>
      </w:r>
      <w:r w:rsidR="003B22A9" w:rsidRPr="004476B8">
        <w:t xml:space="preserve"> (Johnson et al., 2017; Google Research, 2020–2024; He &amp; Hu, 2018; Wang et al., 2019; Hou et al., 2019)</w:t>
      </w:r>
    </w:p>
    <w:p w14:paraId="7B1CE3D7" w14:textId="77777777" w:rsidR="00205DDB" w:rsidRPr="004476B8" w:rsidRDefault="00205DDB" w:rsidP="007B63F8">
      <w:pPr>
        <w:spacing w:line="360" w:lineRule="auto"/>
        <w:rPr>
          <w:color w:val="000000" w:themeColor="text1"/>
        </w:rPr>
      </w:pPr>
    </w:p>
    <w:p w14:paraId="7C56C532" w14:textId="39D304E1" w:rsidR="003B4190" w:rsidRPr="00117ED9" w:rsidRDefault="003B4190" w:rsidP="00117ED9">
      <w:pPr>
        <w:pStyle w:val="Heading3"/>
        <w:rPr>
          <w:rStyle w:val="Heading4Char"/>
          <w:i w:val="0"/>
          <w:iCs w:val="0"/>
        </w:rPr>
      </w:pPr>
      <w:bookmarkStart w:id="104" w:name="_Toc213870920"/>
      <w:r w:rsidRPr="00117ED9">
        <w:rPr>
          <w:rStyle w:val="Heading4Char"/>
          <w:i w:val="0"/>
          <w:iCs w:val="0"/>
        </w:rPr>
        <w:t>Data &amp; Storage (SSADM-Style Clarity)</w:t>
      </w:r>
      <w:bookmarkEnd w:id="104"/>
    </w:p>
    <w:p w14:paraId="4BFBB35F" w14:textId="77777777" w:rsidR="003B22A9" w:rsidRDefault="003B22A9" w:rsidP="007B63F8">
      <w:pPr>
        <w:spacing w:line="360" w:lineRule="auto"/>
        <w:rPr>
          <w:color w:val="000000" w:themeColor="text1"/>
        </w:rPr>
      </w:pPr>
    </w:p>
    <w:p w14:paraId="4816FB4B" w14:textId="77777777" w:rsidR="00FF609E" w:rsidRDefault="00FF609E" w:rsidP="00FF609E">
      <w:pPr>
        <w:pStyle w:val="NormalWeb"/>
        <w:spacing w:before="0" w:beforeAutospacing="0" w:after="0" w:afterAutospacing="0" w:line="360" w:lineRule="auto"/>
        <w:jc w:val="both"/>
      </w:pPr>
      <w:r>
        <w:rPr>
          <w:color w:val="000000"/>
        </w:rPr>
        <w:t xml:space="preserve">Data is organized in simple collections and tables. The users collection contains user profile information, preference settings, and privacy settings. </w:t>
      </w:r>
      <w:r>
        <w:rPr>
          <w:b/>
          <w:bCs/>
          <w:color w:val="000000"/>
        </w:rPr>
        <w:t>wardrobe_items</w:t>
      </w:r>
      <w:r>
        <w:rPr>
          <w:color w:val="000000"/>
        </w:rPr>
        <w:t xml:space="preserve"> contains items of clothing owned by the user, including a reference image and automatically generated tags. </w:t>
      </w:r>
      <w:r>
        <w:rPr>
          <w:b/>
          <w:bCs/>
          <w:color w:val="000000"/>
        </w:rPr>
        <w:t>catalog_items</w:t>
      </w:r>
      <w:r>
        <w:rPr>
          <w:color w:val="000000"/>
        </w:rPr>
        <w:t xml:space="preserve"> are equivalent to store products and hold relevant attributes, as well as availability status. outfits is a table of combined outfits that are generated by the app as well as context and explanation. </w:t>
      </w:r>
      <w:r>
        <w:rPr>
          <w:b/>
          <w:bCs/>
          <w:color w:val="000000"/>
        </w:rPr>
        <w:t>style_cards</w:t>
      </w:r>
      <w:r>
        <w:rPr>
          <w:color w:val="000000"/>
        </w:rPr>
        <w:t xml:space="preserve"> hold user saved looks and embeddings are used for various vector references for fast retrieval. </w:t>
      </w:r>
      <w:r>
        <w:rPr>
          <w:b/>
          <w:bCs/>
          <w:color w:val="000000"/>
        </w:rPr>
        <w:t xml:space="preserve">event_logs </w:t>
      </w:r>
      <w:r>
        <w:rPr>
          <w:color w:val="000000"/>
        </w:rPr>
        <w:t>records user interactions with the app as well as app performance metrics such as time to decision and saves.</w:t>
      </w:r>
    </w:p>
    <w:p w14:paraId="34B33BBF" w14:textId="77777777" w:rsidR="00FF609E" w:rsidRDefault="00FF609E" w:rsidP="00FF609E">
      <w:pPr>
        <w:pStyle w:val="NormalWeb"/>
        <w:spacing w:before="0" w:beforeAutospacing="0" w:after="0" w:afterAutospacing="0" w:line="360" w:lineRule="auto"/>
        <w:jc w:val="both"/>
      </w:pPr>
      <w:r>
        <w:rPr>
          <w:color w:val="000000"/>
        </w:rPr>
        <w:t>The primary data flow occurs through two pipelines: for image search, the flow is as follows—Image → Normalize → Embed → Index/Search → Re-rank → Return. And for look planning, the flow is as follows—Plan → Build Context → Generate Outfits → Explain → Return. This is the streamlined flow from user input to allowable meaningful visual output. (Liu et al., 2016; Ge et al., 2019; Johnson et al., 2017)</w:t>
      </w:r>
    </w:p>
    <w:p w14:paraId="5B07DD82" w14:textId="77777777" w:rsidR="00FF609E" w:rsidRDefault="00FF609E" w:rsidP="00FF609E"/>
    <w:p w14:paraId="68662427" w14:textId="77777777" w:rsidR="00FF609E" w:rsidRPr="004476B8" w:rsidRDefault="00FF609E" w:rsidP="007B63F8">
      <w:pPr>
        <w:spacing w:line="360" w:lineRule="auto"/>
        <w:rPr>
          <w:color w:val="000000" w:themeColor="text1"/>
        </w:rPr>
      </w:pPr>
    </w:p>
    <w:p w14:paraId="607C4A09" w14:textId="6F6F0BA5" w:rsidR="003B4190" w:rsidRPr="004476B8" w:rsidRDefault="003B4190" w:rsidP="00117ED9">
      <w:pPr>
        <w:pStyle w:val="Heading3"/>
      </w:pPr>
      <w:bookmarkStart w:id="105" w:name="_Toc213870921"/>
      <w:r w:rsidRPr="00E07960">
        <w:rPr>
          <w:rStyle w:val="Heading4Char"/>
          <w:bCs/>
          <w:i w:val="0"/>
          <w:iCs w:val="0"/>
        </w:rPr>
        <w:t>API Design (Clean and Small)</w:t>
      </w:r>
      <w:bookmarkEnd w:id="105"/>
    </w:p>
    <w:p w14:paraId="4BBEA036" w14:textId="77777777" w:rsidR="00EC0AE9" w:rsidRPr="004476B8" w:rsidRDefault="00EC0AE9" w:rsidP="007B63F8">
      <w:pPr>
        <w:spacing w:line="360" w:lineRule="auto"/>
        <w:rPr>
          <w:color w:val="000000" w:themeColor="text1"/>
        </w:rPr>
      </w:pPr>
    </w:p>
    <w:p w14:paraId="13A9F100" w14:textId="6B1506E4" w:rsidR="003B4190" w:rsidRPr="004476B8" w:rsidRDefault="003B4190" w:rsidP="007B63F8">
      <w:pPr>
        <w:spacing w:line="360" w:lineRule="auto"/>
        <w:rPr>
          <w:color w:val="000000" w:themeColor="text1"/>
        </w:rPr>
      </w:pPr>
      <w:r w:rsidRPr="004476B8">
        <w:rPr>
          <w:color w:val="000000" w:themeColor="text1"/>
        </w:rPr>
        <w:t>The backend of the app offers light-weight and privacy-conscious APIs.</w:t>
      </w:r>
    </w:p>
    <w:p w14:paraId="72FC3B27" w14:textId="77777777" w:rsidR="00E8702C" w:rsidRPr="004476B8" w:rsidRDefault="00E8702C" w:rsidP="007B63F8">
      <w:pPr>
        <w:spacing w:line="360" w:lineRule="auto"/>
        <w:rPr>
          <w:color w:val="000000" w:themeColor="text1"/>
        </w:rPr>
      </w:pPr>
    </w:p>
    <w:p w14:paraId="66EB8353" w14:textId="4A2EF97F" w:rsidR="003B4190" w:rsidRPr="004476B8" w:rsidRDefault="003B4190" w:rsidP="007B63F8">
      <w:pPr>
        <w:pStyle w:val="ListParagraph"/>
        <w:numPr>
          <w:ilvl w:val="0"/>
          <w:numId w:val="22"/>
        </w:numPr>
        <w:spacing w:line="360" w:lineRule="auto"/>
        <w:rPr>
          <w:color w:val="000000" w:themeColor="text1"/>
        </w:rPr>
      </w:pPr>
      <w:r w:rsidRPr="004476B8">
        <w:rPr>
          <w:color w:val="000000" w:themeColor="text1"/>
        </w:rPr>
        <w:t>POST /image-search will upload a picture and return the top similar items, with short explanations.</w:t>
      </w:r>
      <w:r w:rsidR="003B22A9" w:rsidRPr="004476B8">
        <w:t xml:space="preserve"> (Johnson et al., 2017; Hou et al., 2019)</w:t>
      </w:r>
    </w:p>
    <w:p w14:paraId="7E00DC0F" w14:textId="426CA1E9" w:rsidR="003B4190" w:rsidRPr="004476B8" w:rsidRDefault="003B4190" w:rsidP="007B63F8">
      <w:pPr>
        <w:pStyle w:val="ListParagraph"/>
        <w:numPr>
          <w:ilvl w:val="0"/>
          <w:numId w:val="22"/>
        </w:numPr>
        <w:spacing w:line="360" w:lineRule="auto"/>
        <w:rPr>
          <w:color w:val="000000" w:themeColor="text1"/>
        </w:rPr>
      </w:pPr>
      <w:r w:rsidRPr="004476B8">
        <w:rPr>
          <w:color w:val="000000" w:themeColor="text1"/>
        </w:rPr>
        <w:t>POST /plan-look will take the mood and occasion, add the weather context automatically, and return outfits recommended with alternatives and explanations.</w:t>
      </w:r>
    </w:p>
    <w:p w14:paraId="07F1C921" w14:textId="19764F62" w:rsidR="003B4190" w:rsidRPr="004476B8" w:rsidRDefault="003B4190" w:rsidP="007B63F8">
      <w:pPr>
        <w:pStyle w:val="ListParagraph"/>
        <w:numPr>
          <w:ilvl w:val="0"/>
          <w:numId w:val="22"/>
        </w:numPr>
        <w:spacing w:line="360" w:lineRule="auto"/>
        <w:rPr>
          <w:color w:val="000000" w:themeColor="text1"/>
        </w:rPr>
      </w:pPr>
      <w:r w:rsidRPr="004476B8">
        <w:rPr>
          <w:color w:val="000000" w:themeColor="text1"/>
        </w:rPr>
        <w:t>POST /wardrobe takes images of wardrobe items, auto-tags them, and saves them to the user account.</w:t>
      </w:r>
    </w:p>
    <w:p w14:paraId="21F7CE65" w14:textId="1139A1CF" w:rsidR="003B4190" w:rsidRPr="004476B8" w:rsidRDefault="003B4190" w:rsidP="007B63F8">
      <w:pPr>
        <w:pStyle w:val="ListParagraph"/>
        <w:numPr>
          <w:ilvl w:val="0"/>
          <w:numId w:val="22"/>
        </w:numPr>
        <w:spacing w:line="360" w:lineRule="auto"/>
        <w:rPr>
          <w:color w:val="000000" w:themeColor="text1"/>
        </w:rPr>
      </w:pPr>
      <w:r w:rsidRPr="004476B8">
        <w:rPr>
          <w:color w:val="000000" w:themeColor="text1"/>
        </w:rPr>
        <w:t>GET /itemsfilters - a user can browse the catalog and filter by parameters (color, size, season...).</w:t>
      </w:r>
    </w:p>
    <w:p w14:paraId="3AB5BB01" w14:textId="77777777" w:rsidR="003B4190" w:rsidRPr="004476B8" w:rsidRDefault="003B4190" w:rsidP="007B63F8">
      <w:pPr>
        <w:pStyle w:val="ListParagraph"/>
        <w:numPr>
          <w:ilvl w:val="0"/>
          <w:numId w:val="22"/>
        </w:numPr>
        <w:spacing w:line="360" w:lineRule="auto"/>
        <w:rPr>
          <w:color w:val="000000" w:themeColor="text1"/>
        </w:rPr>
      </w:pPr>
      <w:r w:rsidRPr="004476B8">
        <w:rPr>
          <w:color w:val="000000" w:themeColor="text1"/>
        </w:rPr>
        <w:lastRenderedPageBreak/>
        <w:t>POST /style-cards will save or share selected style combinations.</w:t>
      </w:r>
    </w:p>
    <w:p w14:paraId="241F5FFD" w14:textId="77777777" w:rsidR="003B4190" w:rsidRPr="004476B8" w:rsidRDefault="003B4190" w:rsidP="007B63F8">
      <w:pPr>
        <w:spacing w:line="360" w:lineRule="auto"/>
        <w:rPr>
          <w:color w:val="000000" w:themeColor="text1"/>
        </w:rPr>
      </w:pPr>
    </w:p>
    <w:p w14:paraId="12938211" w14:textId="62B23896" w:rsidR="003B4190" w:rsidRPr="004476B8" w:rsidRDefault="003B4190" w:rsidP="007B63F8">
      <w:pPr>
        <w:spacing w:line="360" w:lineRule="auto"/>
        <w:rPr>
          <w:color w:val="000000" w:themeColor="text1"/>
        </w:rPr>
      </w:pPr>
      <w:r w:rsidRPr="004476B8">
        <w:rPr>
          <w:color w:val="000000" w:themeColor="text1"/>
        </w:rPr>
        <w:t>All responses return only the data that is appropriate to response while maintaining privacy and also that explanations represent the real logic of decisions used in the system.</w:t>
      </w:r>
    </w:p>
    <w:p w14:paraId="114DAC4B" w14:textId="77777777" w:rsidR="003B4190" w:rsidRPr="004476B8" w:rsidRDefault="003B4190" w:rsidP="007B63F8">
      <w:pPr>
        <w:spacing w:line="360" w:lineRule="auto"/>
        <w:rPr>
          <w:color w:val="000000" w:themeColor="text1"/>
        </w:rPr>
      </w:pPr>
    </w:p>
    <w:p w14:paraId="419850B5" w14:textId="77777777" w:rsidR="003B4190" w:rsidRPr="004476B8" w:rsidRDefault="003B4190" w:rsidP="007B63F8">
      <w:pPr>
        <w:spacing w:line="360" w:lineRule="auto"/>
        <w:rPr>
          <w:color w:val="000000" w:themeColor="text1"/>
        </w:rPr>
      </w:pPr>
    </w:p>
    <w:p w14:paraId="3DCC1140" w14:textId="121EA5F7" w:rsidR="003B4190" w:rsidRPr="00117ED9" w:rsidRDefault="003B4190" w:rsidP="00117ED9">
      <w:pPr>
        <w:pStyle w:val="Heading3"/>
        <w:rPr>
          <w:rStyle w:val="Heading4Char"/>
          <w:i w:val="0"/>
          <w:iCs w:val="0"/>
        </w:rPr>
      </w:pPr>
      <w:bookmarkStart w:id="106" w:name="_Toc213870922"/>
      <w:r w:rsidRPr="00117ED9">
        <w:rPr>
          <w:rStyle w:val="Heading4Char"/>
          <w:i w:val="0"/>
          <w:iCs w:val="0"/>
        </w:rPr>
        <w:t>Non-Functional Design (Built-in)</w:t>
      </w:r>
      <w:bookmarkEnd w:id="106"/>
    </w:p>
    <w:p w14:paraId="58BE90FA" w14:textId="77777777" w:rsidR="003B4190" w:rsidRPr="004476B8" w:rsidRDefault="003B4190" w:rsidP="007B63F8">
      <w:pPr>
        <w:spacing w:line="360" w:lineRule="auto"/>
        <w:rPr>
          <w:color w:val="000000" w:themeColor="text1"/>
        </w:rPr>
      </w:pPr>
    </w:p>
    <w:p w14:paraId="0C2613CF" w14:textId="3729D03D" w:rsidR="003B4190" w:rsidRPr="004476B8" w:rsidRDefault="003B4190" w:rsidP="0050657B">
      <w:pPr>
        <w:spacing w:line="360" w:lineRule="auto"/>
        <w:jc w:val="both"/>
        <w:rPr>
          <w:color w:val="000000" w:themeColor="text1"/>
        </w:rPr>
      </w:pPr>
      <w:r w:rsidRPr="004476B8">
        <w:rPr>
          <w:color w:val="000000" w:themeColor="text1"/>
        </w:rPr>
        <w:t>The design includes performance and user trust. The goal is to achieve p95 latency below one second for visible results. The vector index permits micro-updating, so that new items from a catalog will appear without delay. Privacy is ensured, but limiting data is critical, encryption must be used, and users must control delete/export requests. If embedding, weather, or something fails, the product will gracefully default to a simpler search mode (e.g. attribute-only or context-free outfits). The ML models are small and quantized to minimize computation time, and caching is used to limit redundant network requests.</w:t>
      </w:r>
      <w:r w:rsidR="003B22A9" w:rsidRPr="004476B8">
        <w:t xml:space="preserve"> (Johnson et al., 2017; Google Research, 2020–2024)</w:t>
      </w:r>
    </w:p>
    <w:p w14:paraId="0547BFD7" w14:textId="77777777" w:rsidR="003B4190" w:rsidRPr="004476B8" w:rsidRDefault="003B4190" w:rsidP="007B63F8">
      <w:pPr>
        <w:spacing w:line="360" w:lineRule="auto"/>
        <w:rPr>
          <w:color w:val="000000" w:themeColor="text1"/>
        </w:rPr>
      </w:pPr>
    </w:p>
    <w:p w14:paraId="3BD04A75" w14:textId="3CD1B34C" w:rsidR="003B4190" w:rsidRPr="00117ED9" w:rsidRDefault="003B4190" w:rsidP="00117ED9">
      <w:pPr>
        <w:pStyle w:val="Heading3"/>
        <w:rPr>
          <w:rStyle w:val="Heading4Char"/>
          <w:i w:val="0"/>
          <w:iCs w:val="0"/>
        </w:rPr>
      </w:pPr>
      <w:bookmarkStart w:id="107" w:name="_Toc213870923"/>
      <w:r w:rsidRPr="00117ED9">
        <w:rPr>
          <w:rStyle w:val="Heading4Char"/>
          <w:i w:val="0"/>
          <w:iCs w:val="0"/>
        </w:rPr>
        <w:t>Traceability and Validation</w:t>
      </w:r>
      <w:bookmarkEnd w:id="107"/>
      <w:r w:rsidRPr="00117ED9">
        <w:rPr>
          <w:rStyle w:val="Heading4Char"/>
          <w:i w:val="0"/>
          <w:iCs w:val="0"/>
        </w:rPr>
        <w:t xml:space="preserve"> </w:t>
      </w:r>
    </w:p>
    <w:p w14:paraId="6C79A304" w14:textId="77777777" w:rsidR="003B4190" w:rsidRPr="004476B8" w:rsidRDefault="003B4190" w:rsidP="007B63F8">
      <w:pPr>
        <w:spacing w:line="360" w:lineRule="auto"/>
        <w:rPr>
          <w:color w:val="000000" w:themeColor="text1"/>
        </w:rPr>
      </w:pPr>
    </w:p>
    <w:p w14:paraId="44C82F20" w14:textId="1EFBBDE9" w:rsidR="003B4190" w:rsidRPr="004476B8" w:rsidRDefault="003B4190" w:rsidP="0050657B">
      <w:pPr>
        <w:spacing w:line="360" w:lineRule="auto"/>
        <w:jc w:val="both"/>
        <w:rPr>
          <w:color w:val="000000" w:themeColor="text1"/>
        </w:rPr>
      </w:pPr>
      <w:r w:rsidRPr="004476B8">
        <w:rPr>
          <w:color w:val="000000" w:themeColor="text1"/>
        </w:rPr>
        <w:t>A clear requirements-to-design matrix will ensure that each feature has an identifiable line back to the user needs and testable outcomes. You will build prototypes first with early wireframes and stub APIs so that you have something to validate flow and wording before working through the full implementation. Sprint demonstrations will occur every one to two weeks. During these demonstrations, usable slices of the app’s functionality will be shown. This iterative process will allow you to identify usability or performance problems in the app earlier and ensure the app reflects user needs and project requirements.</w:t>
      </w:r>
      <w:r w:rsidR="003B22A9" w:rsidRPr="004476B8">
        <w:t xml:space="preserve"> (Schwaber &amp; Sutherland, 2020; Saunders et al., 2019)</w:t>
      </w:r>
    </w:p>
    <w:p w14:paraId="7D32C15B" w14:textId="77777777" w:rsidR="003B4190" w:rsidRPr="004476B8" w:rsidRDefault="003B4190" w:rsidP="007B63F8">
      <w:pPr>
        <w:spacing w:line="360" w:lineRule="auto"/>
        <w:rPr>
          <w:color w:val="000000" w:themeColor="text1"/>
        </w:rPr>
      </w:pPr>
    </w:p>
    <w:p w14:paraId="4A83C4E0" w14:textId="53D837C9" w:rsidR="003B4190" w:rsidRPr="00E07960" w:rsidRDefault="003B4190" w:rsidP="00117ED9">
      <w:pPr>
        <w:pStyle w:val="Heading2"/>
        <w:rPr>
          <w:rStyle w:val="Heading3Char"/>
          <w:rFonts w:cs="Times New Roman"/>
          <w:b/>
          <w:bCs/>
          <w:sz w:val="24"/>
          <w:szCs w:val="24"/>
        </w:rPr>
      </w:pPr>
      <w:bookmarkStart w:id="108" w:name="_Toc213870924"/>
      <w:r w:rsidRPr="00E07960">
        <w:rPr>
          <w:rStyle w:val="Heading3Char"/>
          <w:rFonts w:cs="Times New Roman"/>
          <w:b/>
          <w:bCs/>
          <w:sz w:val="24"/>
          <w:szCs w:val="24"/>
        </w:rPr>
        <w:t>Programming Paradigm</w:t>
      </w:r>
      <w:bookmarkEnd w:id="108"/>
    </w:p>
    <w:p w14:paraId="376BA3F4" w14:textId="77777777" w:rsidR="003B4190" w:rsidRPr="004476B8" w:rsidRDefault="003B4190" w:rsidP="007B63F8">
      <w:pPr>
        <w:spacing w:line="360" w:lineRule="auto"/>
        <w:rPr>
          <w:color w:val="000000" w:themeColor="text1"/>
        </w:rPr>
      </w:pPr>
    </w:p>
    <w:p w14:paraId="2B836524" w14:textId="376896A6" w:rsidR="003B4190" w:rsidRPr="004476B8" w:rsidRDefault="00C53763" w:rsidP="0050657B">
      <w:pPr>
        <w:spacing w:line="360" w:lineRule="auto"/>
        <w:jc w:val="both"/>
        <w:rPr>
          <w:color w:val="000000" w:themeColor="text1"/>
        </w:rPr>
      </w:pPr>
      <w:r>
        <w:rPr>
          <w:color w:val="000000" w:themeColor="text1"/>
        </w:rPr>
        <w:t>Lufyco</w:t>
      </w:r>
      <w:r w:rsidR="003B4190" w:rsidRPr="004476B8">
        <w:rPr>
          <w:color w:val="000000" w:themeColor="text1"/>
        </w:rPr>
        <w:t xml:space="preserve"> employs a variety of programming paradigms so that each component is written in the style that makes the most sense. The primary paradigm is Object-Oriented Programming (OOP) for the mobile app and backend services, because the system inherently includes “things” such </w:t>
      </w:r>
      <w:r w:rsidR="003B4190" w:rsidRPr="004476B8">
        <w:rPr>
          <w:color w:val="000000" w:themeColor="text1"/>
        </w:rPr>
        <w:lastRenderedPageBreak/>
        <w:t>as Users, WardrobeItems, Outfits, Context, and Recommendations. We also employ a Structured/Procedural programming style for very clear, step-by-step scripts (data prep, index refreshes, migrations). Further, we use a Functional style for data transforms, ranking/re-ranking, and React UI state updates, because pure, composable functions are much easier to test and reason about. The combination of all three makes for a simple, fast, and maintainable codebase.</w:t>
      </w:r>
      <w:r w:rsidR="003B22A9" w:rsidRPr="004476B8">
        <w:t xml:space="preserve"> (Schwaber &amp; Sutherland, 2020).</w:t>
      </w:r>
    </w:p>
    <w:p w14:paraId="4D50ED91" w14:textId="77777777" w:rsidR="006E3774" w:rsidRPr="004476B8" w:rsidRDefault="006E3774" w:rsidP="007B63F8">
      <w:pPr>
        <w:spacing w:line="360" w:lineRule="auto"/>
        <w:rPr>
          <w:color w:val="000000" w:themeColor="text1"/>
        </w:rPr>
      </w:pPr>
    </w:p>
    <w:p w14:paraId="6E9EAB21" w14:textId="28E0F74F" w:rsidR="006E3774" w:rsidRPr="00117ED9" w:rsidRDefault="006E3774" w:rsidP="00117ED9">
      <w:pPr>
        <w:pStyle w:val="Heading3"/>
      </w:pPr>
      <w:bookmarkStart w:id="109" w:name="_Toc213870925"/>
      <w:r w:rsidRPr="00117ED9">
        <w:rPr>
          <w:rStyle w:val="Heading4Char"/>
          <w:i w:val="0"/>
          <w:iCs w:val="0"/>
        </w:rPr>
        <w:t>Object-Oriented Programming (OOP) - primary paradigm</w:t>
      </w:r>
      <w:bookmarkEnd w:id="109"/>
      <w:r w:rsidRPr="00117ED9">
        <w:t xml:space="preserve"> </w:t>
      </w:r>
    </w:p>
    <w:p w14:paraId="5EAFD82F" w14:textId="31CBE5CC" w:rsidR="006E3774" w:rsidRPr="004476B8" w:rsidRDefault="006E3774" w:rsidP="0050657B">
      <w:pPr>
        <w:spacing w:line="360" w:lineRule="auto"/>
        <w:jc w:val="both"/>
        <w:rPr>
          <w:color w:val="000000" w:themeColor="text1"/>
        </w:rPr>
      </w:pPr>
      <w:r w:rsidRPr="004476B8">
        <w:rPr>
          <w:color w:val="000000" w:themeColor="text1"/>
        </w:rPr>
        <w:t xml:space="preserve">OOP is applied in mobile domain models and view models, backend service classes, and ML model wrappers. It facilitates how we organized </w:t>
      </w:r>
      <w:r w:rsidR="00C53763">
        <w:rPr>
          <w:color w:val="000000" w:themeColor="text1"/>
        </w:rPr>
        <w:t>Lufyco</w:t>
      </w:r>
      <w:r w:rsidRPr="004476B8">
        <w:rPr>
          <w:color w:val="000000" w:themeColor="text1"/>
        </w:rPr>
        <w:t xml:space="preserve"> into modular, reusable components that resemble real-world entities, e.g., users, wardrobe items, and outfits. The modular design simplifies testing and the ability to replace or expand/testing without affecting one-shoe other. The small, well-defined interfaces are also helpful as they facilitate collaboration and teamwork as well as maintenance of the code. Some common design patterns we've use include the Strategy pattern for different methods of scoring outfits (rule-based versus learned versus hybrid), Adapter to connect to external weather providers, DAO/Repository to help with data access, as well as Facade to act as a simple entry to a complex ML service.</w:t>
      </w:r>
      <w:r w:rsidR="003B22A9" w:rsidRPr="004476B8">
        <w:t xml:space="preserve"> (Schwaber &amp; Sutherland, 2020)</w:t>
      </w:r>
    </w:p>
    <w:p w14:paraId="238E28D6" w14:textId="77777777" w:rsidR="006E3774" w:rsidRPr="004476B8" w:rsidRDefault="006E3774" w:rsidP="007B63F8">
      <w:pPr>
        <w:spacing w:line="360" w:lineRule="auto"/>
        <w:rPr>
          <w:color w:val="000000" w:themeColor="text1"/>
        </w:rPr>
      </w:pPr>
    </w:p>
    <w:p w14:paraId="025CC92B" w14:textId="597C4AA5" w:rsidR="006E3774" w:rsidRPr="00117ED9" w:rsidRDefault="006E3774" w:rsidP="00117ED9">
      <w:pPr>
        <w:pStyle w:val="Heading3"/>
        <w:rPr>
          <w:rStyle w:val="Heading4Char"/>
          <w:i w:val="0"/>
          <w:iCs w:val="0"/>
        </w:rPr>
      </w:pPr>
      <w:bookmarkStart w:id="110" w:name="_Toc213870926"/>
      <w:r w:rsidRPr="00117ED9">
        <w:rPr>
          <w:rStyle w:val="Heading4Char"/>
          <w:i w:val="0"/>
          <w:iCs w:val="0"/>
        </w:rPr>
        <w:t>Structured/ procedural programming - scripts and pipelines.</w:t>
      </w:r>
      <w:bookmarkEnd w:id="110"/>
      <w:r w:rsidRPr="00117ED9">
        <w:rPr>
          <w:rStyle w:val="Heading4Char"/>
          <w:i w:val="0"/>
          <w:iCs w:val="0"/>
        </w:rPr>
        <w:t xml:space="preserve">  </w:t>
      </w:r>
    </w:p>
    <w:p w14:paraId="5AD2546E" w14:textId="2EA06D38" w:rsidR="006E3774" w:rsidRPr="004476B8" w:rsidRDefault="006E3774" w:rsidP="0050657B">
      <w:pPr>
        <w:spacing w:line="360" w:lineRule="auto"/>
        <w:jc w:val="both"/>
        <w:rPr>
          <w:color w:val="000000" w:themeColor="text1"/>
        </w:rPr>
      </w:pPr>
      <w:r w:rsidRPr="004476B8">
        <w:rPr>
          <w:color w:val="000000" w:themeColor="text1"/>
        </w:rPr>
        <w:t>Procedural programming is appropriate for clearly structured tasks that use stepwise flows, such as data preparation, index management, and maintenance utilities.</w:t>
      </w:r>
      <w:r w:rsidR="003B22A9" w:rsidRPr="004476B8">
        <w:t xml:space="preserve"> (Johnson et al., 2017)</w:t>
      </w:r>
      <w:r w:rsidRPr="004476B8">
        <w:rPr>
          <w:color w:val="000000" w:themeColor="text1"/>
        </w:rPr>
        <w:t xml:space="preserve"> The scripts will follow a simple procedure: read in input files or data, validate and clean that data, then transform it in some way such as by resizing or augmenting, and finally save and log the result. This adds clarity and trustworthiness for any processing task that in batch mode needs to run on a schedule. Thus, scripts are great for nightly vector index updates or other maintenance tasks that should be predictable and easy to rerun in necessary.</w:t>
      </w:r>
    </w:p>
    <w:p w14:paraId="433E2258" w14:textId="77777777" w:rsidR="006E3774" w:rsidRPr="004476B8" w:rsidRDefault="006E3774" w:rsidP="007B63F8">
      <w:pPr>
        <w:spacing w:line="360" w:lineRule="auto"/>
        <w:rPr>
          <w:color w:val="000000" w:themeColor="text1"/>
        </w:rPr>
      </w:pPr>
    </w:p>
    <w:p w14:paraId="6C57A83A" w14:textId="727DA5EB" w:rsidR="006E3774" w:rsidRPr="004476B8" w:rsidRDefault="006E3774" w:rsidP="00117ED9">
      <w:pPr>
        <w:pStyle w:val="Heading3"/>
      </w:pPr>
      <w:bookmarkStart w:id="111" w:name="_Toc213870927"/>
      <w:r w:rsidRPr="00E07960">
        <w:rPr>
          <w:rStyle w:val="Heading4Char"/>
          <w:bCs/>
          <w:i w:val="0"/>
          <w:iCs w:val="0"/>
        </w:rPr>
        <w:t xml:space="preserve">Functional Programming </w:t>
      </w:r>
      <w:r w:rsidR="00FF609E">
        <w:rPr>
          <w:rStyle w:val="Heading4Char"/>
          <w:bCs/>
          <w:i w:val="0"/>
          <w:iCs w:val="0"/>
        </w:rPr>
        <w:t>-</w:t>
      </w:r>
      <w:r w:rsidRPr="00E07960">
        <w:rPr>
          <w:rStyle w:val="Heading4Char"/>
          <w:bCs/>
          <w:i w:val="0"/>
          <w:iCs w:val="0"/>
        </w:rPr>
        <w:t xml:space="preserve"> transforms, ranking and UI states</w:t>
      </w:r>
      <w:bookmarkEnd w:id="111"/>
    </w:p>
    <w:p w14:paraId="57D46526" w14:textId="671DD22A" w:rsidR="006E3774" w:rsidRPr="004476B8" w:rsidRDefault="006E3774" w:rsidP="0050657B">
      <w:pPr>
        <w:spacing w:line="360" w:lineRule="auto"/>
        <w:jc w:val="both"/>
        <w:rPr>
          <w:color w:val="000000" w:themeColor="text1"/>
        </w:rPr>
      </w:pPr>
      <w:r w:rsidRPr="004476B8">
        <w:rPr>
          <w:color w:val="000000" w:themeColor="text1"/>
        </w:rPr>
        <w:t xml:space="preserve">Functional programming is a technique used in </w:t>
      </w:r>
      <w:r w:rsidR="00C53763">
        <w:rPr>
          <w:color w:val="000000" w:themeColor="text1"/>
        </w:rPr>
        <w:t>Lufyco</w:t>
      </w:r>
      <w:r w:rsidRPr="004476B8">
        <w:rPr>
          <w:color w:val="000000" w:themeColor="text1"/>
        </w:rPr>
        <w:t xml:space="preserve">, especially when dealing with pure, side-effect free computations. It is mostly found in feature extraction, similarity scoring, context-dependent ranking, and React UI state updates. The functional programming style is mainly about using pure functions (inputs always yield the same result) to enhance </w:t>
      </w:r>
      <w:r w:rsidRPr="004476B8">
        <w:rPr>
          <w:color w:val="000000" w:themeColor="text1"/>
        </w:rPr>
        <w:lastRenderedPageBreak/>
        <w:t>predictability and testability. Using operators like map, filter, and reduce allows one to build complex logic out of small, composable functions. In React, using functional components and hooks (useMemo, useCallback) leads to clean, reactive UI while minimizing bugs and maximizing consistent results.</w:t>
      </w:r>
      <w:r w:rsidR="003B22A9" w:rsidRPr="004476B8">
        <w:t xml:space="preserve"> (Kohavi et al., 2009)</w:t>
      </w:r>
    </w:p>
    <w:p w14:paraId="7DABFE7E" w14:textId="77777777" w:rsidR="00E8702C" w:rsidRPr="0050657B" w:rsidRDefault="00E8702C" w:rsidP="007B63F8">
      <w:pPr>
        <w:spacing w:line="360" w:lineRule="auto"/>
        <w:rPr>
          <w:color w:val="000000" w:themeColor="text1"/>
          <w:lang w:val="en-US"/>
        </w:rPr>
      </w:pPr>
    </w:p>
    <w:p w14:paraId="25E58347" w14:textId="47204839" w:rsidR="006E3774" w:rsidRPr="00117ED9" w:rsidRDefault="006E3774" w:rsidP="00117ED9">
      <w:pPr>
        <w:pStyle w:val="Heading3"/>
        <w:rPr>
          <w:rStyle w:val="Heading4Char"/>
          <w:i w:val="0"/>
          <w:iCs w:val="0"/>
        </w:rPr>
      </w:pPr>
      <w:bookmarkStart w:id="112" w:name="_Toc213870928"/>
      <w:r w:rsidRPr="00117ED9">
        <w:rPr>
          <w:rStyle w:val="Heading4Char"/>
          <w:i w:val="0"/>
          <w:iCs w:val="0"/>
        </w:rPr>
        <w:t>Programming Languages and Fit</w:t>
      </w:r>
      <w:bookmarkEnd w:id="112"/>
    </w:p>
    <w:p w14:paraId="39E1D2AF" w14:textId="73B44432" w:rsidR="006E3774" w:rsidRPr="004476B8" w:rsidRDefault="00C53763" w:rsidP="0050657B">
      <w:pPr>
        <w:spacing w:line="360" w:lineRule="auto"/>
        <w:jc w:val="both"/>
        <w:rPr>
          <w:color w:val="000000" w:themeColor="text1"/>
        </w:rPr>
      </w:pPr>
      <w:r>
        <w:rPr>
          <w:color w:val="000000" w:themeColor="text1"/>
        </w:rPr>
        <w:t>Lufyco</w:t>
      </w:r>
      <w:r w:rsidR="006E3774" w:rsidRPr="004476B8">
        <w:rPr>
          <w:color w:val="000000" w:themeColor="text1"/>
        </w:rPr>
        <w:t xml:space="preserve"> employs TypeScript and Python because each language provides good support for all three paradigms. TypeScript is used primarily in mobile and backend development, providing fairly thorough OOP support through interface and class support, as well as functional utility methods for managing UI logic or data lists. Python is used for ML and data pipelines, allowing procedural scripting and functional transformations using libraries like NumPy and Pandas. Their combination creates a good balance between structure and readability, and performance across all parts of the system.</w:t>
      </w:r>
      <w:r w:rsidR="003B22A9" w:rsidRPr="004476B8">
        <w:t xml:space="preserve"> (Johnson et al., 2017)</w:t>
      </w:r>
    </w:p>
    <w:p w14:paraId="005F7706" w14:textId="77777777" w:rsidR="006E3774" w:rsidRPr="004476B8" w:rsidRDefault="006E3774" w:rsidP="007B63F8">
      <w:pPr>
        <w:spacing w:line="360" w:lineRule="auto"/>
        <w:rPr>
          <w:color w:val="000000" w:themeColor="text1"/>
        </w:rPr>
      </w:pPr>
    </w:p>
    <w:p w14:paraId="7B84042B" w14:textId="3C7F9C48" w:rsidR="006E3774" w:rsidRPr="00117ED9" w:rsidRDefault="006E3774" w:rsidP="00117ED9">
      <w:pPr>
        <w:pStyle w:val="Heading3"/>
        <w:rPr>
          <w:rStyle w:val="Heading4Char"/>
          <w:i w:val="0"/>
          <w:iCs w:val="0"/>
        </w:rPr>
      </w:pPr>
      <w:bookmarkStart w:id="113" w:name="_Toc213870929"/>
      <w:r w:rsidRPr="00117ED9">
        <w:rPr>
          <w:rStyle w:val="Heading4Char"/>
          <w:i w:val="0"/>
          <w:iCs w:val="0"/>
        </w:rPr>
        <w:t>Summary checklist</w:t>
      </w:r>
      <w:bookmarkEnd w:id="113"/>
    </w:p>
    <w:p w14:paraId="7F7CE6A7" w14:textId="63995A36" w:rsidR="006E3774" w:rsidRPr="004476B8" w:rsidRDefault="00C53763" w:rsidP="0050657B">
      <w:pPr>
        <w:spacing w:line="360" w:lineRule="auto"/>
        <w:jc w:val="both"/>
        <w:rPr>
          <w:color w:val="000000" w:themeColor="text1"/>
        </w:rPr>
      </w:pPr>
      <w:r>
        <w:rPr>
          <w:color w:val="000000" w:themeColor="text1"/>
        </w:rPr>
        <w:t>Lufyco</w:t>
      </w:r>
      <w:r w:rsidR="006E3774" w:rsidRPr="004476B8">
        <w:rPr>
          <w:color w:val="000000" w:themeColor="text1"/>
        </w:rPr>
        <w:t xml:space="preserve"> utilizes OOP for its primary app architecture, and backend services, for the sake of clear responsibilities and testability. The team favors procedural programming for batch jobs and data pipelines to keep it simple and reliable. Functional programming was used for handling transformations, ranking logic, and UI state to ensure predictability and composability. By applying the right paradigm for each respective task, </w:t>
      </w:r>
      <w:r>
        <w:rPr>
          <w:color w:val="000000" w:themeColor="text1"/>
        </w:rPr>
        <w:t>Lufyco</w:t>
      </w:r>
      <w:r w:rsidR="006E3774" w:rsidRPr="004476B8">
        <w:rPr>
          <w:color w:val="000000" w:themeColor="text1"/>
        </w:rPr>
        <w:t xml:space="preserve"> remains simple to comprehend, quick to execute, and extensible as the system grows.</w:t>
      </w:r>
    </w:p>
    <w:p w14:paraId="3D0B7145" w14:textId="77777777" w:rsidR="00602797" w:rsidRPr="004476B8" w:rsidRDefault="00602797" w:rsidP="007B63F8">
      <w:pPr>
        <w:spacing w:line="360" w:lineRule="auto"/>
        <w:rPr>
          <w:color w:val="000000" w:themeColor="text1"/>
        </w:rPr>
      </w:pPr>
    </w:p>
    <w:p w14:paraId="15942D33" w14:textId="005AAEAF" w:rsidR="00602797" w:rsidRPr="0050657B" w:rsidRDefault="00602797" w:rsidP="0050657B">
      <w:pPr>
        <w:pStyle w:val="Heading2"/>
      </w:pPr>
      <w:bookmarkStart w:id="114" w:name="_Toc213870930"/>
      <w:r w:rsidRPr="0050657B">
        <w:rPr>
          <w:rStyle w:val="Heading3Char"/>
          <w:b/>
          <w:szCs w:val="32"/>
        </w:rPr>
        <w:t>Testing Methodology</w:t>
      </w:r>
      <w:bookmarkEnd w:id="114"/>
      <w:r w:rsidRPr="0050657B">
        <w:rPr>
          <w:rStyle w:val="Heading3Char"/>
          <w:b/>
          <w:szCs w:val="32"/>
        </w:rPr>
        <w:t xml:space="preserve"> </w:t>
      </w:r>
    </w:p>
    <w:p w14:paraId="0090D5E8" w14:textId="55B7604C" w:rsidR="00264D7C" w:rsidRPr="0050657B" w:rsidRDefault="00602797" w:rsidP="0050657B">
      <w:pPr>
        <w:pStyle w:val="Heading3"/>
      </w:pPr>
      <w:bookmarkStart w:id="115" w:name="_Toc213870931"/>
      <w:r w:rsidRPr="0050657B">
        <w:t>Model testing</w:t>
      </w:r>
      <w:bookmarkEnd w:id="115"/>
    </w:p>
    <w:p w14:paraId="5AA3B8A5" w14:textId="77777777" w:rsidR="00E07960" w:rsidRPr="00E07960" w:rsidRDefault="00E07960" w:rsidP="00E07960"/>
    <w:p w14:paraId="53D66944" w14:textId="5FBF5A6C" w:rsidR="00264D7C" w:rsidRPr="004476B8" w:rsidRDefault="00264D7C" w:rsidP="0050657B">
      <w:pPr>
        <w:spacing w:line="360" w:lineRule="auto"/>
        <w:jc w:val="both"/>
        <w:rPr>
          <w:color w:val="000000" w:themeColor="text1"/>
        </w:rPr>
      </w:pPr>
      <w:r w:rsidRPr="004476B8">
        <w:rPr>
          <w:color w:val="000000"/>
          <w:sz w:val="22"/>
          <w:szCs w:val="22"/>
        </w:rPr>
        <w:t xml:space="preserve">Prior to deploying these models in the application, each machine learning model is validated independently using data sets (train/validation/test splits) that have been rigorously prepared or when working with small data sets, using k-fold cross-validation. The evaluation criteria will be task-specific and are as follows: Recall@K, Precision@K, MRR, NDCG, mAP (for image retrieval), Accuracy, Precision, Recall, F1, AUC-ROC (for tagging), NDCG, Diversity, and Coverage (VUS) for outfit ranking. We are also evaluating models beyond accuracy to include performance calibration, explanation fidelity, performance under noisy conditions (blur, crop, light), and fairness across conditions. Metrics related to the system would include Inference time, model model size and memory. In addition, ablation studies will help determine which components are most important, </w:t>
      </w:r>
      <w:r w:rsidRPr="004476B8">
        <w:rPr>
          <w:color w:val="000000"/>
          <w:sz w:val="22"/>
          <w:szCs w:val="22"/>
        </w:rPr>
        <w:lastRenderedPageBreak/>
        <w:t>hyperparameters are only tuned on validation data with early stopping, and the final models will be reported on the held-out test set with reproducible settings</w:t>
      </w:r>
      <w:r w:rsidR="003B22A9" w:rsidRPr="004476B8">
        <w:t xml:space="preserve"> (Kiapour et al., 2015; Liu et al., 2016; Ge et al., 2019; Gao et al., 2020)</w:t>
      </w:r>
      <w:r w:rsidRPr="004476B8">
        <w:rPr>
          <w:color w:val="000000"/>
          <w:sz w:val="22"/>
          <w:szCs w:val="22"/>
        </w:rPr>
        <w:t>.</w:t>
      </w:r>
    </w:p>
    <w:p w14:paraId="309C04CA" w14:textId="77777777" w:rsidR="00602797" w:rsidRPr="004476B8" w:rsidRDefault="00602797" w:rsidP="007B63F8">
      <w:pPr>
        <w:spacing w:line="360" w:lineRule="auto"/>
        <w:rPr>
          <w:color w:val="000000" w:themeColor="text1"/>
        </w:rPr>
      </w:pPr>
    </w:p>
    <w:p w14:paraId="2F5CAD54" w14:textId="77777777" w:rsidR="00602797" w:rsidRPr="0050657B" w:rsidRDefault="00602797" w:rsidP="0050657B">
      <w:pPr>
        <w:pStyle w:val="Heading3"/>
      </w:pPr>
      <w:bookmarkStart w:id="116" w:name="_Toc213870932"/>
      <w:r w:rsidRPr="0050657B">
        <w:t>Prototype Testing</w:t>
      </w:r>
      <w:bookmarkEnd w:id="116"/>
    </w:p>
    <w:p w14:paraId="61B83345" w14:textId="77777777" w:rsidR="00E07960" w:rsidRPr="00E07960" w:rsidRDefault="00E07960" w:rsidP="00E07960"/>
    <w:p w14:paraId="3123D90D" w14:textId="1EF7AA11" w:rsidR="00602797" w:rsidRDefault="00264D7C" w:rsidP="0050657B">
      <w:pPr>
        <w:spacing w:line="360" w:lineRule="auto"/>
        <w:jc w:val="both"/>
        <w:rPr>
          <w:color w:val="000000" w:themeColor="text1"/>
        </w:rPr>
      </w:pPr>
      <w:r w:rsidRPr="004476B8">
        <w:rPr>
          <w:color w:val="000000" w:themeColor="text1"/>
        </w:rPr>
        <w:t xml:space="preserve">After verifying standalone models, we run end-to-end tests of the complete </w:t>
      </w:r>
      <w:r w:rsidR="00C53763">
        <w:rPr>
          <w:color w:val="000000" w:themeColor="text1"/>
        </w:rPr>
        <w:t>Lufyco</w:t>
      </w:r>
      <w:r w:rsidRPr="004476B8">
        <w:rPr>
          <w:color w:val="000000" w:themeColor="text1"/>
        </w:rPr>
        <w:t xml:space="preserve"> prototype on real phones for valuable user journeys like photo upload, look planning, wardrobe edits, and style card sharing. Integration and regression already complete and we will verify shared communication between the app, APIs, and ML services. We measure startup time and latency, as well as memory and battery utilization levels on a range of devices and networks. We will ensure the app functions with resiliency through poor connectivity and gracefully fallbacks occur. Usability tests track task success, timings, and SUS scores, while smaller A/B tests understand ranking and explanation features. Accessibility, privacy, and security are covered, as is QA that combines manual, automated, and smoke testing. During pilot releases we monitor performance, push out updates or fixes safely, and ultimately approval of pilot releases will require completion of an acceptance checklist regarding quality, usability, latency, and privacy. Feedback from the pilot will enhance the next product build sprint</w:t>
      </w:r>
      <w:r w:rsidR="003B22A9" w:rsidRPr="004476B8">
        <w:rPr>
          <w:color w:val="000000" w:themeColor="text1"/>
        </w:rPr>
        <w:t xml:space="preserve"> </w:t>
      </w:r>
      <w:r w:rsidR="003B22A9" w:rsidRPr="004476B8">
        <w:t>(Kohavi et al., 2009; Schwaber &amp; Sutherland, 2020)</w:t>
      </w:r>
      <w:r w:rsidRPr="004476B8">
        <w:rPr>
          <w:color w:val="000000" w:themeColor="text1"/>
        </w:rPr>
        <w:t>.</w:t>
      </w:r>
    </w:p>
    <w:p w14:paraId="496B8E05" w14:textId="77777777" w:rsidR="00FF609E" w:rsidRDefault="00FF609E" w:rsidP="0050657B">
      <w:pPr>
        <w:spacing w:line="360" w:lineRule="auto"/>
        <w:jc w:val="both"/>
        <w:rPr>
          <w:color w:val="000000" w:themeColor="text1"/>
        </w:rPr>
      </w:pPr>
    </w:p>
    <w:p w14:paraId="5BAF9BD0" w14:textId="77777777" w:rsidR="00FF609E" w:rsidRDefault="00FF609E" w:rsidP="00FF609E">
      <w:pPr>
        <w:pStyle w:val="Heading3"/>
        <w:spacing w:line="360" w:lineRule="auto"/>
      </w:pPr>
      <w:bookmarkStart w:id="117" w:name="_Toc213870933"/>
      <w:r>
        <w:t>Unit Testing</w:t>
      </w:r>
      <w:bookmarkEnd w:id="117"/>
    </w:p>
    <w:p w14:paraId="7AF95885" w14:textId="77777777" w:rsidR="00FF609E" w:rsidRDefault="00FF609E" w:rsidP="00FF609E">
      <w:pPr>
        <w:spacing w:line="360" w:lineRule="auto"/>
      </w:pPr>
    </w:p>
    <w:p w14:paraId="4AC5DDFA" w14:textId="77777777" w:rsidR="00FF609E" w:rsidRDefault="00FF609E" w:rsidP="00FF609E">
      <w:pPr>
        <w:pStyle w:val="NormalWeb"/>
        <w:spacing w:before="0" w:beforeAutospacing="0" w:after="0" w:afterAutospacing="0" w:line="360" w:lineRule="auto"/>
        <w:jc w:val="both"/>
      </w:pPr>
      <w:r>
        <w:rPr>
          <w:color w:val="000000"/>
        </w:rPr>
        <w:t>We add small and fast tests for isolated pieces of code to catch bugs early. For the app, we unit test our React Native components and view models (props/state updates, error states). For services, we unit test functions such as input validators, color/size normalization, and explanation templates. For ML code, we test data loaders, preprocessing steps, and utility functions (e.g., cosine similarity, PQ encode/decode) with tiny fixtures. Finally, we mock external calls (storage, weather API) to ensure tests are deterministic. We establish a reasonable coverage target and run these tests on every commit in CI to avoid regressions.</w:t>
      </w:r>
    </w:p>
    <w:p w14:paraId="23E19CCF" w14:textId="77777777" w:rsidR="00FF609E" w:rsidRDefault="00FF609E" w:rsidP="00FF609E">
      <w:pPr>
        <w:spacing w:line="360" w:lineRule="auto"/>
      </w:pPr>
    </w:p>
    <w:p w14:paraId="64323451" w14:textId="77777777" w:rsidR="00EA4AAF" w:rsidRDefault="00EA4AAF" w:rsidP="00FF609E">
      <w:pPr>
        <w:spacing w:line="360" w:lineRule="auto"/>
      </w:pPr>
    </w:p>
    <w:p w14:paraId="58794675" w14:textId="77777777" w:rsidR="00EA4AAF" w:rsidRDefault="00EA4AAF" w:rsidP="00FF609E">
      <w:pPr>
        <w:spacing w:line="360" w:lineRule="auto"/>
      </w:pPr>
    </w:p>
    <w:p w14:paraId="214974A3" w14:textId="364BF46D" w:rsidR="00FF609E" w:rsidRDefault="00FF609E" w:rsidP="00FF609E">
      <w:pPr>
        <w:pStyle w:val="Heading3"/>
        <w:spacing w:line="360" w:lineRule="auto"/>
      </w:pPr>
      <w:bookmarkStart w:id="118" w:name="_Toc213870934"/>
      <w:r>
        <w:lastRenderedPageBreak/>
        <w:t>System Integration Testing</w:t>
      </w:r>
      <w:bookmarkEnd w:id="118"/>
    </w:p>
    <w:p w14:paraId="1A0C56FA" w14:textId="77777777" w:rsidR="00FF609E" w:rsidRDefault="00FF609E" w:rsidP="00FF609E">
      <w:pPr>
        <w:spacing w:line="360" w:lineRule="auto"/>
      </w:pPr>
    </w:p>
    <w:p w14:paraId="66716C6A" w14:textId="77777777" w:rsidR="00FF609E" w:rsidRDefault="00FF609E" w:rsidP="00FF609E">
      <w:pPr>
        <w:pStyle w:val="NormalWeb"/>
        <w:spacing w:before="0" w:beforeAutospacing="0" w:after="0" w:afterAutospacing="0" w:line="360" w:lineRule="auto"/>
      </w:pPr>
      <w:r>
        <w:rPr>
          <w:color w:val="000000"/>
        </w:rPr>
        <w:t>In this step, we validate the components acting together in a cohesive way. We start the back end service, the vector index, and the model servers in a test environment, and execute a series of workflow tests such as: Upload Photo → Embed → ANN search → Re-rank → Results with explanation and Plan My Look → Context build (mood/occasion/weather) → Outfit generation → Save style card. We perform contract tests for API schemas, error codes, and paginators; simulate third-party outages (weather API) to verify graceful fallback solutions; and check for other non-functional checks such as p95 latencies, payload sizes, and freshness on the index after an update to the catalog. These tests are executed nightly and prior to releases.</w:t>
      </w:r>
    </w:p>
    <w:p w14:paraId="2859162C" w14:textId="77777777" w:rsidR="00FF609E" w:rsidRDefault="00FF609E" w:rsidP="00FF609E">
      <w:pPr>
        <w:spacing w:line="360" w:lineRule="auto"/>
      </w:pPr>
    </w:p>
    <w:p w14:paraId="7CB44C87" w14:textId="139BB0CA" w:rsidR="00FF609E" w:rsidRDefault="00FF609E" w:rsidP="00FF609E">
      <w:pPr>
        <w:pStyle w:val="Heading3"/>
        <w:spacing w:line="360" w:lineRule="auto"/>
      </w:pPr>
      <w:bookmarkStart w:id="119" w:name="_Toc213870935"/>
      <w:r>
        <w:t>User Acceptance Testing (UAT)</w:t>
      </w:r>
      <w:bookmarkEnd w:id="119"/>
    </w:p>
    <w:p w14:paraId="2BE8E03D" w14:textId="77777777" w:rsidR="00FF609E" w:rsidRDefault="00FF609E" w:rsidP="00FF609E">
      <w:pPr>
        <w:spacing w:line="360" w:lineRule="auto"/>
      </w:pPr>
    </w:p>
    <w:p w14:paraId="1FEF4E1E" w14:textId="77777777" w:rsidR="00FF609E" w:rsidRDefault="00FF609E" w:rsidP="00FF609E">
      <w:pPr>
        <w:pStyle w:val="NormalWeb"/>
        <w:spacing w:before="0" w:beforeAutospacing="0" w:after="0" w:afterAutospacing="0" w:line="360" w:lineRule="auto"/>
      </w:pPr>
      <w:r>
        <w:rPr>
          <w:color w:val="000000"/>
        </w:rPr>
        <w:t>Prior to sign-off, we conduct a UAT with a small group of target users who perform scripted tasks that mirror real-world goals, such as: finding similar items from a selfie, planning an outfit for a rainy evening, or editing and saving a style card, or adding items to the digital wardrobe. Each task has clear acceptance criteria that we track. We document not only whether each task was successful, but also the time it took for users to make their decisions, SUS, and some light comments. Critical issues are then fixed and re-tested prior to release. The UAT verifies that the aspects that passed in the lab also work for at least some people using real phone feeds in the real world.</w:t>
      </w:r>
    </w:p>
    <w:p w14:paraId="287655F5" w14:textId="77777777" w:rsidR="00A33B4E" w:rsidRPr="004476B8" w:rsidRDefault="00A33B4E" w:rsidP="007B63F8">
      <w:pPr>
        <w:spacing w:line="360" w:lineRule="auto"/>
        <w:rPr>
          <w:color w:val="000000" w:themeColor="text1"/>
        </w:rPr>
      </w:pPr>
    </w:p>
    <w:p w14:paraId="5AE56133" w14:textId="01AB0C4E" w:rsidR="00A33B4E" w:rsidRDefault="00A33B4E" w:rsidP="00FF609E">
      <w:pPr>
        <w:pStyle w:val="Heading2"/>
        <w:rPr>
          <w:rStyle w:val="Heading3Char"/>
          <w:rFonts w:cs="Times New Roman"/>
          <w:b/>
          <w:bCs/>
          <w:sz w:val="24"/>
          <w:szCs w:val="24"/>
        </w:rPr>
      </w:pPr>
      <w:bookmarkStart w:id="120" w:name="_Toc213870936"/>
      <w:r w:rsidRPr="00E07960">
        <w:rPr>
          <w:rStyle w:val="Heading3Char"/>
          <w:rFonts w:cs="Times New Roman"/>
          <w:b/>
          <w:bCs/>
          <w:sz w:val="24"/>
          <w:szCs w:val="24"/>
        </w:rPr>
        <w:t>Solution Methodology</w:t>
      </w:r>
      <w:bookmarkEnd w:id="120"/>
    </w:p>
    <w:p w14:paraId="16E4FC0B" w14:textId="77777777" w:rsidR="00FF609E" w:rsidRPr="00FF609E" w:rsidRDefault="00FF609E" w:rsidP="00FF609E"/>
    <w:p w14:paraId="19BC362F" w14:textId="74C59255" w:rsidR="00A33B4E" w:rsidRPr="00FF609E" w:rsidRDefault="00A33B4E" w:rsidP="0050657B">
      <w:pPr>
        <w:pStyle w:val="Heading3"/>
      </w:pPr>
      <w:bookmarkStart w:id="121" w:name="_Toc213870937"/>
      <w:r w:rsidRPr="00FF609E">
        <w:t>Data collection process</w:t>
      </w:r>
      <w:bookmarkEnd w:id="121"/>
    </w:p>
    <w:p w14:paraId="3DCBF489" w14:textId="77777777" w:rsidR="00E07960" w:rsidRPr="00E07960" w:rsidRDefault="00E07960" w:rsidP="00E07960"/>
    <w:p w14:paraId="52403DBB" w14:textId="61809846" w:rsidR="00A33B4E" w:rsidRPr="004476B8" w:rsidRDefault="00A33B4E" w:rsidP="00AE5ED2">
      <w:pPr>
        <w:spacing w:line="360" w:lineRule="auto"/>
        <w:jc w:val="both"/>
        <w:rPr>
          <w:color w:val="000000" w:themeColor="text1"/>
        </w:rPr>
      </w:pPr>
      <w:r w:rsidRPr="004476B8">
        <w:rPr>
          <w:color w:val="000000" w:themeColor="text1"/>
        </w:rPr>
        <w:t>We leverage three sources for images: public fashion datasets (e.g., DeepFashion/Polyvore) for variation only, small pilot catalog (for actual product images and attributes), and small, consented set of user-like photos (selfies, screenshots, images of wardrobes). We also collect simple context (mood, occasion), local weather using the API</w:t>
      </w:r>
      <w:r w:rsidR="003B22A9" w:rsidRPr="004476B8">
        <w:rPr>
          <w:color w:val="000000" w:themeColor="text1"/>
        </w:rPr>
        <w:t xml:space="preserve"> </w:t>
      </w:r>
      <w:r w:rsidR="003B22A9" w:rsidRPr="004476B8">
        <w:t>(Liu et al., 2016; Ge et al., 2019; Kiapour et al., 2015)</w:t>
      </w:r>
      <w:r w:rsidRPr="004476B8">
        <w:rPr>
          <w:color w:val="000000" w:themeColor="text1"/>
        </w:rPr>
        <w:t>, and timestamps. In effect we provide the system with a mix of clean studio cases, and messy real images.</w:t>
      </w:r>
    </w:p>
    <w:p w14:paraId="058D099A" w14:textId="54710AC7" w:rsidR="00A33B4E" w:rsidRPr="00FF609E" w:rsidRDefault="00A33B4E" w:rsidP="0050657B">
      <w:pPr>
        <w:pStyle w:val="Heading3"/>
      </w:pPr>
      <w:bookmarkStart w:id="122" w:name="_Toc213870938"/>
      <w:r w:rsidRPr="00FF609E">
        <w:lastRenderedPageBreak/>
        <w:t>Data Processing</w:t>
      </w:r>
      <w:bookmarkEnd w:id="122"/>
    </w:p>
    <w:p w14:paraId="0814AAD1" w14:textId="77777777" w:rsidR="00E07960" w:rsidRPr="00E07960" w:rsidRDefault="00E07960" w:rsidP="00E07960"/>
    <w:p w14:paraId="14B9F702" w14:textId="7AF6E73F" w:rsidR="00A33B4E" w:rsidRPr="004476B8" w:rsidRDefault="00A33B4E" w:rsidP="0050657B">
      <w:pPr>
        <w:spacing w:line="360" w:lineRule="auto"/>
        <w:jc w:val="both"/>
        <w:rPr>
          <w:color w:val="000000" w:themeColor="text1"/>
        </w:rPr>
      </w:pPr>
      <w:r w:rsidRPr="004476B8">
        <w:rPr>
          <w:color w:val="000000" w:themeColor="text1"/>
        </w:rPr>
        <w:t>We fix image rotation, standardize the size, normalize pixels, and apply simple light augmentations (e.g. crop, flip, blur, brightness / contrast) to increase robustness. We remove near-duplicates to lessen leakage. For text / attributes, we standardize color names, categories, fabrics, and patterns, and then create simple tokens or small embeddings</w:t>
      </w:r>
      <w:r w:rsidR="003B22A9" w:rsidRPr="004476B8">
        <w:t xml:space="preserve"> (Ge et al., 2019; Gao et al., 2020)</w:t>
      </w:r>
      <w:r w:rsidRPr="004476B8">
        <w:rPr>
          <w:color w:val="000000" w:themeColor="text1"/>
        </w:rPr>
        <w:t>. Clean, consistent inputs help the models learn the right signals.</w:t>
      </w:r>
    </w:p>
    <w:p w14:paraId="484289B3" w14:textId="77777777" w:rsidR="00A33B4E" w:rsidRPr="004476B8" w:rsidRDefault="00A33B4E" w:rsidP="007B63F8">
      <w:pPr>
        <w:spacing w:line="360" w:lineRule="auto"/>
        <w:rPr>
          <w:color w:val="000000" w:themeColor="text1"/>
        </w:rPr>
      </w:pPr>
    </w:p>
    <w:p w14:paraId="79B4BEF8" w14:textId="260F1F37" w:rsidR="00E07960" w:rsidRDefault="00A33B4E" w:rsidP="0050657B">
      <w:pPr>
        <w:pStyle w:val="Heading3"/>
      </w:pPr>
      <w:bookmarkStart w:id="123" w:name="_Toc213870939"/>
      <w:r w:rsidRPr="00E07960">
        <w:rPr>
          <w:rStyle w:val="Heading4Char"/>
          <w:bCs/>
          <w:i w:val="0"/>
          <w:iCs w:val="0"/>
        </w:rPr>
        <w:t>Selecting and engineering features</w:t>
      </w:r>
      <w:bookmarkEnd w:id="123"/>
    </w:p>
    <w:p w14:paraId="3C6A2559" w14:textId="77777777" w:rsidR="00E07960" w:rsidRPr="004476B8" w:rsidRDefault="00E07960" w:rsidP="007B63F8">
      <w:pPr>
        <w:spacing w:line="360" w:lineRule="auto"/>
        <w:rPr>
          <w:color w:val="000000" w:themeColor="text1"/>
        </w:rPr>
      </w:pPr>
    </w:p>
    <w:p w14:paraId="1DFAAC4A" w14:textId="77777777" w:rsidR="00A33B4E" w:rsidRPr="004476B8" w:rsidRDefault="00A33B4E" w:rsidP="0050657B">
      <w:pPr>
        <w:spacing w:line="360" w:lineRule="auto"/>
        <w:jc w:val="both"/>
        <w:rPr>
          <w:color w:val="000000" w:themeColor="text1"/>
        </w:rPr>
      </w:pPr>
      <w:r w:rsidRPr="004476B8">
        <w:rPr>
          <w:color w:val="000000" w:themeColor="text1"/>
        </w:rPr>
        <w:t xml:space="preserve">The primary features are visual embeddings generated from a CNN/ViT. We add attribute features (category, color, fabric, pattern, season), context features (mood, occasion, weather, time horizon), wardrobe features (owned items, palettes, gaps), and query features (base similarity, attribute match) to these visual embeddings. This allows us to find similar items, build complete outfits, and provide explanations for the choices. </w:t>
      </w:r>
    </w:p>
    <w:p w14:paraId="34B046BC" w14:textId="77777777" w:rsidR="00A33B4E" w:rsidRPr="004476B8" w:rsidRDefault="00A33B4E" w:rsidP="007B63F8">
      <w:pPr>
        <w:spacing w:line="360" w:lineRule="auto"/>
        <w:rPr>
          <w:color w:val="000000" w:themeColor="text1"/>
        </w:rPr>
      </w:pPr>
    </w:p>
    <w:p w14:paraId="69966872" w14:textId="4F2788BE" w:rsidR="00A33B4E" w:rsidRPr="00FF609E" w:rsidRDefault="00A33B4E" w:rsidP="0050657B">
      <w:pPr>
        <w:pStyle w:val="Heading3"/>
      </w:pPr>
      <w:bookmarkStart w:id="124" w:name="_Toc213870940"/>
      <w:r w:rsidRPr="00FF609E">
        <w:t>Modeling selection</w:t>
      </w:r>
      <w:bookmarkEnd w:id="124"/>
    </w:p>
    <w:p w14:paraId="6C18BC10" w14:textId="77777777" w:rsidR="00E07960" w:rsidRPr="00E07960" w:rsidRDefault="00E07960" w:rsidP="00E07960"/>
    <w:p w14:paraId="6C5A3C26" w14:textId="4A31C890" w:rsidR="00A33B4E" w:rsidRPr="004476B8" w:rsidRDefault="00A33B4E" w:rsidP="0050657B">
      <w:pPr>
        <w:spacing w:line="360" w:lineRule="auto"/>
        <w:jc w:val="both"/>
        <w:rPr>
          <w:color w:val="000000" w:themeColor="text1"/>
        </w:rPr>
      </w:pPr>
      <w:r w:rsidRPr="004476B8">
        <w:rPr>
          <w:color w:val="000000" w:themeColor="text1"/>
        </w:rPr>
        <w:t>For visual search, we fine-tune a ResNet/ViT with contrastive/triplet loss and serve the results via a FAISS/ScaNN index for quick top-K results. For auto-tagging, we use a smaller CNN/ViT-tiny multi-label model. For outfits, we check a two-stage approach where first simple rules are used to build valid candidates and then a lightweight re-ranker (LambdaMART/XGBoost or small MLP) is used to combine visual, context, and wardrobe signals for ranking. For explanations, we rely on templates that are filled with the same signals used for ranking.</w:t>
      </w:r>
    </w:p>
    <w:p w14:paraId="4B30F8A7" w14:textId="77777777" w:rsidR="00A33B4E" w:rsidRPr="004476B8" w:rsidRDefault="00A33B4E" w:rsidP="007B63F8">
      <w:pPr>
        <w:spacing w:line="360" w:lineRule="auto"/>
        <w:rPr>
          <w:color w:val="000000" w:themeColor="text1"/>
        </w:rPr>
      </w:pPr>
    </w:p>
    <w:p w14:paraId="62A34602" w14:textId="0BF39F5C" w:rsidR="00A33B4E" w:rsidRPr="00FF609E" w:rsidRDefault="00A33B4E" w:rsidP="0050657B">
      <w:pPr>
        <w:pStyle w:val="Heading3"/>
      </w:pPr>
      <w:bookmarkStart w:id="125" w:name="_Toc213870941"/>
      <w:r w:rsidRPr="00FF609E">
        <w:t>Training the Model</w:t>
      </w:r>
      <w:bookmarkEnd w:id="125"/>
    </w:p>
    <w:p w14:paraId="4517473D" w14:textId="77777777" w:rsidR="00E07960" w:rsidRPr="00E07960" w:rsidRDefault="00E07960" w:rsidP="00E07960"/>
    <w:p w14:paraId="2CC1A487" w14:textId="17EEFB7D" w:rsidR="00A33B4E" w:rsidRPr="004476B8" w:rsidRDefault="00A33B4E" w:rsidP="0050657B">
      <w:pPr>
        <w:spacing w:line="360" w:lineRule="auto"/>
        <w:jc w:val="both"/>
        <w:rPr>
          <w:color w:val="000000" w:themeColor="text1"/>
        </w:rPr>
      </w:pPr>
      <w:r w:rsidRPr="004476B8">
        <w:rPr>
          <w:color w:val="000000" w:themeColor="text1"/>
        </w:rPr>
        <w:t>We split the data into train/val/test (stratified), keeping look-alikes together in a split, and applying the appropriate losses (contrastive for retrieval, cross-entropy/focal for tags, pairwise/listwise for ranking). We only tune on valid</w:t>
      </w:r>
      <w:r w:rsidR="007C2F18" w:rsidRPr="004476B8">
        <w:rPr>
          <w:color w:val="000000" w:themeColor="text1"/>
        </w:rPr>
        <w:t xml:space="preserve"> </w:t>
      </w:r>
      <w:r w:rsidRPr="004476B8">
        <w:rPr>
          <w:color w:val="000000" w:themeColor="text1"/>
        </w:rPr>
        <w:t xml:space="preserve">ation, use early stopping, and track seeds/configs for reproducibility. Mixed precision </w:t>
      </w:r>
      <w:r w:rsidR="007C2F18" w:rsidRPr="004476B8">
        <w:t xml:space="preserve">(Liu et al., 2016; Ge et al., 2019) </w:t>
      </w:r>
      <w:r w:rsidRPr="004476B8">
        <w:rPr>
          <w:color w:val="000000" w:themeColor="text1"/>
        </w:rPr>
        <w:t>and checkpointing ensure training remains efficient.</w:t>
      </w:r>
    </w:p>
    <w:p w14:paraId="1BD194CE" w14:textId="77777777" w:rsidR="00A33B4E" w:rsidRPr="004476B8" w:rsidRDefault="00A33B4E" w:rsidP="007B63F8">
      <w:pPr>
        <w:spacing w:line="360" w:lineRule="auto"/>
        <w:rPr>
          <w:color w:val="000000" w:themeColor="text1"/>
        </w:rPr>
      </w:pPr>
    </w:p>
    <w:p w14:paraId="52465A6F" w14:textId="2914D331" w:rsidR="00A33B4E" w:rsidRPr="00FF609E" w:rsidRDefault="00A33B4E" w:rsidP="0050657B">
      <w:pPr>
        <w:pStyle w:val="Heading3"/>
      </w:pPr>
      <w:bookmarkStart w:id="126" w:name="_Toc213870942"/>
      <w:r w:rsidRPr="00FF609E">
        <w:lastRenderedPageBreak/>
        <w:t>Testing the Model</w:t>
      </w:r>
      <w:bookmarkEnd w:id="126"/>
    </w:p>
    <w:p w14:paraId="7BF39F00" w14:textId="77777777" w:rsidR="00E07960" w:rsidRPr="00E07960" w:rsidRDefault="00E07960" w:rsidP="00E07960"/>
    <w:p w14:paraId="4F686800" w14:textId="7008259E" w:rsidR="00A33B4E" w:rsidRPr="004476B8" w:rsidRDefault="00A33B4E" w:rsidP="0050657B">
      <w:pPr>
        <w:spacing w:line="360" w:lineRule="auto"/>
        <w:jc w:val="both"/>
        <w:rPr>
          <w:color w:val="000000" w:themeColor="text1"/>
        </w:rPr>
      </w:pPr>
      <w:r w:rsidRPr="004476B8">
        <w:rPr>
          <w:color w:val="000000" w:themeColor="text1"/>
        </w:rPr>
        <w:t>We evaluate retrieval using Recall@K, Precision@K, NDCG, mAP, and time-to-first-result; tagging with Accuracy, Precision, Recall, F1, AUC-ROC; and outfit ranking using NDCG, diversity, and coverage. We also consider calibration (how well confidence maps to reality), explanation fidelity, robustness (blurry photos/crop/lighting), fairness (simple slices), and performance (latency p50/p95, size, memory).</w:t>
      </w:r>
    </w:p>
    <w:p w14:paraId="7E50A650" w14:textId="77777777" w:rsidR="00A33B4E" w:rsidRPr="004476B8" w:rsidRDefault="00A33B4E" w:rsidP="007B63F8">
      <w:pPr>
        <w:spacing w:line="360" w:lineRule="auto"/>
        <w:rPr>
          <w:color w:val="000000" w:themeColor="text1"/>
        </w:rPr>
      </w:pPr>
    </w:p>
    <w:p w14:paraId="4193985B" w14:textId="2C9DD1E2" w:rsidR="00A33B4E" w:rsidRPr="00FF609E" w:rsidRDefault="00A33B4E" w:rsidP="0050657B">
      <w:pPr>
        <w:pStyle w:val="Heading3"/>
      </w:pPr>
      <w:bookmarkStart w:id="127" w:name="_Toc213870943"/>
      <w:r w:rsidRPr="00FF609E">
        <w:t>Feedback loop</w:t>
      </w:r>
      <w:bookmarkEnd w:id="127"/>
    </w:p>
    <w:p w14:paraId="6230BE40" w14:textId="77777777" w:rsidR="00E07960" w:rsidRPr="00E07960" w:rsidRDefault="00E07960" w:rsidP="00E07960"/>
    <w:p w14:paraId="200F41EE" w14:textId="5B82B616" w:rsidR="00E07960" w:rsidRPr="0050657B" w:rsidRDefault="00A33B4E" w:rsidP="0050657B">
      <w:pPr>
        <w:spacing w:line="360" w:lineRule="auto"/>
        <w:jc w:val="both"/>
        <w:rPr>
          <w:color w:val="000000" w:themeColor="text1"/>
          <w:lang w:val="en-US"/>
        </w:rPr>
      </w:pPr>
      <w:r w:rsidRPr="004476B8">
        <w:rPr>
          <w:color w:val="000000" w:themeColor="text1"/>
        </w:rPr>
        <w:t xml:space="preserve">With your permission, we will log your clicks, saves, swaps, hides, and time-to-decision. Weekly we refresh data and make small, low-risk updates. We limit popularity effects, control for bias, and human spot-check </w:t>
      </w:r>
      <w:r w:rsidR="007C2F18" w:rsidRPr="004476B8">
        <w:t xml:space="preserve">(Kohavi et al., 2009) </w:t>
      </w:r>
      <w:r w:rsidRPr="004476B8">
        <w:rPr>
          <w:color w:val="000000" w:themeColor="text1"/>
        </w:rPr>
        <w:t>explanations and edge cases. This ensures the system is able to improve while keeping the overall system stable and fair.</w:t>
      </w:r>
    </w:p>
    <w:p w14:paraId="11E74D81" w14:textId="35D34086" w:rsidR="00B0710B" w:rsidRPr="0050657B" w:rsidRDefault="00B0710B" w:rsidP="0096564A">
      <w:pPr>
        <w:pStyle w:val="Heading2"/>
      </w:pPr>
      <w:bookmarkStart w:id="128" w:name="_Toc213870944"/>
      <w:r w:rsidRPr="0050657B">
        <w:rPr>
          <w:rStyle w:val="Heading2Char"/>
          <w:b/>
          <w:sz w:val="24"/>
          <w:szCs w:val="28"/>
        </w:rPr>
        <w:t>Project Management Methodology</w:t>
      </w:r>
      <w:bookmarkEnd w:id="128"/>
    </w:p>
    <w:p w14:paraId="0BE4B21E" w14:textId="5F7A904C" w:rsidR="00B0710B" w:rsidRPr="0050657B" w:rsidRDefault="00B0710B" w:rsidP="0050657B">
      <w:pPr>
        <w:pStyle w:val="Heading3"/>
      </w:pPr>
      <w:bookmarkStart w:id="129" w:name="_Toc213870945"/>
      <w:r w:rsidRPr="0050657B">
        <w:t>Approach</w:t>
      </w:r>
      <w:bookmarkEnd w:id="129"/>
    </w:p>
    <w:p w14:paraId="71934EC8" w14:textId="77777777" w:rsidR="00E07960" w:rsidRPr="00E07960" w:rsidRDefault="00E07960" w:rsidP="00E07960"/>
    <w:p w14:paraId="5F91D089" w14:textId="3276100A" w:rsidR="00B0710B" w:rsidRPr="004476B8" w:rsidRDefault="00B0710B" w:rsidP="0050657B">
      <w:pPr>
        <w:spacing w:line="360" w:lineRule="auto"/>
        <w:jc w:val="both"/>
        <w:rPr>
          <w:color w:val="000000" w:themeColor="text1"/>
        </w:rPr>
      </w:pPr>
      <w:r w:rsidRPr="004476B8">
        <w:rPr>
          <w:color w:val="000000" w:themeColor="text1"/>
        </w:rPr>
        <w:t xml:space="preserve">We employ an Agile/Scrum methodology that allows us to build, test and iterate </w:t>
      </w:r>
      <w:r w:rsidR="00C53763">
        <w:rPr>
          <w:color w:val="000000" w:themeColor="text1"/>
        </w:rPr>
        <w:t>Lufyco</w:t>
      </w:r>
      <w:r w:rsidRPr="004476B8">
        <w:rPr>
          <w:color w:val="000000" w:themeColor="text1"/>
        </w:rPr>
        <w:t xml:space="preserve"> in small, clear steps of progress. We plan work in quick two-week sprints. Every sprint begins with a manageable goal (piece of functionality), ends with a working demo, and includes one review to determine the next piece of functionality to improve. We maintain a single, prioritized backlog, and update it as we learn. Design, APIs, and docs are kept light and versioned for safety and tracking.</w:t>
      </w:r>
    </w:p>
    <w:p w14:paraId="77F9F4FA" w14:textId="77777777" w:rsidR="00B0710B" w:rsidRPr="004476B8" w:rsidRDefault="00B0710B" w:rsidP="007B63F8">
      <w:pPr>
        <w:spacing w:line="360" w:lineRule="auto"/>
        <w:rPr>
          <w:color w:val="000000" w:themeColor="text1"/>
        </w:rPr>
      </w:pPr>
    </w:p>
    <w:p w14:paraId="4B381986" w14:textId="3B42353C" w:rsidR="00B0710B" w:rsidRPr="0050657B" w:rsidRDefault="00B0710B" w:rsidP="0050657B">
      <w:pPr>
        <w:pStyle w:val="Heading3"/>
      </w:pPr>
      <w:bookmarkStart w:id="130" w:name="_Toc213870946"/>
      <w:r w:rsidRPr="0050657B">
        <w:t>Team roles</w:t>
      </w:r>
      <w:bookmarkEnd w:id="130"/>
    </w:p>
    <w:p w14:paraId="21324CE0" w14:textId="77777777" w:rsidR="00E07960" w:rsidRPr="00E07960" w:rsidRDefault="00E07960" w:rsidP="00E07960"/>
    <w:p w14:paraId="7C24DAFD" w14:textId="42380983" w:rsidR="00B0710B" w:rsidRPr="004476B8" w:rsidRDefault="00B0710B" w:rsidP="0050657B">
      <w:pPr>
        <w:spacing w:line="360" w:lineRule="auto"/>
        <w:jc w:val="both"/>
        <w:rPr>
          <w:color w:val="000000" w:themeColor="text1"/>
        </w:rPr>
      </w:pPr>
      <w:r w:rsidRPr="004476B8">
        <w:rPr>
          <w:color w:val="000000" w:themeColor="text1"/>
        </w:rPr>
        <w:t>A product lead/research lead or owns the scope, priorities, and acceptance criteria for the functionality. Mobile developers create the React Native app. Backend/ML engineers create the APIs, embeddings, vector search, and recommender. A designer/UX lead develops flows, wireframes, and usability assessments. QA plans tests, runs regression tests, and verifies behavior on real devices (multiple people can share this role in a small team).</w:t>
      </w:r>
    </w:p>
    <w:p w14:paraId="5DA4988D" w14:textId="77777777" w:rsidR="00B0710B" w:rsidRDefault="00B0710B" w:rsidP="007B63F8">
      <w:pPr>
        <w:spacing w:line="360" w:lineRule="auto"/>
        <w:rPr>
          <w:color w:val="000000" w:themeColor="text1"/>
        </w:rPr>
      </w:pPr>
    </w:p>
    <w:p w14:paraId="544E4653" w14:textId="77777777" w:rsidR="00AE5ED2" w:rsidRPr="004476B8" w:rsidRDefault="00AE5ED2" w:rsidP="007B63F8">
      <w:pPr>
        <w:spacing w:line="360" w:lineRule="auto"/>
        <w:rPr>
          <w:color w:val="000000" w:themeColor="text1"/>
        </w:rPr>
      </w:pPr>
    </w:p>
    <w:p w14:paraId="1B3E4ED7" w14:textId="411DCC50" w:rsidR="00B0710B" w:rsidRPr="0050657B" w:rsidRDefault="00B0710B" w:rsidP="0050657B">
      <w:pPr>
        <w:pStyle w:val="Heading3"/>
      </w:pPr>
      <w:bookmarkStart w:id="131" w:name="_Toc213870947"/>
      <w:r w:rsidRPr="0050657B">
        <w:lastRenderedPageBreak/>
        <w:t>Rhythm of work</w:t>
      </w:r>
      <w:bookmarkEnd w:id="131"/>
    </w:p>
    <w:p w14:paraId="785909CF" w14:textId="77777777" w:rsidR="00E07960" w:rsidRPr="00E07960" w:rsidRDefault="00E07960" w:rsidP="00E07960"/>
    <w:p w14:paraId="320F8133" w14:textId="4A4F1804" w:rsidR="00B0710B" w:rsidRPr="004476B8" w:rsidRDefault="00B0710B" w:rsidP="0050657B">
      <w:pPr>
        <w:spacing w:line="360" w:lineRule="auto"/>
        <w:jc w:val="both"/>
        <w:rPr>
          <w:color w:val="000000" w:themeColor="text1"/>
        </w:rPr>
      </w:pPr>
      <w:r w:rsidRPr="004476B8">
        <w:rPr>
          <w:color w:val="000000" w:themeColor="text1"/>
        </w:rPr>
        <w:t xml:space="preserve">At the beginning of every sprint, we plan the work. We check-in for a short daily meeting to remove any blockers. Every week we do a quick sync for any risks. At the end of the sprint, we run a review to demo progress and a retrospective to agree on improvements. "Done" means code reviewed, tests pass, performance targets are met, privacy checks completed, and basic documentation updated. </w:t>
      </w:r>
    </w:p>
    <w:p w14:paraId="136E6774" w14:textId="77777777" w:rsidR="00E8702C" w:rsidRPr="004476B8" w:rsidRDefault="00E8702C" w:rsidP="007B63F8">
      <w:pPr>
        <w:spacing w:line="360" w:lineRule="auto"/>
        <w:rPr>
          <w:color w:val="000000" w:themeColor="text1"/>
        </w:rPr>
      </w:pPr>
    </w:p>
    <w:p w14:paraId="258DFDDE" w14:textId="0ADA45E9" w:rsidR="00B0710B" w:rsidRPr="0050657B" w:rsidRDefault="00B0710B" w:rsidP="0050657B">
      <w:pPr>
        <w:pStyle w:val="Heading3"/>
      </w:pPr>
      <w:bookmarkStart w:id="132" w:name="_Toc213870948"/>
      <w:r w:rsidRPr="0050657B">
        <w:t>Tools</w:t>
      </w:r>
      <w:bookmarkEnd w:id="132"/>
    </w:p>
    <w:p w14:paraId="3182112D" w14:textId="77777777" w:rsidR="00E07960" w:rsidRPr="00E07960" w:rsidRDefault="00E07960" w:rsidP="00E07960"/>
    <w:p w14:paraId="53510577" w14:textId="77777777" w:rsidR="00B0710B" w:rsidRPr="004476B8" w:rsidRDefault="00B0710B" w:rsidP="0050657B">
      <w:pPr>
        <w:spacing w:line="360" w:lineRule="auto"/>
        <w:jc w:val="both"/>
        <w:rPr>
          <w:color w:val="000000" w:themeColor="text1"/>
        </w:rPr>
      </w:pPr>
      <w:r w:rsidRPr="004476B8">
        <w:rPr>
          <w:color w:val="000000" w:themeColor="text1"/>
        </w:rPr>
        <w:t xml:space="preserve">We use Jira/Trello/Notion for planning, Figma for design, and GitHub/GitLab with CI for code and builds. We guard quality with unit, integration, and UI tests, plus linting and static analysis. We also watch crash reports and simple dashboards and monitors for latency and error rates so we can react quickly. </w:t>
      </w:r>
    </w:p>
    <w:p w14:paraId="664B7B92" w14:textId="77777777" w:rsidR="00B0710B" w:rsidRPr="004476B8" w:rsidRDefault="00B0710B" w:rsidP="007B63F8">
      <w:pPr>
        <w:spacing w:line="360" w:lineRule="auto"/>
        <w:rPr>
          <w:color w:val="000000" w:themeColor="text1"/>
        </w:rPr>
      </w:pPr>
    </w:p>
    <w:p w14:paraId="78D08BF8" w14:textId="65D9C556" w:rsidR="00B0710B" w:rsidRPr="0050657B" w:rsidRDefault="00B0710B" w:rsidP="0050657B">
      <w:pPr>
        <w:pStyle w:val="Heading3"/>
      </w:pPr>
      <w:bookmarkStart w:id="133" w:name="_Toc213870949"/>
      <w:r w:rsidRPr="0050657B">
        <w:t>Risk and change control</w:t>
      </w:r>
      <w:bookmarkEnd w:id="133"/>
    </w:p>
    <w:p w14:paraId="7FC1A357" w14:textId="77777777" w:rsidR="00E07960" w:rsidRPr="00E07960" w:rsidRDefault="00E07960" w:rsidP="00E07960"/>
    <w:p w14:paraId="76DFDEAB" w14:textId="73969390" w:rsidR="00B0710B" w:rsidRPr="004476B8" w:rsidRDefault="00B0710B" w:rsidP="0050657B">
      <w:pPr>
        <w:spacing w:line="360" w:lineRule="auto"/>
        <w:jc w:val="both"/>
        <w:rPr>
          <w:color w:val="000000" w:themeColor="text1"/>
        </w:rPr>
      </w:pPr>
      <w:r w:rsidRPr="004476B8">
        <w:rPr>
          <w:color w:val="000000" w:themeColor="text1"/>
        </w:rPr>
        <w:t>We also keep a visible risk log (for example: model latency, cold start, data quality) with an owner and mitigation for every risk. Any change which affects scope, timeline, or quality goes through a short change request: what is changing, why, impact, and final decision. This helps us all stay consistent and transparent.</w:t>
      </w:r>
    </w:p>
    <w:p w14:paraId="0785E165" w14:textId="77777777" w:rsidR="00B0710B" w:rsidRPr="004476B8" w:rsidRDefault="00B0710B" w:rsidP="007B63F8">
      <w:pPr>
        <w:spacing w:line="360" w:lineRule="auto"/>
        <w:rPr>
          <w:color w:val="000000" w:themeColor="text1"/>
        </w:rPr>
      </w:pPr>
    </w:p>
    <w:p w14:paraId="32517FC3" w14:textId="26827F49" w:rsidR="00B0710B" w:rsidRPr="007D2F74" w:rsidRDefault="00B0710B" w:rsidP="007D2F74">
      <w:pPr>
        <w:pStyle w:val="Heading2"/>
        <w:rPr>
          <w:rFonts w:cs="Times New Roman"/>
          <w:bCs/>
          <w:sz w:val="24"/>
          <w:szCs w:val="24"/>
        </w:rPr>
      </w:pPr>
      <w:bookmarkStart w:id="134" w:name="_Toc213870950"/>
      <w:r w:rsidRPr="00E07960">
        <w:rPr>
          <w:rStyle w:val="Heading3Char"/>
          <w:rFonts w:cs="Times New Roman"/>
          <w:b/>
          <w:bCs/>
          <w:sz w:val="24"/>
          <w:szCs w:val="24"/>
        </w:rPr>
        <w:t>Scope</w:t>
      </w:r>
      <w:bookmarkEnd w:id="134"/>
    </w:p>
    <w:p w14:paraId="7EB75EE5" w14:textId="52DCFF89" w:rsidR="00B0710B" w:rsidRPr="0050657B" w:rsidRDefault="00B0710B" w:rsidP="0050657B">
      <w:pPr>
        <w:pStyle w:val="Heading3"/>
      </w:pPr>
      <w:bookmarkStart w:id="135" w:name="_Toc213870951"/>
      <w:r w:rsidRPr="0050657B">
        <w:t>In-scope</w:t>
      </w:r>
      <w:bookmarkEnd w:id="135"/>
      <w:r w:rsidRPr="0050657B">
        <w:t xml:space="preserve"> </w:t>
      </w:r>
    </w:p>
    <w:p w14:paraId="522CDA9D" w14:textId="77777777" w:rsidR="00E07960" w:rsidRPr="00E07960" w:rsidRDefault="00E07960" w:rsidP="00E07960"/>
    <w:p w14:paraId="24D2B1C8" w14:textId="46A9942D" w:rsidR="00B0710B" w:rsidRDefault="00B0710B" w:rsidP="0050657B">
      <w:pPr>
        <w:spacing w:line="360" w:lineRule="auto"/>
        <w:jc w:val="both"/>
      </w:pPr>
      <w:r w:rsidRPr="004476B8">
        <w:rPr>
          <w:color w:val="000000" w:themeColor="text1"/>
        </w:rPr>
        <w:t xml:space="preserve">We will develop the </w:t>
      </w:r>
      <w:r w:rsidR="00C53763">
        <w:rPr>
          <w:color w:val="000000" w:themeColor="text1"/>
        </w:rPr>
        <w:t>Lufyco</w:t>
      </w:r>
      <w:r w:rsidRPr="004476B8">
        <w:rPr>
          <w:color w:val="000000" w:themeColor="text1"/>
        </w:rPr>
        <w:t xml:space="preserve"> mobile app (Android/iOS) that can be accessed by an end-user, developed in React Native. The app will provide account management and user profile with minimal preferences and privacy controls. Users can either upload an image or take a photo to initiate the image-based discovery, which recognizes visually similar items by employing deep visual embeddings and a fast vector search. Users will be able to build a digital wardrobe by uploading a photo of their own clothing items. The items will be auto-tagged (category, color, season, fabric) but can be modified or deleted. The context-aware AI Stylist will allow the user to set a mood and occasion and will autonomously detect the weather; it will also suggest full outfits that the user will be able to edit, using the items in the wardrobe first, and fill in any </w:t>
      </w:r>
      <w:r w:rsidRPr="004476B8">
        <w:rPr>
          <w:color w:val="000000" w:themeColor="text1"/>
        </w:rPr>
        <w:lastRenderedPageBreak/>
        <w:t>gaps from a small pilot catalog. Each suggestion will come with a brief explanation of why it was an acceptable suggestion (e.g. fit the color palette, weather, fits with the wardrobe).</w:t>
      </w:r>
      <w:r w:rsidRPr="004476B8">
        <w:t xml:space="preserve"> </w:t>
      </w:r>
      <w:r w:rsidRPr="004476B8">
        <w:rPr>
          <w:color w:val="000000" w:themeColor="text1"/>
        </w:rPr>
        <w:t>The application has simple browsing and filtering functions, a wishlist, and saving or sharing style cards; on the server side, we have clean APIs for the embedding service, vector index, outfit generator, and explanation, all with minimal and secure payloads. We intend to have low latency (about a second to the first useful result), encrypt data in transit and at rest, provide opt-in telemetry, easy data delete/export, and provide basic accessibility (font scaling, color contrast, TalkBack/VoiceOver). We will sample offline on models (Recall@K, NDCG, F1), validate on real devices (latency, memory, battery), and run a small pilot to solicit feedback.</w:t>
      </w:r>
      <w:r w:rsidR="007C2F18" w:rsidRPr="004476B8">
        <w:t xml:space="preserve"> Liu et al., 2016; Ge et al., 2019; Johnson et al., 2017; Google Research, 2020–2024; Hou et al., 2019).</w:t>
      </w:r>
    </w:p>
    <w:p w14:paraId="7F512BAF" w14:textId="77777777" w:rsidR="00B050ED" w:rsidRPr="004476B8" w:rsidRDefault="00B050ED" w:rsidP="0050657B">
      <w:pPr>
        <w:spacing w:line="360" w:lineRule="auto"/>
        <w:jc w:val="both"/>
        <w:rPr>
          <w:color w:val="000000" w:themeColor="text1"/>
        </w:rPr>
      </w:pPr>
    </w:p>
    <w:p w14:paraId="6DB18E2D" w14:textId="77777777" w:rsidR="00E07960" w:rsidRPr="0050657B" w:rsidRDefault="00E07960" w:rsidP="0050657B">
      <w:pPr>
        <w:rPr>
          <w:lang w:val="en-US"/>
        </w:rPr>
      </w:pPr>
    </w:p>
    <w:p w14:paraId="370A703D" w14:textId="26001EFD" w:rsidR="00B0710B" w:rsidRPr="0050657B" w:rsidRDefault="00B0710B" w:rsidP="0050657B">
      <w:pPr>
        <w:pStyle w:val="Heading3"/>
      </w:pPr>
      <w:bookmarkStart w:id="136" w:name="_Toc213870952"/>
      <w:r w:rsidRPr="0050657B">
        <w:t>Out-scope</w:t>
      </w:r>
      <w:bookmarkEnd w:id="136"/>
    </w:p>
    <w:p w14:paraId="26ABC317" w14:textId="77777777" w:rsidR="00E07960" w:rsidRPr="00E07960" w:rsidRDefault="00E07960" w:rsidP="00E07960"/>
    <w:p w14:paraId="37A1B316" w14:textId="051FD53C" w:rsidR="00B0710B" w:rsidRPr="004476B8" w:rsidRDefault="00B0710B" w:rsidP="0050657B">
      <w:pPr>
        <w:spacing w:line="360" w:lineRule="auto"/>
        <w:jc w:val="both"/>
        <w:rPr>
          <w:color w:val="000000" w:themeColor="text1"/>
        </w:rPr>
      </w:pPr>
      <w:r w:rsidRPr="004476B8">
        <w:rPr>
          <w:color w:val="000000" w:themeColor="text1"/>
        </w:rPr>
        <w:t>We will not create dashboards for merchants and shops for inventory management, pricing, promotions, or analytics. We will not perform the full suite of marketplace operations such as multi-seller onboarding, payouts, or dispute resolution. Production payments are not included. We will not deal with shipping or returns either. A website version is excluded from this phase; we are only providing work on the mobile application. Additionally, AR/VR try-on, 3D avatars/body scan sizing are excluded from this phase. A "global" rollout with complex cross-border compliance, or a 24/7 production service level agreement are also excluded from this phase. Finally, we will not integrate large 3rd party personalization datasets, nor will we develop advanced content moderation pipelines beyond basic image plausibility checks. Some of these phases may be illustrated with simple stubs, or mocked flows, for usability testing, but they will not be delivered as live product features in this phase.</w:t>
      </w:r>
      <w:r w:rsidR="007C2F18" w:rsidRPr="004476B8">
        <w:t xml:space="preserve"> (project scoping best practice; Saunders et al., 2019)</w:t>
      </w:r>
      <w:r w:rsidR="00E07960">
        <w:rPr>
          <w:color w:val="000000" w:themeColor="text1"/>
        </w:rPr>
        <w:t>.</w:t>
      </w:r>
    </w:p>
    <w:p w14:paraId="7836C7E8" w14:textId="0F175020" w:rsidR="0084608A" w:rsidRPr="0050657B" w:rsidRDefault="0084608A" w:rsidP="0050657B">
      <w:pPr>
        <w:pStyle w:val="Heading2"/>
        <w:rPr>
          <w:rStyle w:val="Heading3Char"/>
          <w:b/>
          <w:szCs w:val="32"/>
        </w:rPr>
      </w:pPr>
      <w:bookmarkStart w:id="137" w:name="_Toc213870953"/>
      <w:r w:rsidRPr="0050657B">
        <w:rPr>
          <w:rStyle w:val="Heading3Char"/>
          <w:b/>
          <w:szCs w:val="32"/>
        </w:rPr>
        <w:lastRenderedPageBreak/>
        <w:t>Schedule</w:t>
      </w:r>
      <w:bookmarkEnd w:id="137"/>
    </w:p>
    <w:p w14:paraId="68A01254" w14:textId="739CE549" w:rsidR="0084608A" w:rsidRPr="0050657B" w:rsidRDefault="0084608A" w:rsidP="0050657B">
      <w:pPr>
        <w:pStyle w:val="Heading3"/>
      </w:pPr>
      <w:bookmarkStart w:id="138" w:name="_Toc213870954"/>
      <w:r w:rsidRPr="0050657B">
        <w:t>Gantt Chart (key milestones and phases)</w:t>
      </w:r>
      <w:bookmarkEnd w:id="138"/>
    </w:p>
    <w:p w14:paraId="123BADFE" w14:textId="78EF3A1B" w:rsidR="0084608A" w:rsidRPr="004476B8" w:rsidRDefault="0084608A" w:rsidP="007B63F8">
      <w:pPr>
        <w:pStyle w:val="NormalWeb"/>
        <w:spacing w:line="360" w:lineRule="auto"/>
      </w:pPr>
      <w:r w:rsidRPr="004476B8">
        <w:rPr>
          <w:noProof/>
          <w14:ligatures w14:val="standardContextual"/>
        </w:rPr>
        <w:drawing>
          <wp:inline distT="0" distB="0" distL="0" distR="0" wp14:anchorId="0C9527C1" wp14:editId="1F6C8AF4">
            <wp:extent cx="5731510" cy="3820795"/>
            <wp:effectExtent l="0" t="0" r="0" b="1905"/>
            <wp:docPr id="249603364" name="Picture 3" descr="A graph with colorful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3364" name="Picture 3" descr="A graph with colorful rectangular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E378F3E" w14:textId="4E01E75F" w:rsidR="00A32DF7" w:rsidRPr="00F55D95" w:rsidRDefault="00F55D95" w:rsidP="00F55D95">
      <w:pPr>
        <w:pStyle w:val="Caption"/>
        <w:jc w:val="center"/>
        <w:rPr>
          <w:sz w:val="20"/>
          <w:szCs w:val="20"/>
          <w:lang w:val="en-US"/>
        </w:rPr>
      </w:pPr>
      <w:bookmarkStart w:id="139" w:name="_Toc213869743"/>
      <w:r w:rsidRPr="00F55D95">
        <w:rPr>
          <w:sz w:val="20"/>
          <w:szCs w:val="20"/>
        </w:rPr>
        <w:t xml:space="preserve">Figure </w:t>
      </w:r>
      <w:r w:rsidRPr="00F55D95">
        <w:rPr>
          <w:sz w:val="20"/>
          <w:szCs w:val="20"/>
        </w:rPr>
        <w:fldChar w:fldCharType="begin"/>
      </w:r>
      <w:r w:rsidRPr="00F55D95">
        <w:rPr>
          <w:sz w:val="20"/>
          <w:szCs w:val="20"/>
        </w:rPr>
        <w:instrText xml:space="preserve"> SEQ Figure \* ARABIC </w:instrText>
      </w:r>
      <w:r w:rsidRPr="00F55D95">
        <w:rPr>
          <w:sz w:val="20"/>
          <w:szCs w:val="20"/>
        </w:rPr>
        <w:fldChar w:fldCharType="separate"/>
      </w:r>
      <w:r w:rsidR="00AE5ED2">
        <w:rPr>
          <w:noProof/>
          <w:sz w:val="20"/>
          <w:szCs w:val="20"/>
        </w:rPr>
        <w:t>2</w:t>
      </w:r>
      <w:r w:rsidRPr="00F55D95">
        <w:rPr>
          <w:sz w:val="20"/>
          <w:szCs w:val="20"/>
        </w:rPr>
        <w:fldChar w:fldCharType="end"/>
      </w:r>
      <w:r w:rsidRPr="00F55D95">
        <w:rPr>
          <w:sz w:val="20"/>
          <w:szCs w:val="20"/>
          <w:lang w:val="en-US"/>
        </w:rPr>
        <w:t xml:space="preserve"> : Gantt Chart</w:t>
      </w:r>
      <w:bookmarkEnd w:id="139"/>
    </w:p>
    <w:p w14:paraId="0824042B" w14:textId="77777777" w:rsidR="00F55D95" w:rsidRPr="00F55D95" w:rsidRDefault="00F55D95" w:rsidP="00F55D95">
      <w:pPr>
        <w:rPr>
          <w:lang w:val="en-US"/>
        </w:rPr>
      </w:pPr>
    </w:p>
    <w:p w14:paraId="16D6AD18" w14:textId="651505C6" w:rsidR="00A32DF7" w:rsidRDefault="00A32DF7" w:rsidP="0050657B">
      <w:pPr>
        <w:pStyle w:val="Heading3"/>
      </w:pPr>
      <w:bookmarkStart w:id="140" w:name="_Toc213870955"/>
      <w:r w:rsidRPr="0050657B">
        <w:rPr>
          <w:rStyle w:val="Heading4Char"/>
          <w:i w:val="0"/>
          <w:iCs w:val="0"/>
        </w:rPr>
        <w:t>Deliverables (milestones &amp; hand-ins</w:t>
      </w:r>
      <w:r w:rsidRPr="0050657B">
        <w:t>)</w:t>
      </w:r>
      <w:bookmarkEnd w:id="140"/>
    </w:p>
    <w:p w14:paraId="1D9A0203" w14:textId="77777777" w:rsidR="003555E5" w:rsidRDefault="003555E5" w:rsidP="003555E5"/>
    <w:p w14:paraId="551D87E0" w14:textId="2E0BB578" w:rsidR="003555E5" w:rsidRPr="003555E5" w:rsidRDefault="003555E5" w:rsidP="003555E5">
      <w:pPr>
        <w:pStyle w:val="Caption"/>
        <w:jc w:val="center"/>
        <w:rPr>
          <w:sz w:val="20"/>
          <w:szCs w:val="20"/>
          <w:lang w:val="en-US"/>
        </w:rPr>
      </w:pPr>
      <w:bookmarkStart w:id="141" w:name="_Toc213869709"/>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7</w:t>
      </w:r>
      <w:r w:rsidRPr="00B050ED">
        <w:rPr>
          <w:sz w:val="20"/>
          <w:szCs w:val="20"/>
        </w:rPr>
        <w:fldChar w:fldCharType="end"/>
      </w:r>
      <w:r w:rsidRPr="00B050ED">
        <w:rPr>
          <w:sz w:val="20"/>
          <w:szCs w:val="20"/>
          <w:lang w:val="en-US"/>
        </w:rPr>
        <w:t>:Deliverables</w:t>
      </w:r>
      <w:bookmarkEnd w:id="141"/>
    </w:p>
    <w:tbl>
      <w:tblPr>
        <w:tblStyle w:val="TableGrid"/>
        <w:tblW w:w="0" w:type="auto"/>
        <w:tblLook w:val="04A0" w:firstRow="1" w:lastRow="0" w:firstColumn="1" w:lastColumn="0" w:noHBand="0" w:noVBand="1"/>
      </w:tblPr>
      <w:tblGrid>
        <w:gridCol w:w="5815"/>
        <w:gridCol w:w="2167"/>
      </w:tblGrid>
      <w:tr w:rsidR="000433AB" w:rsidRPr="004476B8" w14:paraId="15D32870" w14:textId="77777777" w:rsidTr="000433AB">
        <w:tc>
          <w:tcPr>
            <w:tcW w:w="0" w:type="auto"/>
            <w:hideMark/>
          </w:tcPr>
          <w:p w14:paraId="44BB2C2A" w14:textId="77777777" w:rsidR="000433AB" w:rsidRPr="004476B8" w:rsidRDefault="000433AB" w:rsidP="007B63F8">
            <w:pPr>
              <w:spacing w:line="360" w:lineRule="auto"/>
              <w:jc w:val="center"/>
            </w:pPr>
            <w:r w:rsidRPr="004476B8">
              <w:t>Deliverable</w:t>
            </w:r>
          </w:p>
        </w:tc>
        <w:tc>
          <w:tcPr>
            <w:tcW w:w="2167" w:type="dxa"/>
            <w:hideMark/>
          </w:tcPr>
          <w:p w14:paraId="5B9A14CF" w14:textId="77777777" w:rsidR="000433AB" w:rsidRPr="004476B8" w:rsidRDefault="000433AB" w:rsidP="007B63F8">
            <w:pPr>
              <w:spacing w:line="360" w:lineRule="auto"/>
              <w:jc w:val="center"/>
            </w:pPr>
            <w:r w:rsidRPr="004476B8">
              <w:t>Planned Date</w:t>
            </w:r>
          </w:p>
        </w:tc>
      </w:tr>
      <w:tr w:rsidR="00A32DF7" w:rsidRPr="004476B8" w14:paraId="1D767A5C" w14:textId="77777777" w:rsidTr="00A32DF7">
        <w:tc>
          <w:tcPr>
            <w:tcW w:w="0" w:type="auto"/>
            <w:hideMark/>
          </w:tcPr>
          <w:p w14:paraId="60C307D5" w14:textId="77777777" w:rsidR="00A32DF7" w:rsidRPr="004476B8" w:rsidRDefault="00A32DF7" w:rsidP="007B63F8">
            <w:pPr>
              <w:spacing w:line="360" w:lineRule="auto"/>
            </w:pPr>
            <w:r w:rsidRPr="004476B8">
              <w:t xml:space="preserve">Project Proposal – </w:t>
            </w:r>
            <w:r w:rsidRPr="004476B8">
              <w:rPr>
                <w:rStyle w:val="Strong"/>
                <w:rFonts w:eastAsiaTheme="majorEastAsia"/>
                <w:b w:val="0"/>
                <w:bCs w:val="0"/>
              </w:rPr>
              <w:t>initial draft</w:t>
            </w:r>
          </w:p>
        </w:tc>
        <w:tc>
          <w:tcPr>
            <w:tcW w:w="2167" w:type="dxa"/>
            <w:hideMark/>
          </w:tcPr>
          <w:p w14:paraId="35106A98" w14:textId="77777777" w:rsidR="00A32DF7" w:rsidRPr="004476B8" w:rsidRDefault="00A32DF7" w:rsidP="007B63F8">
            <w:pPr>
              <w:spacing w:line="360" w:lineRule="auto"/>
            </w:pPr>
            <w:r w:rsidRPr="004476B8">
              <w:rPr>
                <w:rStyle w:val="Strong"/>
                <w:rFonts w:eastAsiaTheme="majorEastAsia"/>
                <w:b w:val="0"/>
                <w:bCs w:val="0"/>
              </w:rPr>
              <w:t>26 Sep 2025</w:t>
            </w:r>
          </w:p>
        </w:tc>
      </w:tr>
      <w:tr w:rsidR="00A32DF7" w:rsidRPr="004476B8" w14:paraId="25389416" w14:textId="77777777" w:rsidTr="00A32DF7">
        <w:tc>
          <w:tcPr>
            <w:tcW w:w="0" w:type="auto"/>
            <w:hideMark/>
          </w:tcPr>
          <w:p w14:paraId="6540D411" w14:textId="77777777" w:rsidR="00A32DF7" w:rsidRPr="004476B8" w:rsidRDefault="00A32DF7" w:rsidP="007B63F8">
            <w:pPr>
              <w:spacing w:line="360" w:lineRule="auto"/>
            </w:pPr>
            <w:r w:rsidRPr="004476B8">
              <w:t xml:space="preserve">Literature Review – </w:t>
            </w:r>
            <w:r w:rsidRPr="004476B8">
              <w:rPr>
                <w:rStyle w:val="Strong"/>
                <w:rFonts w:eastAsiaTheme="majorEastAsia"/>
                <w:b w:val="0"/>
                <w:bCs w:val="0"/>
              </w:rPr>
              <w:t>complete set of sources</w:t>
            </w:r>
          </w:p>
        </w:tc>
        <w:tc>
          <w:tcPr>
            <w:tcW w:w="2167" w:type="dxa"/>
            <w:hideMark/>
          </w:tcPr>
          <w:p w14:paraId="0314764F" w14:textId="77777777" w:rsidR="00A32DF7" w:rsidRPr="004476B8" w:rsidRDefault="00A32DF7" w:rsidP="007B63F8">
            <w:pPr>
              <w:spacing w:line="360" w:lineRule="auto"/>
            </w:pPr>
            <w:r w:rsidRPr="004476B8">
              <w:rPr>
                <w:rStyle w:val="Strong"/>
                <w:rFonts w:eastAsiaTheme="majorEastAsia"/>
                <w:b w:val="0"/>
                <w:bCs w:val="0"/>
              </w:rPr>
              <w:t>24 Oct 2025</w:t>
            </w:r>
          </w:p>
        </w:tc>
      </w:tr>
      <w:tr w:rsidR="00A32DF7" w:rsidRPr="004476B8" w14:paraId="20D7EA38" w14:textId="77777777" w:rsidTr="00A32DF7">
        <w:tc>
          <w:tcPr>
            <w:tcW w:w="0" w:type="auto"/>
            <w:hideMark/>
          </w:tcPr>
          <w:p w14:paraId="0695E5F0" w14:textId="77777777" w:rsidR="00A32DF7" w:rsidRPr="004476B8" w:rsidRDefault="00A32DF7" w:rsidP="007B63F8">
            <w:pPr>
              <w:spacing w:line="360" w:lineRule="auto"/>
            </w:pPr>
            <w:r w:rsidRPr="004476B8">
              <w:t xml:space="preserve">SRS (Software Requirements Specification) – </w:t>
            </w:r>
            <w:r w:rsidRPr="004476B8">
              <w:rPr>
                <w:rStyle w:val="Strong"/>
                <w:rFonts w:eastAsiaTheme="majorEastAsia"/>
                <w:b w:val="0"/>
                <w:bCs w:val="0"/>
              </w:rPr>
              <w:t>final</w:t>
            </w:r>
          </w:p>
        </w:tc>
        <w:tc>
          <w:tcPr>
            <w:tcW w:w="2167" w:type="dxa"/>
            <w:hideMark/>
          </w:tcPr>
          <w:p w14:paraId="3FA2E8C7" w14:textId="77777777" w:rsidR="00A32DF7" w:rsidRPr="004476B8" w:rsidRDefault="00A32DF7" w:rsidP="007B63F8">
            <w:pPr>
              <w:spacing w:line="360" w:lineRule="auto"/>
            </w:pPr>
            <w:r w:rsidRPr="004476B8">
              <w:rPr>
                <w:rStyle w:val="Strong"/>
                <w:rFonts w:eastAsiaTheme="majorEastAsia"/>
                <w:b w:val="0"/>
                <w:bCs w:val="0"/>
              </w:rPr>
              <w:t>14 Nov 2025</w:t>
            </w:r>
          </w:p>
        </w:tc>
      </w:tr>
      <w:tr w:rsidR="00A32DF7" w:rsidRPr="004476B8" w14:paraId="6FB5F6E0" w14:textId="77777777" w:rsidTr="00A32DF7">
        <w:tc>
          <w:tcPr>
            <w:tcW w:w="0" w:type="auto"/>
            <w:hideMark/>
          </w:tcPr>
          <w:p w14:paraId="16412968" w14:textId="77777777" w:rsidR="00A32DF7" w:rsidRPr="004476B8" w:rsidRDefault="00A32DF7" w:rsidP="007B63F8">
            <w:pPr>
              <w:spacing w:line="360" w:lineRule="auto"/>
            </w:pPr>
            <w:r w:rsidRPr="004476B8">
              <w:t xml:space="preserve">Project Proposal &amp; SRS – </w:t>
            </w:r>
            <w:r w:rsidRPr="004476B8">
              <w:rPr>
                <w:rStyle w:val="Strong"/>
                <w:rFonts w:eastAsiaTheme="majorEastAsia"/>
                <w:b w:val="0"/>
                <w:bCs w:val="0"/>
              </w:rPr>
              <w:t>final pack</w:t>
            </w:r>
          </w:p>
        </w:tc>
        <w:tc>
          <w:tcPr>
            <w:tcW w:w="2167" w:type="dxa"/>
            <w:hideMark/>
          </w:tcPr>
          <w:p w14:paraId="5CDE440F" w14:textId="77777777" w:rsidR="00A32DF7" w:rsidRPr="004476B8" w:rsidRDefault="00A32DF7" w:rsidP="007B63F8">
            <w:pPr>
              <w:spacing w:line="360" w:lineRule="auto"/>
            </w:pPr>
            <w:r w:rsidRPr="004476B8">
              <w:rPr>
                <w:rStyle w:val="Strong"/>
                <w:rFonts w:eastAsiaTheme="majorEastAsia"/>
                <w:b w:val="0"/>
                <w:bCs w:val="0"/>
              </w:rPr>
              <w:t>14 Nov 2025</w:t>
            </w:r>
          </w:p>
        </w:tc>
      </w:tr>
      <w:tr w:rsidR="00A32DF7" w:rsidRPr="004476B8" w14:paraId="3A420387" w14:textId="77777777" w:rsidTr="00A32DF7">
        <w:tc>
          <w:tcPr>
            <w:tcW w:w="0" w:type="auto"/>
            <w:hideMark/>
          </w:tcPr>
          <w:p w14:paraId="32CCDDE5" w14:textId="77777777" w:rsidR="00A32DF7" w:rsidRPr="004476B8" w:rsidRDefault="00A32DF7" w:rsidP="007B63F8">
            <w:pPr>
              <w:spacing w:line="360" w:lineRule="auto"/>
            </w:pPr>
            <w:r w:rsidRPr="004476B8">
              <w:rPr>
                <w:rStyle w:val="Strong"/>
                <w:rFonts w:eastAsiaTheme="majorEastAsia"/>
                <w:b w:val="0"/>
                <w:bCs w:val="0"/>
              </w:rPr>
              <w:t>Proof of Concept</w:t>
            </w:r>
            <w:r w:rsidRPr="004476B8">
              <w:t xml:space="preserve"> (image search working on small dataset)</w:t>
            </w:r>
          </w:p>
        </w:tc>
        <w:tc>
          <w:tcPr>
            <w:tcW w:w="2167" w:type="dxa"/>
            <w:hideMark/>
          </w:tcPr>
          <w:p w14:paraId="78697108" w14:textId="77777777" w:rsidR="00A32DF7" w:rsidRPr="004476B8" w:rsidRDefault="00A32DF7" w:rsidP="007B63F8">
            <w:pPr>
              <w:spacing w:line="360" w:lineRule="auto"/>
            </w:pPr>
            <w:r w:rsidRPr="004476B8">
              <w:rPr>
                <w:rStyle w:val="Strong"/>
                <w:rFonts w:eastAsiaTheme="majorEastAsia"/>
                <w:b w:val="0"/>
                <w:bCs w:val="0"/>
              </w:rPr>
              <w:t>14 Nov 2025</w:t>
            </w:r>
          </w:p>
        </w:tc>
      </w:tr>
      <w:tr w:rsidR="00A32DF7" w:rsidRPr="004476B8" w14:paraId="3E1F41DB" w14:textId="77777777" w:rsidTr="00A32DF7">
        <w:tc>
          <w:tcPr>
            <w:tcW w:w="0" w:type="auto"/>
            <w:hideMark/>
          </w:tcPr>
          <w:p w14:paraId="118E37A6" w14:textId="77777777" w:rsidR="00A32DF7" w:rsidRPr="004476B8" w:rsidRDefault="00A32DF7" w:rsidP="007B63F8">
            <w:pPr>
              <w:spacing w:line="360" w:lineRule="auto"/>
            </w:pPr>
            <w:r w:rsidRPr="004476B8">
              <w:rPr>
                <w:rStyle w:val="Strong"/>
                <w:rFonts w:eastAsiaTheme="majorEastAsia"/>
                <w:b w:val="0"/>
                <w:bCs w:val="0"/>
              </w:rPr>
              <w:t>Design Document</w:t>
            </w:r>
            <w:r w:rsidRPr="004476B8">
              <w:t xml:space="preserve"> (system + data + model design)</w:t>
            </w:r>
          </w:p>
        </w:tc>
        <w:tc>
          <w:tcPr>
            <w:tcW w:w="2167" w:type="dxa"/>
            <w:hideMark/>
          </w:tcPr>
          <w:p w14:paraId="17F9A8DC" w14:textId="77777777" w:rsidR="00A32DF7" w:rsidRPr="004476B8" w:rsidRDefault="00A32DF7" w:rsidP="007B63F8">
            <w:pPr>
              <w:spacing w:line="360" w:lineRule="auto"/>
            </w:pPr>
            <w:r w:rsidRPr="004476B8">
              <w:rPr>
                <w:rStyle w:val="Strong"/>
                <w:rFonts w:eastAsiaTheme="majorEastAsia"/>
                <w:b w:val="0"/>
                <w:bCs w:val="0"/>
              </w:rPr>
              <w:t>20 Dec 2025</w:t>
            </w:r>
          </w:p>
        </w:tc>
      </w:tr>
      <w:tr w:rsidR="00A32DF7" w:rsidRPr="004476B8" w14:paraId="2551AF88" w14:textId="77777777" w:rsidTr="00A32DF7">
        <w:tc>
          <w:tcPr>
            <w:tcW w:w="0" w:type="auto"/>
            <w:hideMark/>
          </w:tcPr>
          <w:p w14:paraId="502E4C12" w14:textId="77777777" w:rsidR="00A32DF7" w:rsidRPr="004476B8" w:rsidRDefault="00A32DF7" w:rsidP="007B63F8">
            <w:pPr>
              <w:spacing w:line="360" w:lineRule="auto"/>
            </w:pPr>
            <w:r w:rsidRPr="004476B8">
              <w:rPr>
                <w:rStyle w:val="Strong"/>
                <w:rFonts w:eastAsiaTheme="majorEastAsia"/>
                <w:b w:val="0"/>
                <w:bCs w:val="0"/>
              </w:rPr>
              <w:t>Prototype</w:t>
            </w:r>
            <w:r w:rsidRPr="004476B8">
              <w:t xml:space="preserve"> (end-to-end mobile flow)</w:t>
            </w:r>
          </w:p>
        </w:tc>
        <w:tc>
          <w:tcPr>
            <w:tcW w:w="2167" w:type="dxa"/>
            <w:hideMark/>
          </w:tcPr>
          <w:p w14:paraId="1B291C64" w14:textId="77777777" w:rsidR="00A32DF7" w:rsidRPr="004476B8" w:rsidRDefault="00A32DF7" w:rsidP="007B63F8">
            <w:pPr>
              <w:spacing w:line="360" w:lineRule="auto"/>
            </w:pPr>
            <w:r w:rsidRPr="004476B8">
              <w:rPr>
                <w:rStyle w:val="Strong"/>
                <w:rFonts w:eastAsiaTheme="majorEastAsia"/>
                <w:b w:val="0"/>
                <w:bCs w:val="0"/>
              </w:rPr>
              <w:t>02 Feb 2026</w:t>
            </w:r>
          </w:p>
        </w:tc>
      </w:tr>
      <w:tr w:rsidR="00A32DF7" w:rsidRPr="004476B8" w14:paraId="1D13B102" w14:textId="77777777" w:rsidTr="00A32DF7">
        <w:tc>
          <w:tcPr>
            <w:tcW w:w="0" w:type="auto"/>
            <w:hideMark/>
          </w:tcPr>
          <w:p w14:paraId="49C7AD0D" w14:textId="77777777" w:rsidR="00A32DF7" w:rsidRPr="004476B8" w:rsidRDefault="00A32DF7" w:rsidP="007B63F8">
            <w:pPr>
              <w:spacing w:line="360" w:lineRule="auto"/>
            </w:pPr>
            <w:r w:rsidRPr="004476B8">
              <w:rPr>
                <w:rStyle w:val="Strong"/>
                <w:rFonts w:eastAsiaTheme="majorEastAsia"/>
                <w:b w:val="0"/>
                <w:bCs w:val="0"/>
              </w:rPr>
              <w:t>Interim Project Demo</w:t>
            </w:r>
          </w:p>
        </w:tc>
        <w:tc>
          <w:tcPr>
            <w:tcW w:w="2167" w:type="dxa"/>
            <w:hideMark/>
          </w:tcPr>
          <w:p w14:paraId="0C46B1DA" w14:textId="77777777" w:rsidR="00A32DF7" w:rsidRPr="004476B8" w:rsidRDefault="00A32DF7" w:rsidP="007B63F8">
            <w:pPr>
              <w:spacing w:line="360" w:lineRule="auto"/>
            </w:pPr>
            <w:r w:rsidRPr="004476B8">
              <w:rPr>
                <w:rStyle w:val="Strong"/>
                <w:rFonts w:eastAsiaTheme="majorEastAsia"/>
                <w:b w:val="0"/>
                <w:bCs w:val="0"/>
              </w:rPr>
              <w:t>02 Feb 2026</w:t>
            </w:r>
          </w:p>
        </w:tc>
      </w:tr>
      <w:tr w:rsidR="00A32DF7" w:rsidRPr="004476B8" w14:paraId="62594CA3" w14:textId="77777777" w:rsidTr="00A32DF7">
        <w:tc>
          <w:tcPr>
            <w:tcW w:w="0" w:type="auto"/>
            <w:hideMark/>
          </w:tcPr>
          <w:p w14:paraId="177A58AB" w14:textId="77777777" w:rsidR="00A32DF7" w:rsidRPr="004476B8" w:rsidRDefault="00A32DF7" w:rsidP="007B63F8">
            <w:pPr>
              <w:spacing w:line="360" w:lineRule="auto"/>
            </w:pPr>
            <w:r w:rsidRPr="004476B8">
              <w:rPr>
                <w:rStyle w:val="Strong"/>
                <w:rFonts w:eastAsiaTheme="majorEastAsia"/>
                <w:b w:val="0"/>
                <w:bCs w:val="0"/>
              </w:rPr>
              <w:t>Implementation (MVP build)</w:t>
            </w:r>
            <w:r w:rsidRPr="004476B8">
              <w:t xml:space="preserve"> complete</w:t>
            </w:r>
          </w:p>
        </w:tc>
        <w:tc>
          <w:tcPr>
            <w:tcW w:w="2167" w:type="dxa"/>
            <w:hideMark/>
          </w:tcPr>
          <w:p w14:paraId="4BA861C6" w14:textId="77777777" w:rsidR="00A32DF7" w:rsidRPr="004476B8" w:rsidRDefault="00A32DF7" w:rsidP="007B63F8">
            <w:pPr>
              <w:spacing w:line="360" w:lineRule="auto"/>
            </w:pPr>
            <w:r w:rsidRPr="004476B8">
              <w:rPr>
                <w:rStyle w:val="Strong"/>
                <w:rFonts w:eastAsiaTheme="majorEastAsia"/>
                <w:b w:val="0"/>
                <w:bCs w:val="0"/>
              </w:rPr>
              <w:t>15 Mar 2026</w:t>
            </w:r>
          </w:p>
        </w:tc>
      </w:tr>
      <w:tr w:rsidR="00A32DF7" w:rsidRPr="004476B8" w14:paraId="4F29E7E8" w14:textId="77777777" w:rsidTr="00A32DF7">
        <w:tc>
          <w:tcPr>
            <w:tcW w:w="0" w:type="auto"/>
            <w:hideMark/>
          </w:tcPr>
          <w:p w14:paraId="16DDF99C" w14:textId="77777777" w:rsidR="00A32DF7" w:rsidRPr="004476B8" w:rsidRDefault="00A32DF7" w:rsidP="007B63F8">
            <w:pPr>
              <w:spacing w:line="360" w:lineRule="auto"/>
            </w:pPr>
            <w:r w:rsidRPr="004476B8">
              <w:rPr>
                <w:rStyle w:val="Strong"/>
                <w:rFonts w:eastAsiaTheme="majorEastAsia"/>
                <w:b w:val="0"/>
                <w:bCs w:val="0"/>
              </w:rPr>
              <w:lastRenderedPageBreak/>
              <w:t>Testing</w:t>
            </w:r>
            <w:r w:rsidRPr="004476B8">
              <w:t xml:space="preserve"> (device + usability + model metrics)</w:t>
            </w:r>
          </w:p>
        </w:tc>
        <w:tc>
          <w:tcPr>
            <w:tcW w:w="2167" w:type="dxa"/>
            <w:hideMark/>
          </w:tcPr>
          <w:p w14:paraId="5CBD9AD4" w14:textId="77777777" w:rsidR="00A32DF7" w:rsidRPr="004476B8" w:rsidRDefault="00A32DF7" w:rsidP="007B63F8">
            <w:pPr>
              <w:spacing w:line="360" w:lineRule="auto"/>
            </w:pPr>
            <w:r w:rsidRPr="004476B8">
              <w:rPr>
                <w:rStyle w:val="Strong"/>
                <w:rFonts w:eastAsiaTheme="majorEastAsia"/>
                <w:b w:val="0"/>
                <w:bCs w:val="0"/>
              </w:rPr>
              <w:t>25 Mar 2026</w:t>
            </w:r>
          </w:p>
        </w:tc>
      </w:tr>
      <w:tr w:rsidR="00A32DF7" w:rsidRPr="004476B8" w14:paraId="3CEFC1B0" w14:textId="77777777" w:rsidTr="00A32DF7">
        <w:tc>
          <w:tcPr>
            <w:tcW w:w="0" w:type="auto"/>
            <w:hideMark/>
          </w:tcPr>
          <w:p w14:paraId="15B28946" w14:textId="77777777" w:rsidR="00A32DF7" w:rsidRPr="004476B8" w:rsidRDefault="00A32DF7" w:rsidP="007B63F8">
            <w:pPr>
              <w:spacing w:line="360" w:lineRule="auto"/>
            </w:pPr>
            <w:r w:rsidRPr="004476B8">
              <w:rPr>
                <w:rStyle w:val="Strong"/>
                <w:rFonts w:eastAsiaTheme="majorEastAsia"/>
                <w:b w:val="0"/>
                <w:bCs w:val="0"/>
              </w:rPr>
              <w:t>Evaluation</w:t>
            </w:r>
            <w:r w:rsidRPr="004476B8">
              <w:t xml:space="preserve"> (results + discussion)</w:t>
            </w:r>
          </w:p>
        </w:tc>
        <w:tc>
          <w:tcPr>
            <w:tcW w:w="2167" w:type="dxa"/>
            <w:hideMark/>
          </w:tcPr>
          <w:p w14:paraId="7D48FBAC" w14:textId="77777777" w:rsidR="00A32DF7" w:rsidRPr="004476B8" w:rsidRDefault="00A32DF7" w:rsidP="007B63F8">
            <w:pPr>
              <w:spacing w:line="360" w:lineRule="auto"/>
            </w:pPr>
            <w:r w:rsidRPr="004476B8">
              <w:rPr>
                <w:rStyle w:val="Strong"/>
                <w:rFonts w:eastAsiaTheme="majorEastAsia"/>
                <w:b w:val="0"/>
                <w:bCs w:val="0"/>
              </w:rPr>
              <w:t>28 Mar 2026</w:t>
            </w:r>
          </w:p>
        </w:tc>
      </w:tr>
      <w:tr w:rsidR="00A32DF7" w:rsidRPr="004476B8" w14:paraId="60727F5D" w14:textId="77777777" w:rsidTr="00A32DF7">
        <w:tc>
          <w:tcPr>
            <w:tcW w:w="0" w:type="auto"/>
            <w:hideMark/>
          </w:tcPr>
          <w:p w14:paraId="54E648B0" w14:textId="77777777" w:rsidR="00A32DF7" w:rsidRPr="004476B8" w:rsidRDefault="00A32DF7" w:rsidP="007B63F8">
            <w:pPr>
              <w:spacing w:line="360" w:lineRule="auto"/>
            </w:pPr>
            <w:r w:rsidRPr="004476B8">
              <w:rPr>
                <w:rStyle w:val="Strong"/>
                <w:rFonts w:eastAsiaTheme="majorEastAsia"/>
                <w:b w:val="0"/>
                <w:bCs w:val="0"/>
              </w:rPr>
              <w:t>Thesis / Final Report</w:t>
            </w:r>
          </w:p>
        </w:tc>
        <w:tc>
          <w:tcPr>
            <w:tcW w:w="2167" w:type="dxa"/>
            <w:hideMark/>
          </w:tcPr>
          <w:p w14:paraId="217F7A48" w14:textId="77777777" w:rsidR="00A32DF7" w:rsidRPr="004476B8" w:rsidRDefault="00A32DF7" w:rsidP="007B63F8">
            <w:pPr>
              <w:spacing w:line="360" w:lineRule="auto"/>
            </w:pPr>
            <w:r w:rsidRPr="004476B8">
              <w:rPr>
                <w:rStyle w:val="Strong"/>
                <w:rFonts w:eastAsiaTheme="majorEastAsia"/>
                <w:b w:val="0"/>
                <w:bCs w:val="0"/>
              </w:rPr>
              <w:t>31 Mar 2026</w:t>
            </w:r>
          </w:p>
        </w:tc>
      </w:tr>
      <w:tr w:rsidR="00A32DF7" w:rsidRPr="004476B8" w14:paraId="0899B744" w14:textId="77777777" w:rsidTr="00A32DF7">
        <w:tc>
          <w:tcPr>
            <w:tcW w:w="0" w:type="auto"/>
            <w:hideMark/>
          </w:tcPr>
          <w:p w14:paraId="238D0ECB" w14:textId="77777777" w:rsidR="00A32DF7" w:rsidRPr="004476B8" w:rsidRDefault="00A32DF7" w:rsidP="007B63F8">
            <w:pPr>
              <w:spacing w:line="360" w:lineRule="auto"/>
            </w:pPr>
            <w:r w:rsidRPr="004476B8">
              <w:rPr>
                <w:rStyle w:val="Strong"/>
                <w:rFonts w:eastAsiaTheme="majorEastAsia"/>
                <w:b w:val="0"/>
                <w:bCs w:val="0"/>
              </w:rPr>
              <w:t>Thesis Submission</w:t>
            </w:r>
            <w:r w:rsidRPr="004476B8">
              <w:t xml:space="preserve"> (final)</w:t>
            </w:r>
          </w:p>
        </w:tc>
        <w:tc>
          <w:tcPr>
            <w:tcW w:w="2167" w:type="dxa"/>
            <w:hideMark/>
          </w:tcPr>
          <w:p w14:paraId="757D4CD2" w14:textId="77777777" w:rsidR="00A32DF7" w:rsidRPr="004476B8" w:rsidRDefault="00A32DF7" w:rsidP="007B63F8">
            <w:pPr>
              <w:spacing w:line="360" w:lineRule="auto"/>
            </w:pPr>
            <w:r w:rsidRPr="004476B8">
              <w:rPr>
                <w:rStyle w:val="Strong"/>
                <w:rFonts w:eastAsiaTheme="majorEastAsia"/>
                <w:b w:val="0"/>
                <w:bCs w:val="0"/>
              </w:rPr>
              <w:t>01 Apr 2026</w:t>
            </w:r>
          </w:p>
        </w:tc>
      </w:tr>
      <w:tr w:rsidR="00A32DF7" w:rsidRPr="004476B8" w14:paraId="6C11D2D5" w14:textId="77777777" w:rsidTr="00A32DF7">
        <w:tc>
          <w:tcPr>
            <w:tcW w:w="0" w:type="auto"/>
            <w:hideMark/>
          </w:tcPr>
          <w:p w14:paraId="0C185D76" w14:textId="77777777" w:rsidR="00A32DF7" w:rsidRPr="004476B8" w:rsidRDefault="00A32DF7" w:rsidP="007B63F8">
            <w:pPr>
              <w:spacing w:line="360" w:lineRule="auto"/>
            </w:pPr>
            <w:r w:rsidRPr="004476B8">
              <w:rPr>
                <w:rStyle w:val="Strong"/>
                <w:rFonts w:eastAsiaTheme="majorEastAsia"/>
                <w:b w:val="0"/>
                <w:bCs w:val="0"/>
              </w:rPr>
              <w:t>Minimum Viable Product</w:t>
            </w:r>
            <w:r w:rsidRPr="004476B8">
              <w:t xml:space="preserve"> tag</w:t>
            </w:r>
          </w:p>
        </w:tc>
        <w:tc>
          <w:tcPr>
            <w:tcW w:w="2167" w:type="dxa"/>
            <w:hideMark/>
          </w:tcPr>
          <w:p w14:paraId="1DC61C5C" w14:textId="77777777" w:rsidR="00A32DF7" w:rsidRPr="004476B8" w:rsidRDefault="00A32DF7" w:rsidP="007B63F8">
            <w:pPr>
              <w:spacing w:line="360" w:lineRule="auto"/>
            </w:pPr>
            <w:r w:rsidRPr="004476B8">
              <w:rPr>
                <w:rStyle w:val="Strong"/>
                <w:rFonts w:eastAsiaTheme="majorEastAsia"/>
                <w:b w:val="0"/>
                <w:bCs w:val="0"/>
              </w:rPr>
              <w:t>01 Apr 2026</w:t>
            </w:r>
          </w:p>
        </w:tc>
      </w:tr>
    </w:tbl>
    <w:p w14:paraId="6E788C0C" w14:textId="77777777" w:rsidR="00B050ED" w:rsidRPr="00B050ED" w:rsidRDefault="00B050ED" w:rsidP="00B050ED">
      <w:pPr>
        <w:rPr>
          <w:rFonts w:eastAsiaTheme="majorEastAsia"/>
          <w:lang w:val="en-US"/>
        </w:rPr>
      </w:pPr>
    </w:p>
    <w:p w14:paraId="2CEDD7C5" w14:textId="66C052E9" w:rsidR="00A32DF7" w:rsidRPr="0050657B" w:rsidRDefault="00A32DF7" w:rsidP="0050657B">
      <w:pPr>
        <w:pStyle w:val="Heading2"/>
        <w:rPr>
          <w:rStyle w:val="Heading3Char"/>
          <w:b/>
          <w:szCs w:val="32"/>
        </w:rPr>
      </w:pPr>
      <w:bookmarkStart w:id="142" w:name="_Toc213870956"/>
      <w:r w:rsidRPr="0050657B">
        <w:rPr>
          <w:rStyle w:val="Heading3Char"/>
          <w:b/>
          <w:szCs w:val="32"/>
        </w:rPr>
        <w:t>Resource Requirements</w:t>
      </w:r>
      <w:bookmarkEnd w:id="142"/>
    </w:p>
    <w:p w14:paraId="3B7B6EA4" w14:textId="01F14021" w:rsidR="00A32DF7" w:rsidRDefault="00A32DF7" w:rsidP="0050657B">
      <w:pPr>
        <w:pStyle w:val="Heading3"/>
      </w:pPr>
      <w:bookmarkStart w:id="143" w:name="_Toc213870957"/>
      <w:r w:rsidRPr="0050657B">
        <w:t>Hardware</w:t>
      </w:r>
      <w:r w:rsidR="00B050ED">
        <w:t xml:space="preserve"> Requirements</w:t>
      </w:r>
      <w:bookmarkEnd w:id="143"/>
    </w:p>
    <w:p w14:paraId="00B02D23" w14:textId="77777777" w:rsidR="00B050ED" w:rsidRDefault="00B050ED" w:rsidP="00B050ED"/>
    <w:p w14:paraId="149B518C" w14:textId="7B304D34" w:rsidR="003555E5" w:rsidRPr="003555E5" w:rsidRDefault="003555E5" w:rsidP="003555E5">
      <w:pPr>
        <w:pStyle w:val="Caption"/>
        <w:jc w:val="center"/>
        <w:rPr>
          <w:sz w:val="20"/>
          <w:szCs w:val="20"/>
        </w:rPr>
      </w:pPr>
      <w:bookmarkStart w:id="144" w:name="_Toc213869710"/>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8</w:t>
      </w:r>
      <w:r w:rsidRPr="00B050ED">
        <w:rPr>
          <w:sz w:val="20"/>
          <w:szCs w:val="20"/>
        </w:rPr>
        <w:fldChar w:fldCharType="end"/>
      </w:r>
      <w:r w:rsidRPr="00B050ED">
        <w:rPr>
          <w:sz w:val="20"/>
          <w:szCs w:val="20"/>
          <w:lang w:val="en-US"/>
        </w:rPr>
        <w:t>: Hardware Requirements</w:t>
      </w:r>
      <w:bookmarkEnd w:id="144"/>
    </w:p>
    <w:tbl>
      <w:tblPr>
        <w:tblStyle w:val="TableGrid"/>
        <w:tblW w:w="0" w:type="auto"/>
        <w:tblLook w:val="04A0" w:firstRow="1" w:lastRow="0" w:firstColumn="1" w:lastColumn="0" w:noHBand="0" w:noVBand="1"/>
      </w:tblPr>
      <w:tblGrid>
        <w:gridCol w:w="4552"/>
        <w:gridCol w:w="4464"/>
      </w:tblGrid>
      <w:tr w:rsidR="00A32DF7" w:rsidRPr="004476B8" w14:paraId="3522AFCC" w14:textId="77777777" w:rsidTr="00A32DF7">
        <w:tc>
          <w:tcPr>
            <w:tcW w:w="0" w:type="auto"/>
            <w:hideMark/>
          </w:tcPr>
          <w:p w14:paraId="09506DC3" w14:textId="77777777" w:rsidR="00A32DF7" w:rsidRPr="004476B8" w:rsidRDefault="00A32DF7" w:rsidP="007B63F8">
            <w:pPr>
              <w:spacing w:line="360" w:lineRule="auto"/>
              <w:jc w:val="center"/>
            </w:pPr>
            <w:r w:rsidRPr="004476B8">
              <w:t>Requirement</w:t>
            </w:r>
          </w:p>
        </w:tc>
        <w:tc>
          <w:tcPr>
            <w:tcW w:w="0" w:type="auto"/>
            <w:hideMark/>
          </w:tcPr>
          <w:p w14:paraId="6D8F7FB2" w14:textId="77777777" w:rsidR="00A32DF7" w:rsidRPr="004476B8" w:rsidRDefault="00A32DF7" w:rsidP="007B63F8">
            <w:pPr>
              <w:spacing w:line="360" w:lineRule="auto"/>
              <w:jc w:val="center"/>
            </w:pPr>
            <w:r w:rsidRPr="004476B8">
              <w:t>Justification</w:t>
            </w:r>
          </w:p>
        </w:tc>
      </w:tr>
      <w:tr w:rsidR="00A32DF7" w:rsidRPr="004476B8" w14:paraId="38EB0E0B" w14:textId="77777777" w:rsidTr="00A32DF7">
        <w:tc>
          <w:tcPr>
            <w:tcW w:w="0" w:type="auto"/>
            <w:hideMark/>
          </w:tcPr>
          <w:p w14:paraId="0EBF00C0" w14:textId="77777777" w:rsidR="00A32DF7" w:rsidRPr="004476B8" w:rsidRDefault="00A32DF7" w:rsidP="007B63F8">
            <w:pPr>
              <w:spacing w:line="360" w:lineRule="auto"/>
            </w:pPr>
            <w:r w:rsidRPr="004476B8">
              <w:t>Laptop with Intel i7/Ryzen 7 (or better)</w:t>
            </w:r>
          </w:p>
        </w:tc>
        <w:tc>
          <w:tcPr>
            <w:tcW w:w="0" w:type="auto"/>
            <w:hideMark/>
          </w:tcPr>
          <w:p w14:paraId="508C7ED8" w14:textId="77777777" w:rsidR="00A32DF7" w:rsidRPr="004476B8" w:rsidRDefault="00A32DF7" w:rsidP="007B63F8">
            <w:pPr>
              <w:spacing w:line="360" w:lineRule="auto"/>
            </w:pPr>
            <w:r w:rsidRPr="004476B8">
              <w:t>Enough compute for local training, builds, and emulator runs.</w:t>
            </w:r>
          </w:p>
        </w:tc>
      </w:tr>
      <w:tr w:rsidR="00A32DF7" w:rsidRPr="004476B8" w14:paraId="0D28B5BA" w14:textId="77777777" w:rsidTr="00A32DF7">
        <w:tc>
          <w:tcPr>
            <w:tcW w:w="0" w:type="auto"/>
            <w:hideMark/>
          </w:tcPr>
          <w:p w14:paraId="2C869337" w14:textId="77777777" w:rsidR="00A32DF7" w:rsidRPr="004476B8" w:rsidRDefault="00A32DF7" w:rsidP="007B63F8">
            <w:pPr>
              <w:spacing w:line="360" w:lineRule="auto"/>
            </w:pPr>
            <w:r w:rsidRPr="004476B8">
              <w:t>16–32 GB RAM</w:t>
            </w:r>
          </w:p>
        </w:tc>
        <w:tc>
          <w:tcPr>
            <w:tcW w:w="0" w:type="auto"/>
            <w:hideMark/>
          </w:tcPr>
          <w:p w14:paraId="41CA68F1" w14:textId="77777777" w:rsidR="00A32DF7" w:rsidRPr="004476B8" w:rsidRDefault="00A32DF7" w:rsidP="007B63F8">
            <w:pPr>
              <w:spacing w:line="360" w:lineRule="auto"/>
            </w:pPr>
            <w:r w:rsidRPr="004476B8">
              <w:t>Smooth model training, indexing, and multi-tool workflows.</w:t>
            </w:r>
          </w:p>
        </w:tc>
      </w:tr>
      <w:tr w:rsidR="00A32DF7" w:rsidRPr="004476B8" w14:paraId="3376AE66" w14:textId="77777777" w:rsidTr="00A32DF7">
        <w:tc>
          <w:tcPr>
            <w:tcW w:w="0" w:type="auto"/>
            <w:hideMark/>
          </w:tcPr>
          <w:p w14:paraId="6DD061AE" w14:textId="77777777" w:rsidR="00A32DF7" w:rsidRPr="004476B8" w:rsidRDefault="00A32DF7" w:rsidP="007B63F8">
            <w:pPr>
              <w:spacing w:line="360" w:lineRule="auto"/>
            </w:pPr>
            <w:r w:rsidRPr="004476B8">
              <w:t>512 GB+ SSD</w:t>
            </w:r>
          </w:p>
        </w:tc>
        <w:tc>
          <w:tcPr>
            <w:tcW w:w="0" w:type="auto"/>
            <w:hideMark/>
          </w:tcPr>
          <w:p w14:paraId="6E404A7E" w14:textId="77777777" w:rsidR="00A32DF7" w:rsidRPr="004476B8" w:rsidRDefault="00A32DF7" w:rsidP="007B63F8">
            <w:pPr>
              <w:spacing w:line="360" w:lineRule="auto"/>
            </w:pPr>
            <w:r w:rsidRPr="004476B8">
              <w:t>Store datasets, embeddings, checkpoints, and builds.</w:t>
            </w:r>
          </w:p>
        </w:tc>
      </w:tr>
      <w:tr w:rsidR="00A32DF7" w:rsidRPr="004476B8" w14:paraId="18148EFB" w14:textId="77777777" w:rsidTr="00A32DF7">
        <w:tc>
          <w:tcPr>
            <w:tcW w:w="0" w:type="auto"/>
            <w:hideMark/>
          </w:tcPr>
          <w:p w14:paraId="6B0D44D0" w14:textId="77777777" w:rsidR="00A32DF7" w:rsidRPr="004476B8" w:rsidRDefault="00A32DF7" w:rsidP="007B63F8">
            <w:pPr>
              <w:spacing w:line="360" w:lineRule="auto"/>
            </w:pPr>
            <w:r w:rsidRPr="004476B8">
              <w:t>Optional NVIDIA GPU (e.g., RTX 3060/T4)</w:t>
            </w:r>
          </w:p>
        </w:tc>
        <w:tc>
          <w:tcPr>
            <w:tcW w:w="0" w:type="auto"/>
            <w:hideMark/>
          </w:tcPr>
          <w:p w14:paraId="7715BD85" w14:textId="77777777" w:rsidR="00A32DF7" w:rsidRPr="004476B8" w:rsidRDefault="00A32DF7" w:rsidP="007B63F8">
            <w:pPr>
              <w:spacing w:line="360" w:lineRule="auto"/>
            </w:pPr>
            <w:r w:rsidRPr="004476B8">
              <w:t>Faster fine-tuning of vision models and re-ranking experiments.</w:t>
            </w:r>
          </w:p>
        </w:tc>
      </w:tr>
      <w:tr w:rsidR="00A32DF7" w:rsidRPr="004476B8" w14:paraId="79DDCBF8" w14:textId="77777777" w:rsidTr="00A32DF7">
        <w:tc>
          <w:tcPr>
            <w:tcW w:w="0" w:type="auto"/>
            <w:hideMark/>
          </w:tcPr>
          <w:p w14:paraId="67BDE9CE" w14:textId="77777777" w:rsidR="00A32DF7" w:rsidRPr="004476B8" w:rsidRDefault="00A32DF7" w:rsidP="007B63F8">
            <w:pPr>
              <w:spacing w:line="360" w:lineRule="auto"/>
            </w:pPr>
            <w:r w:rsidRPr="004476B8">
              <w:t>Cloud VM (4–8 vCPU, 16–32 GB RAM) + object storage</w:t>
            </w:r>
          </w:p>
        </w:tc>
        <w:tc>
          <w:tcPr>
            <w:tcW w:w="0" w:type="auto"/>
            <w:hideMark/>
          </w:tcPr>
          <w:p w14:paraId="7BBF6DA2" w14:textId="77777777" w:rsidR="00A32DF7" w:rsidRPr="004476B8" w:rsidRDefault="00A32DF7" w:rsidP="007B63F8">
            <w:pPr>
              <w:spacing w:line="360" w:lineRule="auto"/>
            </w:pPr>
            <w:r w:rsidRPr="004476B8">
              <w:t>Host inference services, vector indices, and images.</w:t>
            </w:r>
          </w:p>
        </w:tc>
      </w:tr>
      <w:tr w:rsidR="00A32DF7" w:rsidRPr="004476B8" w14:paraId="5C7CDF4B" w14:textId="77777777" w:rsidTr="00A32DF7">
        <w:tc>
          <w:tcPr>
            <w:tcW w:w="0" w:type="auto"/>
            <w:hideMark/>
          </w:tcPr>
          <w:p w14:paraId="4CE6ED7E" w14:textId="77777777" w:rsidR="00A32DF7" w:rsidRPr="004476B8" w:rsidRDefault="00A32DF7" w:rsidP="007B63F8">
            <w:pPr>
              <w:spacing w:line="360" w:lineRule="auto"/>
            </w:pPr>
            <w:r w:rsidRPr="004476B8">
              <w:t>Test devices: 1 low-end + 1 mid-range + 1 high-end Android/iOS</w:t>
            </w:r>
          </w:p>
        </w:tc>
        <w:tc>
          <w:tcPr>
            <w:tcW w:w="0" w:type="auto"/>
            <w:hideMark/>
          </w:tcPr>
          <w:p w14:paraId="5231D31D" w14:textId="77777777" w:rsidR="00A32DF7" w:rsidRPr="004476B8" w:rsidRDefault="00A32DF7" w:rsidP="007B63F8">
            <w:pPr>
              <w:spacing w:line="360" w:lineRule="auto"/>
            </w:pPr>
            <w:r w:rsidRPr="004476B8">
              <w:t>Real-world performance, battery, and UX checks on phones.</w:t>
            </w:r>
          </w:p>
        </w:tc>
      </w:tr>
      <w:tr w:rsidR="00A32DF7" w:rsidRPr="004476B8" w14:paraId="5D1D3A7E" w14:textId="77777777" w:rsidTr="00A32DF7">
        <w:tc>
          <w:tcPr>
            <w:tcW w:w="0" w:type="auto"/>
            <w:hideMark/>
          </w:tcPr>
          <w:p w14:paraId="3D8F1F55" w14:textId="77777777" w:rsidR="00A32DF7" w:rsidRPr="004476B8" w:rsidRDefault="00A32DF7" w:rsidP="007B63F8">
            <w:pPr>
              <w:spacing w:line="360" w:lineRule="auto"/>
            </w:pPr>
            <w:r w:rsidRPr="004476B8">
              <w:t>Stable broadband connection</w:t>
            </w:r>
          </w:p>
        </w:tc>
        <w:tc>
          <w:tcPr>
            <w:tcW w:w="0" w:type="auto"/>
            <w:hideMark/>
          </w:tcPr>
          <w:p w14:paraId="36B1C69D" w14:textId="77777777" w:rsidR="00A32DF7" w:rsidRPr="004476B8" w:rsidRDefault="00A32DF7" w:rsidP="007B63F8">
            <w:pPr>
              <w:spacing w:line="360" w:lineRule="auto"/>
            </w:pPr>
            <w:r w:rsidRPr="004476B8">
              <w:t>Dataset pulls, model pushes, continuous integration.</w:t>
            </w:r>
          </w:p>
        </w:tc>
      </w:tr>
    </w:tbl>
    <w:p w14:paraId="4559DC39" w14:textId="571D3431" w:rsidR="00A32DF7" w:rsidRDefault="00A32DF7" w:rsidP="0050657B">
      <w:pPr>
        <w:pStyle w:val="Heading3"/>
      </w:pPr>
      <w:bookmarkStart w:id="145" w:name="_Toc213870958"/>
      <w:r w:rsidRPr="0050657B">
        <w:t>Software</w:t>
      </w:r>
      <w:r w:rsidR="00B050ED">
        <w:t xml:space="preserve"> Requirements</w:t>
      </w:r>
      <w:bookmarkEnd w:id="145"/>
    </w:p>
    <w:p w14:paraId="2F28AC23" w14:textId="77777777" w:rsidR="003555E5" w:rsidRPr="003555E5" w:rsidRDefault="003555E5" w:rsidP="003555E5"/>
    <w:p w14:paraId="3507043D" w14:textId="46171AD2" w:rsidR="00B050ED" w:rsidRPr="003555E5" w:rsidRDefault="003555E5" w:rsidP="003555E5">
      <w:pPr>
        <w:pStyle w:val="Caption"/>
        <w:jc w:val="center"/>
        <w:rPr>
          <w:sz w:val="20"/>
          <w:szCs w:val="20"/>
          <w:lang w:val="en-US"/>
        </w:rPr>
      </w:pPr>
      <w:bookmarkStart w:id="146" w:name="_Toc213869711"/>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9</w:t>
      </w:r>
      <w:r w:rsidRPr="00B050ED">
        <w:rPr>
          <w:sz w:val="20"/>
          <w:szCs w:val="20"/>
        </w:rPr>
        <w:fldChar w:fldCharType="end"/>
      </w:r>
      <w:r w:rsidRPr="00B050ED">
        <w:rPr>
          <w:sz w:val="20"/>
          <w:szCs w:val="20"/>
          <w:lang w:val="en-US"/>
        </w:rPr>
        <w:t>: Software Requirements</w:t>
      </w:r>
      <w:bookmarkEnd w:id="146"/>
    </w:p>
    <w:tbl>
      <w:tblPr>
        <w:tblStyle w:val="TableGrid"/>
        <w:tblW w:w="0" w:type="auto"/>
        <w:tblLook w:val="04A0" w:firstRow="1" w:lastRow="0" w:firstColumn="1" w:lastColumn="0" w:noHBand="0" w:noVBand="1"/>
      </w:tblPr>
      <w:tblGrid>
        <w:gridCol w:w="4102"/>
        <w:gridCol w:w="4914"/>
      </w:tblGrid>
      <w:tr w:rsidR="00A32DF7" w:rsidRPr="004476B8" w14:paraId="3118FF35" w14:textId="77777777" w:rsidTr="00A32DF7">
        <w:tc>
          <w:tcPr>
            <w:tcW w:w="0" w:type="auto"/>
            <w:hideMark/>
          </w:tcPr>
          <w:p w14:paraId="2362587E" w14:textId="77777777" w:rsidR="00A32DF7" w:rsidRPr="004476B8" w:rsidRDefault="00A32DF7" w:rsidP="007B63F8">
            <w:pPr>
              <w:spacing w:line="360" w:lineRule="auto"/>
              <w:jc w:val="center"/>
            </w:pPr>
            <w:r w:rsidRPr="004476B8">
              <w:t>Software</w:t>
            </w:r>
          </w:p>
        </w:tc>
        <w:tc>
          <w:tcPr>
            <w:tcW w:w="0" w:type="auto"/>
            <w:hideMark/>
          </w:tcPr>
          <w:p w14:paraId="0EE98ED3" w14:textId="77777777" w:rsidR="00A32DF7" w:rsidRPr="004476B8" w:rsidRDefault="00A32DF7" w:rsidP="007B63F8">
            <w:pPr>
              <w:spacing w:line="360" w:lineRule="auto"/>
              <w:jc w:val="center"/>
            </w:pPr>
            <w:r w:rsidRPr="004476B8">
              <w:t>Usage</w:t>
            </w:r>
          </w:p>
        </w:tc>
      </w:tr>
      <w:tr w:rsidR="00A32DF7" w:rsidRPr="004476B8" w14:paraId="18070AB3" w14:textId="77777777" w:rsidTr="00A32DF7">
        <w:tc>
          <w:tcPr>
            <w:tcW w:w="0" w:type="auto"/>
            <w:hideMark/>
          </w:tcPr>
          <w:p w14:paraId="270363D4" w14:textId="77777777" w:rsidR="00A32DF7" w:rsidRPr="004476B8" w:rsidRDefault="00A32DF7" w:rsidP="007B63F8">
            <w:pPr>
              <w:spacing w:line="360" w:lineRule="auto"/>
            </w:pPr>
            <w:r w:rsidRPr="004476B8">
              <w:rPr>
                <w:rStyle w:val="Strong"/>
                <w:rFonts w:eastAsiaTheme="majorEastAsia"/>
                <w:b w:val="0"/>
                <w:bCs w:val="0"/>
              </w:rPr>
              <w:t>React Native</w:t>
            </w:r>
            <w:r w:rsidRPr="004476B8">
              <w:t xml:space="preserve"> (Expo optional)</w:t>
            </w:r>
          </w:p>
        </w:tc>
        <w:tc>
          <w:tcPr>
            <w:tcW w:w="0" w:type="auto"/>
            <w:hideMark/>
          </w:tcPr>
          <w:p w14:paraId="4819921C" w14:textId="77777777" w:rsidR="00A32DF7" w:rsidRPr="004476B8" w:rsidRDefault="00A32DF7" w:rsidP="007B63F8">
            <w:pPr>
              <w:spacing w:line="360" w:lineRule="auto"/>
            </w:pPr>
            <w:r w:rsidRPr="004476B8">
              <w:t>Mobile app for Android/iOS.</w:t>
            </w:r>
          </w:p>
        </w:tc>
      </w:tr>
      <w:tr w:rsidR="00A32DF7" w:rsidRPr="004476B8" w14:paraId="2DF8B30B" w14:textId="77777777" w:rsidTr="00A32DF7">
        <w:tc>
          <w:tcPr>
            <w:tcW w:w="0" w:type="auto"/>
            <w:hideMark/>
          </w:tcPr>
          <w:p w14:paraId="6132364A" w14:textId="77777777" w:rsidR="00A32DF7" w:rsidRPr="004476B8" w:rsidRDefault="00A32DF7" w:rsidP="007B63F8">
            <w:pPr>
              <w:spacing w:line="360" w:lineRule="auto"/>
            </w:pPr>
            <w:r w:rsidRPr="004476B8">
              <w:rPr>
                <w:rStyle w:val="Strong"/>
                <w:rFonts w:eastAsiaTheme="majorEastAsia"/>
                <w:b w:val="0"/>
                <w:bCs w:val="0"/>
              </w:rPr>
              <w:t>Python (FastAPI/Flask)</w:t>
            </w:r>
            <w:r w:rsidRPr="004476B8">
              <w:t xml:space="preserve"> or </w:t>
            </w:r>
            <w:r w:rsidRPr="004476B8">
              <w:rPr>
                <w:rStyle w:val="Strong"/>
                <w:rFonts w:eastAsiaTheme="majorEastAsia"/>
                <w:b w:val="0"/>
                <w:bCs w:val="0"/>
              </w:rPr>
              <w:t>Node.js (Express/Nest)</w:t>
            </w:r>
          </w:p>
        </w:tc>
        <w:tc>
          <w:tcPr>
            <w:tcW w:w="0" w:type="auto"/>
            <w:hideMark/>
          </w:tcPr>
          <w:p w14:paraId="5E5996BD" w14:textId="77777777" w:rsidR="00A32DF7" w:rsidRPr="004476B8" w:rsidRDefault="00A32DF7" w:rsidP="007B63F8">
            <w:pPr>
              <w:spacing w:line="360" w:lineRule="auto"/>
            </w:pPr>
            <w:r w:rsidRPr="004476B8">
              <w:t>Backend APIs for embeddings, search, outfits, and explanations.</w:t>
            </w:r>
          </w:p>
        </w:tc>
      </w:tr>
      <w:tr w:rsidR="00A32DF7" w:rsidRPr="004476B8" w14:paraId="00B84738" w14:textId="77777777" w:rsidTr="00A32DF7">
        <w:tc>
          <w:tcPr>
            <w:tcW w:w="0" w:type="auto"/>
            <w:hideMark/>
          </w:tcPr>
          <w:p w14:paraId="38F9736E" w14:textId="77777777" w:rsidR="00A32DF7" w:rsidRPr="004476B8" w:rsidRDefault="00A32DF7" w:rsidP="007B63F8">
            <w:pPr>
              <w:spacing w:line="360" w:lineRule="auto"/>
            </w:pPr>
            <w:r w:rsidRPr="004476B8">
              <w:rPr>
                <w:rStyle w:val="Strong"/>
                <w:rFonts w:eastAsiaTheme="majorEastAsia"/>
                <w:b w:val="0"/>
                <w:bCs w:val="0"/>
              </w:rPr>
              <w:lastRenderedPageBreak/>
              <w:t>PyTorch / TensorFlow</w:t>
            </w:r>
          </w:p>
        </w:tc>
        <w:tc>
          <w:tcPr>
            <w:tcW w:w="0" w:type="auto"/>
            <w:hideMark/>
          </w:tcPr>
          <w:p w14:paraId="54CE12E9" w14:textId="77777777" w:rsidR="00A32DF7" w:rsidRPr="004476B8" w:rsidRDefault="00A32DF7" w:rsidP="007B63F8">
            <w:pPr>
              <w:spacing w:line="360" w:lineRule="auto"/>
            </w:pPr>
            <w:r w:rsidRPr="004476B8">
              <w:t>Train/fine-tune visual encoder, auto-tagger, and outfit re-ranker.</w:t>
            </w:r>
          </w:p>
        </w:tc>
      </w:tr>
      <w:tr w:rsidR="00A32DF7" w:rsidRPr="004476B8" w14:paraId="17614BD2" w14:textId="77777777" w:rsidTr="00A32DF7">
        <w:tc>
          <w:tcPr>
            <w:tcW w:w="0" w:type="auto"/>
            <w:hideMark/>
          </w:tcPr>
          <w:p w14:paraId="3890E944" w14:textId="77777777" w:rsidR="00A32DF7" w:rsidRPr="004476B8" w:rsidRDefault="00A32DF7" w:rsidP="007B63F8">
            <w:pPr>
              <w:spacing w:line="360" w:lineRule="auto"/>
            </w:pPr>
            <w:r w:rsidRPr="004476B8">
              <w:rPr>
                <w:rStyle w:val="Strong"/>
                <w:rFonts w:eastAsiaTheme="majorEastAsia"/>
                <w:b w:val="0"/>
                <w:bCs w:val="0"/>
              </w:rPr>
              <w:t>FAISS / ScaNN</w:t>
            </w:r>
          </w:p>
        </w:tc>
        <w:tc>
          <w:tcPr>
            <w:tcW w:w="0" w:type="auto"/>
            <w:hideMark/>
          </w:tcPr>
          <w:p w14:paraId="2A5198D7" w14:textId="77777777" w:rsidR="00A32DF7" w:rsidRPr="004476B8" w:rsidRDefault="00A32DF7" w:rsidP="007B63F8">
            <w:pPr>
              <w:spacing w:line="360" w:lineRule="auto"/>
            </w:pPr>
            <w:r w:rsidRPr="004476B8">
              <w:t>Fast vector search for image-based “find similar”.</w:t>
            </w:r>
          </w:p>
        </w:tc>
      </w:tr>
      <w:tr w:rsidR="00A32DF7" w:rsidRPr="004476B8" w14:paraId="69C29265" w14:textId="77777777" w:rsidTr="00A32DF7">
        <w:tc>
          <w:tcPr>
            <w:tcW w:w="0" w:type="auto"/>
            <w:hideMark/>
          </w:tcPr>
          <w:p w14:paraId="0AA6775B" w14:textId="77777777" w:rsidR="00A32DF7" w:rsidRPr="004476B8" w:rsidRDefault="00A32DF7" w:rsidP="007B63F8">
            <w:pPr>
              <w:spacing w:line="360" w:lineRule="auto"/>
            </w:pPr>
            <w:r w:rsidRPr="004476B8">
              <w:rPr>
                <w:rStyle w:val="Strong"/>
                <w:rFonts w:eastAsiaTheme="majorEastAsia"/>
                <w:b w:val="0"/>
                <w:bCs w:val="0"/>
              </w:rPr>
              <w:t>MongoDB / PostgreSQL</w:t>
            </w:r>
          </w:p>
        </w:tc>
        <w:tc>
          <w:tcPr>
            <w:tcW w:w="0" w:type="auto"/>
            <w:hideMark/>
          </w:tcPr>
          <w:p w14:paraId="2F3D9D26" w14:textId="77777777" w:rsidR="00A32DF7" w:rsidRPr="004476B8" w:rsidRDefault="00A32DF7" w:rsidP="007B63F8">
            <w:pPr>
              <w:spacing w:line="360" w:lineRule="auto"/>
            </w:pPr>
            <w:r w:rsidRPr="004476B8">
              <w:t>Profiles, wardrobe items, and configuration data.</w:t>
            </w:r>
          </w:p>
        </w:tc>
      </w:tr>
      <w:tr w:rsidR="00A32DF7" w:rsidRPr="004476B8" w14:paraId="4828A4BD" w14:textId="77777777" w:rsidTr="00A32DF7">
        <w:tc>
          <w:tcPr>
            <w:tcW w:w="0" w:type="auto"/>
            <w:hideMark/>
          </w:tcPr>
          <w:p w14:paraId="6877137E" w14:textId="77777777" w:rsidR="00A32DF7" w:rsidRPr="004476B8" w:rsidRDefault="00A32DF7" w:rsidP="007B63F8">
            <w:pPr>
              <w:spacing w:line="360" w:lineRule="auto"/>
            </w:pPr>
            <w:r w:rsidRPr="004476B8">
              <w:rPr>
                <w:rStyle w:val="Strong"/>
                <w:rFonts w:eastAsiaTheme="majorEastAsia"/>
                <w:b w:val="0"/>
                <w:bCs w:val="0"/>
              </w:rPr>
              <w:t>Redis</w:t>
            </w:r>
          </w:p>
        </w:tc>
        <w:tc>
          <w:tcPr>
            <w:tcW w:w="0" w:type="auto"/>
            <w:hideMark/>
          </w:tcPr>
          <w:p w14:paraId="3B33AAB5" w14:textId="77777777" w:rsidR="00A32DF7" w:rsidRPr="004476B8" w:rsidRDefault="00A32DF7" w:rsidP="007B63F8">
            <w:pPr>
              <w:spacing w:line="360" w:lineRule="auto"/>
            </w:pPr>
            <w:r w:rsidRPr="004476B8">
              <w:t>Caching for low-latency responses.</w:t>
            </w:r>
          </w:p>
        </w:tc>
      </w:tr>
      <w:tr w:rsidR="00A32DF7" w:rsidRPr="004476B8" w14:paraId="61E417B9" w14:textId="77777777" w:rsidTr="00A32DF7">
        <w:tc>
          <w:tcPr>
            <w:tcW w:w="0" w:type="auto"/>
            <w:hideMark/>
          </w:tcPr>
          <w:p w14:paraId="5A44CF55" w14:textId="77777777" w:rsidR="00A32DF7" w:rsidRPr="004476B8" w:rsidRDefault="00A32DF7" w:rsidP="007B63F8">
            <w:pPr>
              <w:spacing w:line="360" w:lineRule="auto"/>
            </w:pPr>
            <w:r w:rsidRPr="004476B8">
              <w:rPr>
                <w:rStyle w:val="Strong"/>
                <w:rFonts w:eastAsiaTheme="majorEastAsia"/>
                <w:b w:val="0"/>
                <w:bCs w:val="0"/>
              </w:rPr>
              <w:t>ONNX / TorchScript</w:t>
            </w:r>
          </w:p>
        </w:tc>
        <w:tc>
          <w:tcPr>
            <w:tcW w:w="0" w:type="auto"/>
            <w:hideMark/>
          </w:tcPr>
          <w:p w14:paraId="1CD2E691" w14:textId="77777777" w:rsidR="00A32DF7" w:rsidRPr="004476B8" w:rsidRDefault="00A32DF7" w:rsidP="007B63F8">
            <w:pPr>
              <w:spacing w:line="360" w:lineRule="auto"/>
            </w:pPr>
            <w:r w:rsidRPr="004476B8">
              <w:t>Efficient model serving.</w:t>
            </w:r>
          </w:p>
        </w:tc>
      </w:tr>
      <w:tr w:rsidR="00A32DF7" w:rsidRPr="004476B8" w14:paraId="4277EAFB" w14:textId="77777777" w:rsidTr="00A32DF7">
        <w:tc>
          <w:tcPr>
            <w:tcW w:w="0" w:type="auto"/>
            <w:hideMark/>
          </w:tcPr>
          <w:p w14:paraId="066F0640" w14:textId="77777777" w:rsidR="00A32DF7" w:rsidRPr="004476B8" w:rsidRDefault="00A32DF7" w:rsidP="007B63F8">
            <w:pPr>
              <w:spacing w:line="360" w:lineRule="auto"/>
            </w:pPr>
            <w:r w:rsidRPr="004476B8">
              <w:rPr>
                <w:rStyle w:val="Strong"/>
                <w:rFonts w:eastAsiaTheme="majorEastAsia"/>
                <w:b w:val="0"/>
                <w:bCs w:val="0"/>
              </w:rPr>
              <w:t>Firebase Auth</w:t>
            </w:r>
            <w:r w:rsidRPr="004476B8">
              <w:t xml:space="preserve"> and </w:t>
            </w:r>
            <w:r w:rsidRPr="004476B8">
              <w:rPr>
                <w:rStyle w:val="Strong"/>
                <w:rFonts w:eastAsiaTheme="majorEastAsia"/>
                <w:b w:val="0"/>
                <w:bCs w:val="0"/>
              </w:rPr>
              <w:t>S3/Firebase Storage</w:t>
            </w:r>
          </w:p>
        </w:tc>
        <w:tc>
          <w:tcPr>
            <w:tcW w:w="0" w:type="auto"/>
            <w:hideMark/>
          </w:tcPr>
          <w:p w14:paraId="6C4F8A42" w14:textId="77777777" w:rsidR="00A32DF7" w:rsidRPr="004476B8" w:rsidRDefault="00A32DF7" w:rsidP="007B63F8">
            <w:pPr>
              <w:spacing w:line="360" w:lineRule="auto"/>
            </w:pPr>
            <w:r w:rsidRPr="004476B8">
              <w:t>Secure sign-in; store images and indices.</w:t>
            </w:r>
          </w:p>
        </w:tc>
      </w:tr>
      <w:tr w:rsidR="00A32DF7" w:rsidRPr="004476B8" w14:paraId="7A0D90E4" w14:textId="77777777" w:rsidTr="00A32DF7">
        <w:tc>
          <w:tcPr>
            <w:tcW w:w="0" w:type="auto"/>
            <w:hideMark/>
          </w:tcPr>
          <w:p w14:paraId="0D7E7355" w14:textId="77777777" w:rsidR="00A32DF7" w:rsidRPr="004476B8" w:rsidRDefault="00A32DF7" w:rsidP="007B63F8">
            <w:pPr>
              <w:spacing w:line="360" w:lineRule="auto"/>
            </w:pPr>
            <w:r w:rsidRPr="004476B8">
              <w:rPr>
                <w:rStyle w:val="Strong"/>
                <w:rFonts w:eastAsiaTheme="majorEastAsia"/>
                <w:b w:val="0"/>
                <w:bCs w:val="0"/>
              </w:rPr>
              <w:t>Figma</w:t>
            </w:r>
          </w:p>
        </w:tc>
        <w:tc>
          <w:tcPr>
            <w:tcW w:w="0" w:type="auto"/>
            <w:hideMark/>
          </w:tcPr>
          <w:p w14:paraId="471B36AE" w14:textId="77777777" w:rsidR="00A32DF7" w:rsidRPr="004476B8" w:rsidRDefault="00A32DF7" w:rsidP="007B63F8">
            <w:pPr>
              <w:spacing w:line="360" w:lineRule="auto"/>
            </w:pPr>
            <w:r w:rsidRPr="004476B8">
              <w:t>UI flows, components, and hand-off.</w:t>
            </w:r>
          </w:p>
        </w:tc>
      </w:tr>
      <w:tr w:rsidR="00A32DF7" w:rsidRPr="004476B8" w14:paraId="060A8AC0" w14:textId="77777777" w:rsidTr="00A32DF7">
        <w:tc>
          <w:tcPr>
            <w:tcW w:w="0" w:type="auto"/>
            <w:hideMark/>
          </w:tcPr>
          <w:p w14:paraId="757C794E" w14:textId="77777777" w:rsidR="00A32DF7" w:rsidRPr="004476B8" w:rsidRDefault="00A32DF7" w:rsidP="007B63F8">
            <w:pPr>
              <w:spacing w:line="360" w:lineRule="auto"/>
            </w:pPr>
            <w:r w:rsidRPr="004476B8">
              <w:rPr>
                <w:rStyle w:val="Strong"/>
                <w:rFonts w:eastAsiaTheme="majorEastAsia"/>
                <w:b w:val="0"/>
                <w:bCs w:val="0"/>
              </w:rPr>
              <w:t>VS Code</w:t>
            </w:r>
            <w:r w:rsidRPr="004476B8">
              <w:t xml:space="preserve"> + </w:t>
            </w:r>
            <w:r w:rsidRPr="004476B8">
              <w:rPr>
                <w:rStyle w:val="Strong"/>
                <w:rFonts w:eastAsiaTheme="majorEastAsia"/>
                <w:b w:val="0"/>
                <w:bCs w:val="0"/>
              </w:rPr>
              <w:t>GitHub/GitLab + CI</w:t>
            </w:r>
          </w:p>
        </w:tc>
        <w:tc>
          <w:tcPr>
            <w:tcW w:w="0" w:type="auto"/>
            <w:hideMark/>
          </w:tcPr>
          <w:p w14:paraId="4346968D" w14:textId="77777777" w:rsidR="00A32DF7" w:rsidRPr="004476B8" w:rsidRDefault="00A32DF7" w:rsidP="007B63F8">
            <w:pPr>
              <w:spacing w:line="360" w:lineRule="auto"/>
            </w:pPr>
            <w:r w:rsidRPr="004476B8">
              <w:t>Dev environment, version control, builds, and tests.</w:t>
            </w:r>
          </w:p>
        </w:tc>
      </w:tr>
      <w:tr w:rsidR="00A32DF7" w:rsidRPr="004476B8" w14:paraId="358008C4" w14:textId="77777777" w:rsidTr="00A32DF7">
        <w:tc>
          <w:tcPr>
            <w:tcW w:w="0" w:type="auto"/>
            <w:hideMark/>
          </w:tcPr>
          <w:p w14:paraId="5D798DF6" w14:textId="77777777" w:rsidR="00A32DF7" w:rsidRPr="004476B8" w:rsidRDefault="00A32DF7" w:rsidP="007B63F8">
            <w:pPr>
              <w:spacing w:line="360" w:lineRule="auto"/>
            </w:pPr>
            <w:r w:rsidRPr="004476B8">
              <w:rPr>
                <w:rStyle w:val="Strong"/>
                <w:rFonts w:eastAsiaTheme="majorEastAsia"/>
                <w:b w:val="0"/>
                <w:bCs w:val="0"/>
              </w:rPr>
              <w:t>Postman/Insomnia</w:t>
            </w:r>
          </w:p>
        </w:tc>
        <w:tc>
          <w:tcPr>
            <w:tcW w:w="0" w:type="auto"/>
            <w:hideMark/>
          </w:tcPr>
          <w:p w14:paraId="1B4808A3" w14:textId="77777777" w:rsidR="00A32DF7" w:rsidRPr="004476B8" w:rsidRDefault="00A32DF7" w:rsidP="007B63F8">
            <w:pPr>
              <w:spacing w:line="360" w:lineRule="auto"/>
            </w:pPr>
            <w:r w:rsidRPr="004476B8">
              <w:t>API testing.</w:t>
            </w:r>
          </w:p>
        </w:tc>
      </w:tr>
      <w:tr w:rsidR="00A32DF7" w:rsidRPr="004476B8" w14:paraId="61A6FF42" w14:textId="77777777" w:rsidTr="00A32DF7">
        <w:tc>
          <w:tcPr>
            <w:tcW w:w="0" w:type="auto"/>
            <w:hideMark/>
          </w:tcPr>
          <w:p w14:paraId="0BDD1FD9" w14:textId="77777777" w:rsidR="00A32DF7" w:rsidRPr="004476B8" w:rsidRDefault="00A32DF7" w:rsidP="007B63F8">
            <w:pPr>
              <w:spacing w:line="360" w:lineRule="auto"/>
            </w:pPr>
            <w:r w:rsidRPr="004476B8">
              <w:rPr>
                <w:rStyle w:val="Strong"/>
                <w:rFonts w:eastAsiaTheme="majorEastAsia"/>
                <w:b w:val="0"/>
                <w:bCs w:val="0"/>
              </w:rPr>
              <w:t>Docker</w:t>
            </w:r>
          </w:p>
        </w:tc>
        <w:tc>
          <w:tcPr>
            <w:tcW w:w="0" w:type="auto"/>
            <w:hideMark/>
          </w:tcPr>
          <w:p w14:paraId="3D1B76BD" w14:textId="77777777" w:rsidR="00A32DF7" w:rsidRPr="004476B8" w:rsidRDefault="00A32DF7" w:rsidP="007B63F8">
            <w:pPr>
              <w:spacing w:line="360" w:lineRule="auto"/>
            </w:pPr>
            <w:r w:rsidRPr="004476B8">
              <w:t>Reproducible environments for serving.</w:t>
            </w:r>
          </w:p>
        </w:tc>
      </w:tr>
      <w:tr w:rsidR="00A32DF7" w:rsidRPr="004476B8" w14:paraId="776D71AF" w14:textId="77777777" w:rsidTr="00A32DF7">
        <w:tc>
          <w:tcPr>
            <w:tcW w:w="0" w:type="auto"/>
            <w:hideMark/>
          </w:tcPr>
          <w:p w14:paraId="5E9B7592" w14:textId="77777777" w:rsidR="00A32DF7" w:rsidRPr="004476B8" w:rsidRDefault="00A32DF7" w:rsidP="007B63F8">
            <w:pPr>
              <w:spacing w:line="360" w:lineRule="auto"/>
            </w:pPr>
            <w:r w:rsidRPr="004476B8">
              <w:rPr>
                <w:rStyle w:val="Strong"/>
                <w:rFonts w:eastAsiaTheme="majorEastAsia"/>
                <w:b w:val="0"/>
                <w:bCs w:val="0"/>
              </w:rPr>
              <w:t>Google Colab/Notebooks</w:t>
            </w:r>
          </w:p>
        </w:tc>
        <w:tc>
          <w:tcPr>
            <w:tcW w:w="0" w:type="auto"/>
            <w:hideMark/>
          </w:tcPr>
          <w:p w14:paraId="0CFA3FC7" w14:textId="77777777" w:rsidR="00A32DF7" w:rsidRPr="004476B8" w:rsidRDefault="00A32DF7" w:rsidP="007B63F8">
            <w:pPr>
              <w:spacing w:line="360" w:lineRule="auto"/>
            </w:pPr>
            <w:r w:rsidRPr="004476B8">
              <w:t>Quick experiments and EDA.</w:t>
            </w:r>
          </w:p>
        </w:tc>
      </w:tr>
      <w:tr w:rsidR="00A32DF7" w:rsidRPr="004476B8" w14:paraId="44055773" w14:textId="77777777" w:rsidTr="00A32DF7">
        <w:tc>
          <w:tcPr>
            <w:tcW w:w="0" w:type="auto"/>
            <w:hideMark/>
          </w:tcPr>
          <w:p w14:paraId="3CAF2FD9" w14:textId="77777777" w:rsidR="00A32DF7" w:rsidRPr="004476B8" w:rsidRDefault="00A32DF7" w:rsidP="007B63F8">
            <w:pPr>
              <w:spacing w:line="360" w:lineRule="auto"/>
            </w:pPr>
            <w:r w:rsidRPr="004476B8">
              <w:rPr>
                <w:rStyle w:val="Strong"/>
                <w:rFonts w:eastAsiaTheme="majorEastAsia"/>
                <w:b w:val="0"/>
                <w:bCs w:val="0"/>
              </w:rPr>
              <w:t>Zotero/Notion</w:t>
            </w:r>
          </w:p>
        </w:tc>
        <w:tc>
          <w:tcPr>
            <w:tcW w:w="0" w:type="auto"/>
            <w:hideMark/>
          </w:tcPr>
          <w:p w14:paraId="27CB799E" w14:textId="77777777" w:rsidR="00A32DF7" w:rsidRPr="004476B8" w:rsidRDefault="00A32DF7" w:rsidP="007B63F8">
            <w:pPr>
              <w:spacing w:line="360" w:lineRule="auto"/>
            </w:pPr>
            <w:r w:rsidRPr="004476B8">
              <w:t>Reference and note management.</w:t>
            </w:r>
          </w:p>
        </w:tc>
      </w:tr>
    </w:tbl>
    <w:p w14:paraId="4E2BF772" w14:textId="77777777" w:rsidR="00B050ED" w:rsidRDefault="00B050ED" w:rsidP="00B050ED">
      <w:pPr>
        <w:rPr>
          <w:lang w:val="en-US"/>
        </w:rPr>
      </w:pPr>
    </w:p>
    <w:p w14:paraId="2A8FD2B8" w14:textId="77777777" w:rsidR="003555E5" w:rsidRPr="00B050ED" w:rsidRDefault="003555E5" w:rsidP="00B050ED">
      <w:pPr>
        <w:rPr>
          <w:lang w:val="en-US"/>
        </w:rPr>
      </w:pPr>
    </w:p>
    <w:p w14:paraId="1BF8A155" w14:textId="53C1F4EC" w:rsidR="00A32DF7" w:rsidRDefault="00A32DF7" w:rsidP="0050657B">
      <w:pPr>
        <w:pStyle w:val="Heading3"/>
      </w:pPr>
      <w:bookmarkStart w:id="147" w:name="_Toc213870959"/>
      <w:r w:rsidRPr="0050657B">
        <w:t>Data Requirements</w:t>
      </w:r>
      <w:bookmarkEnd w:id="147"/>
    </w:p>
    <w:p w14:paraId="7CE264DC" w14:textId="77777777" w:rsidR="003555E5" w:rsidRDefault="003555E5" w:rsidP="003555E5"/>
    <w:p w14:paraId="17C8003A" w14:textId="1CCF9118" w:rsidR="003555E5" w:rsidRPr="003555E5" w:rsidRDefault="003555E5" w:rsidP="003555E5">
      <w:pPr>
        <w:pStyle w:val="Caption"/>
        <w:jc w:val="center"/>
        <w:rPr>
          <w:sz w:val="20"/>
          <w:szCs w:val="20"/>
        </w:rPr>
      </w:pPr>
      <w:bookmarkStart w:id="148" w:name="_Toc213869712"/>
      <w:r w:rsidRPr="00B050ED">
        <w:rPr>
          <w:sz w:val="20"/>
          <w:szCs w:val="20"/>
        </w:rPr>
        <w:t xml:space="preserve">Table </w:t>
      </w:r>
      <w:r w:rsidRPr="00B050ED">
        <w:rPr>
          <w:sz w:val="20"/>
          <w:szCs w:val="20"/>
        </w:rPr>
        <w:fldChar w:fldCharType="begin"/>
      </w:r>
      <w:r w:rsidRPr="00B050ED">
        <w:rPr>
          <w:sz w:val="20"/>
          <w:szCs w:val="20"/>
        </w:rPr>
        <w:instrText xml:space="preserve"> SEQ Table \* ARABIC </w:instrText>
      </w:r>
      <w:r w:rsidRPr="00B050ED">
        <w:rPr>
          <w:sz w:val="20"/>
          <w:szCs w:val="20"/>
        </w:rPr>
        <w:fldChar w:fldCharType="separate"/>
      </w:r>
      <w:r w:rsidR="00AE5ED2">
        <w:rPr>
          <w:noProof/>
          <w:sz w:val="20"/>
          <w:szCs w:val="20"/>
        </w:rPr>
        <w:t>10</w:t>
      </w:r>
      <w:r w:rsidRPr="00B050ED">
        <w:rPr>
          <w:sz w:val="20"/>
          <w:szCs w:val="20"/>
        </w:rPr>
        <w:fldChar w:fldCharType="end"/>
      </w:r>
      <w:r w:rsidRPr="00B050ED">
        <w:rPr>
          <w:sz w:val="20"/>
          <w:szCs w:val="20"/>
          <w:lang w:val="en-US"/>
        </w:rPr>
        <w:t>: Data Requirements</w:t>
      </w:r>
      <w:bookmarkEnd w:id="148"/>
    </w:p>
    <w:tbl>
      <w:tblPr>
        <w:tblStyle w:val="TableGrid"/>
        <w:tblW w:w="0" w:type="auto"/>
        <w:tblLook w:val="04A0" w:firstRow="1" w:lastRow="0" w:firstColumn="1" w:lastColumn="0" w:noHBand="0" w:noVBand="1"/>
      </w:tblPr>
      <w:tblGrid>
        <w:gridCol w:w="2182"/>
        <w:gridCol w:w="6834"/>
      </w:tblGrid>
      <w:tr w:rsidR="00A32DF7" w:rsidRPr="004476B8" w14:paraId="056E3553" w14:textId="77777777" w:rsidTr="00A32DF7">
        <w:tc>
          <w:tcPr>
            <w:tcW w:w="0" w:type="auto"/>
            <w:hideMark/>
          </w:tcPr>
          <w:p w14:paraId="2C520974" w14:textId="77777777" w:rsidR="00A32DF7" w:rsidRPr="004476B8" w:rsidRDefault="00A32DF7" w:rsidP="007B63F8">
            <w:pPr>
              <w:spacing w:line="360" w:lineRule="auto"/>
              <w:jc w:val="center"/>
            </w:pPr>
            <w:r w:rsidRPr="004476B8">
              <w:t>Data</w:t>
            </w:r>
          </w:p>
        </w:tc>
        <w:tc>
          <w:tcPr>
            <w:tcW w:w="0" w:type="auto"/>
            <w:hideMark/>
          </w:tcPr>
          <w:p w14:paraId="62417D3B" w14:textId="77777777" w:rsidR="00A32DF7" w:rsidRPr="004476B8" w:rsidRDefault="00A32DF7" w:rsidP="007B63F8">
            <w:pPr>
              <w:spacing w:line="360" w:lineRule="auto"/>
              <w:jc w:val="center"/>
            </w:pPr>
            <w:r w:rsidRPr="004476B8">
              <w:t>Source / Notes</w:t>
            </w:r>
          </w:p>
        </w:tc>
      </w:tr>
      <w:tr w:rsidR="00A32DF7" w:rsidRPr="004476B8" w14:paraId="0C29882B" w14:textId="77777777" w:rsidTr="00A32DF7">
        <w:tc>
          <w:tcPr>
            <w:tcW w:w="0" w:type="auto"/>
            <w:hideMark/>
          </w:tcPr>
          <w:p w14:paraId="7000726A" w14:textId="77777777" w:rsidR="00A32DF7" w:rsidRPr="004476B8" w:rsidRDefault="00A32DF7" w:rsidP="007B63F8">
            <w:pPr>
              <w:spacing w:line="360" w:lineRule="auto"/>
            </w:pPr>
            <w:r w:rsidRPr="004476B8">
              <w:t>Public fashion image datasets</w:t>
            </w:r>
          </w:p>
        </w:tc>
        <w:tc>
          <w:tcPr>
            <w:tcW w:w="0" w:type="auto"/>
            <w:hideMark/>
          </w:tcPr>
          <w:p w14:paraId="5C322E5D" w14:textId="77777777" w:rsidR="00A32DF7" w:rsidRPr="004476B8" w:rsidRDefault="00A32DF7" w:rsidP="007B63F8">
            <w:pPr>
              <w:spacing w:line="360" w:lineRule="auto"/>
            </w:pPr>
            <w:r w:rsidRPr="004476B8">
              <w:t>DeepFashion / DeepFashion2, Polyvore Outfits, Street2Shop—broad coverage of categories, poses, lighting.</w:t>
            </w:r>
          </w:p>
        </w:tc>
      </w:tr>
      <w:tr w:rsidR="00A32DF7" w:rsidRPr="004476B8" w14:paraId="278D70D8" w14:textId="77777777" w:rsidTr="00A32DF7">
        <w:tc>
          <w:tcPr>
            <w:tcW w:w="0" w:type="auto"/>
            <w:hideMark/>
          </w:tcPr>
          <w:p w14:paraId="3059A00E" w14:textId="77777777" w:rsidR="00A32DF7" w:rsidRPr="004476B8" w:rsidRDefault="00A32DF7" w:rsidP="007B63F8">
            <w:pPr>
              <w:spacing w:line="360" w:lineRule="auto"/>
            </w:pPr>
            <w:r w:rsidRPr="004476B8">
              <w:t>Pilot product catalog</w:t>
            </w:r>
          </w:p>
        </w:tc>
        <w:tc>
          <w:tcPr>
            <w:tcW w:w="0" w:type="auto"/>
            <w:hideMark/>
          </w:tcPr>
          <w:p w14:paraId="795E0908" w14:textId="77777777" w:rsidR="00A32DF7" w:rsidRPr="004476B8" w:rsidRDefault="00A32DF7" w:rsidP="007B63F8">
            <w:pPr>
              <w:spacing w:line="360" w:lineRule="auto"/>
            </w:pPr>
            <w:r w:rsidRPr="004476B8">
              <w:t>Small real or simulated catalog with titles, images, category/color/fabric/season.</w:t>
            </w:r>
          </w:p>
        </w:tc>
      </w:tr>
      <w:tr w:rsidR="00A32DF7" w:rsidRPr="004476B8" w14:paraId="30F0107B" w14:textId="77777777" w:rsidTr="00A32DF7">
        <w:tc>
          <w:tcPr>
            <w:tcW w:w="0" w:type="auto"/>
            <w:hideMark/>
          </w:tcPr>
          <w:p w14:paraId="782EC863" w14:textId="77777777" w:rsidR="00A32DF7" w:rsidRPr="004476B8" w:rsidRDefault="00A32DF7" w:rsidP="007B63F8">
            <w:pPr>
              <w:spacing w:line="360" w:lineRule="auto"/>
            </w:pPr>
            <w:r w:rsidRPr="004476B8">
              <w:t>Consented user-like images</w:t>
            </w:r>
          </w:p>
        </w:tc>
        <w:tc>
          <w:tcPr>
            <w:tcW w:w="0" w:type="auto"/>
            <w:hideMark/>
          </w:tcPr>
          <w:p w14:paraId="35CA6777" w14:textId="77777777" w:rsidR="00A32DF7" w:rsidRPr="004476B8" w:rsidRDefault="00A32DF7" w:rsidP="007B63F8">
            <w:pPr>
              <w:spacing w:line="360" w:lineRule="auto"/>
            </w:pPr>
            <w:r w:rsidRPr="004476B8">
              <w:t>Mirror selfies, screenshots, and wardrobe photos captured on phones to reflect real noise.</w:t>
            </w:r>
          </w:p>
        </w:tc>
      </w:tr>
      <w:tr w:rsidR="00A32DF7" w:rsidRPr="004476B8" w14:paraId="0DE9B400" w14:textId="77777777" w:rsidTr="00A32DF7">
        <w:tc>
          <w:tcPr>
            <w:tcW w:w="0" w:type="auto"/>
            <w:hideMark/>
          </w:tcPr>
          <w:p w14:paraId="04B506C5" w14:textId="77777777" w:rsidR="00A32DF7" w:rsidRPr="004476B8" w:rsidRDefault="00A32DF7" w:rsidP="007B63F8">
            <w:pPr>
              <w:spacing w:line="360" w:lineRule="auto"/>
            </w:pPr>
            <w:r w:rsidRPr="004476B8">
              <w:t>Context signals</w:t>
            </w:r>
          </w:p>
        </w:tc>
        <w:tc>
          <w:tcPr>
            <w:tcW w:w="0" w:type="auto"/>
            <w:hideMark/>
          </w:tcPr>
          <w:p w14:paraId="2FD15D01" w14:textId="77777777" w:rsidR="00A32DF7" w:rsidRPr="004476B8" w:rsidRDefault="00A32DF7" w:rsidP="007B63F8">
            <w:pPr>
              <w:spacing w:line="360" w:lineRule="auto"/>
            </w:pPr>
            <w:r w:rsidRPr="004476B8">
              <w:t>Weather API (city/date), user-provided mood/occasion, and timestamps for time-aware styling.</w:t>
            </w:r>
          </w:p>
        </w:tc>
      </w:tr>
      <w:tr w:rsidR="00A32DF7" w:rsidRPr="004476B8" w14:paraId="616E203B" w14:textId="77777777" w:rsidTr="00A32DF7">
        <w:tc>
          <w:tcPr>
            <w:tcW w:w="0" w:type="auto"/>
            <w:hideMark/>
          </w:tcPr>
          <w:p w14:paraId="59AB2629" w14:textId="77777777" w:rsidR="00A32DF7" w:rsidRPr="004476B8" w:rsidRDefault="00A32DF7" w:rsidP="007B63F8">
            <w:pPr>
              <w:spacing w:line="360" w:lineRule="auto"/>
            </w:pPr>
            <w:r w:rsidRPr="004476B8">
              <w:t>Annotation &amp; taxonomy</w:t>
            </w:r>
          </w:p>
        </w:tc>
        <w:tc>
          <w:tcPr>
            <w:tcW w:w="0" w:type="auto"/>
            <w:hideMark/>
          </w:tcPr>
          <w:p w14:paraId="15E3DBA6" w14:textId="77777777" w:rsidR="00A32DF7" w:rsidRPr="004476B8" w:rsidRDefault="00A32DF7" w:rsidP="007B63F8">
            <w:pPr>
              <w:spacing w:line="360" w:lineRule="auto"/>
            </w:pPr>
            <w:r w:rsidRPr="004476B8">
              <w:t>Standardized color vocabulary, category tree, and pattern/fabric lists for clean labels.</w:t>
            </w:r>
          </w:p>
        </w:tc>
      </w:tr>
    </w:tbl>
    <w:p w14:paraId="5584CCF9" w14:textId="77777777" w:rsidR="00B050ED" w:rsidRDefault="00B050ED" w:rsidP="0050657B"/>
    <w:p w14:paraId="7A6C957F" w14:textId="77777777" w:rsidR="003555E5" w:rsidRDefault="003555E5" w:rsidP="0050657B"/>
    <w:p w14:paraId="58D768B9" w14:textId="42ACA1C6" w:rsidR="00A32DF7" w:rsidRDefault="00A32DF7" w:rsidP="0050657B">
      <w:pPr>
        <w:pStyle w:val="Heading3"/>
      </w:pPr>
      <w:bookmarkStart w:id="149" w:name="_Toc213870960"/>
      <w:r w:rsidRPr="0050657B">
        <w:lastRenderedPageBreak/>
        <w:t>Skill Requirements</w:t>
      </w:r>
      <w:bookmarkEnd w:id="149"/>
    </w:p>
    <w:p w14:paraId="3D400708" w14:textId="77777777" w:rsidR="003555E5" w:rsidRDefault="003555E5" w:rsidP="003555E5"/>
    <w:p w14:paraId="17A50CC8" w14:textId="1F19CDF7" w:rsidR="003555E5" w:rsidRPr="003555E5" w:rsidRDefault="003555E5" w:rsidP="003555E5">
      <w:pPr>
        <w:pStyle w:val="Caption"/>
        <w:jc w:val="center"/>
        <w:rPr>
          <w:sz w:val="20"/>
          <w:szCs w:val="20"/>
          <w:lang w:val="en-US"/>
        </w:rPr>
      </w:pPr>
      <w:bookmarkStart w:id="150" w:name="_Toc213869713"/>
      <w:r w:rsidRPr="006B1AF4">
        <w:rPr>
          <w:sz w:val="20"/>
          <w:szCs w:val="20"/>
        </w:rPr>
        <w:t xml:space="preserve">Table </w:t>
      </w:r>
      <w:r w:rsidRPr="006B1AF4">
        <w:rPr>
          <w:sz w:val="20"/>
          <w:szCs w:val="20"/>
        </w:rPr>
        <w:fldChar w:fldCharType="begin"/>
      </w:r>
      <w:r w:rsidRPr="006B1AF4">
        <w:rPr>
          <w:sz w:val="20"/>
          <w:szCs w:val="20"/>
        </w:rPr>
        <w:instrText xml:space="preserve"> SEQ Table \* ARABIC </w:instrText>
      </w:r>
      <w:r w:rsidRPr="006B1AF4">
        <w:rPr>
          <w:sz w:val="20"/>
          <w:szCs w:val="20"/>
        </w:rPr>
        <w:fldChar w:fldCharType="separate"/>
      </w:r>
      <w:r w:rsidR="00AE5ED2">
        <w:rPr>
          <w:noProof/>
          <w:sz w:val="20"/>
          <w:szCs w:val="20"/>
        </w:rPr>
        <w:t>11</w:t>
      </w:r>
      <w:r w:rsidRPr="006B1AF4">
        <w:rPr>
          <w:sz w:val="20"/>
          <w:szCs w:val="20"/>
        </w:rPr>
        <w:fldChar w:fldCharType="end"/>
      </w:r>
      <w:r w:rsidRPr="006B1AF4">
        <w:rPr>
          <w:sz w:val="20"/>
          <w:szCs w:val="20"/>
          <w:lang w:val="en-US"/>
        </w:rPr>
        <w:t>: Skill Requirements</w:t>
      </w:r>
      <w:bookmarkEnd w:id="150"/>
    </w:p>
    <w:tbl>
      <w:tblPr>
        <w:tblStyle w:val="TableGrid"/>
        <w:tblW w:w="0" w:type="auto"/>
        <w:tblLook w:val="04A0" w:firstRow="1" w:lastRow="0" w:firstColumn="1" w:lastColumn="0" w:noHBand="0" w:noVBand="1"/>
      </w:tblPr>
      <w:tblGrid>
        <w:gridCol w:w="3797"/>
        <w:gridCol w:w="5219"/>
      </w:tblGrid>
      <w:tr w:rsidR="00A32DF7" w:rsidRPr="004476B8" w14:paraId="16E09170" w14:textId="77777777" w:rsidTr="00A32DF7">
        <w:tc>
          <w:tcPr>
            <w:tcW w:w="0" w:type="auto"/>
            <w:hideMark/>
          </w:tcPr>
          <w:p w14:paraId="5AD9739F" w14:textId="77777777" w:rsidR="00A32DF7" w:rsidRPr="004476B8" w:rsidRDefault="00A32DF7" w:rsidP="007B63F8">
            <w:pPr>
              <w:spacing w:line="360" w:lineRule="auto"/>
              <w:jc w:val="center"/>
            </w:pPr>
            <w:r w:rsidRPr="004476B8">
              <w:t>Skill</w:t>
            </w:r>
          </w:p>
        </w:tc>
        <w:tc>
          <w:tcPr>
            <w:tcW w:w="0" w:type="auto"/>
            <w:hideMark/>
          </w:tcPr>
          <w:p w14:paraId="6335829C" w14:textId="77777777" w:rsidR="00A32DF7" w:rsidRPr="004476B8" w:rsidRDefault="00A32DF7" w:rsidP="007B63F8">
            <w:pPr>
              <w:spacing w:line="360" w:lineRule="auto"/>
              <w:jc w:val="center"/>
            </w:pPr>
            <w:r w:rsidRPr="004476B8">
              <w:t>Why it is needed</w:t>
            </w:r>
          </w:p>
        </w:tc>
      </w:tr>
      <w:tr w:rsidR="00A32DF7" w:rsidRPr="004476B8" w14:paraId="489FC86D" w14:textId="77777777" w:rsidTr="00A32DF7">
        <w:tc>
          <w:tcPr>
            <w:tcW w:w="0" w:type="auto"/>
            <w:hideMark/>
          </w:tcPr>
          <w:p w14:paraId="40382558" w14:textId="77777777" w:rsidR="00A32DF7" w:rsidRPr="004476B8" w:rsidRDefault="00A32DF7" w:rsidP="007B63F8">
            <w:pPr>
              <w:spacing w:line="360" w:lineRule="auto"/>
            </w:pPr>
            <w:r w:rsidRPr="004476B8">
              <w:t>Mobile engineering (React Native)</w:t>
            </w:r>
          </w:p>
        </w:tc>
        <w:tc>
          <w:tcPr>
            <w:tcW w:w="0" w:type="auto"/>
            <w:hideMark/>
          </w:tcPr>
          <w:p w14:paraId="44FD6886" w14:textId="77777777" w:rsidR="00A32DF7" w:rsidRPr="004476B8" w:rsidRDefault="00A32DF7" w:rsidP="007B63F8">
            <w:pPr>
              <w:spacing w:line="360" w:lineRule="auto"/>
            </w:pPr>
            <w:r w:rsidRPr="004476B8">
              <w:t>Build a stable, smooth app with native-like performance.</w:t>
            </w:r>
          </w:p>
        </w:tc>
      </w:tr>
      <w:tr w:rsidR="00A32DF7" w:rsidRPr="004476B8" w14:paraId="47C194A9" w14:textId="77777777" w:rsidTr="00A32DF7">
        <w:tc>
          <w:tcPr>
            <w:tcW w:w="0" w:type="auto"/>
            <w:hideMark/>
          </w:tcPr>
          <w:p w14:paraId="34D8DF15" w14:textId="77777777" w:rsidR="00A32DF7" w:rsidRPr="004476B8" w:rsidRDefault="00A32DF7" w:rsidP="007B63F8">
            <w:pPr>
              <w:spacing w:line="360" w:lineRule="auto"/>
            </w:pPr>
            <w:r w:rsidRPr="004476B8">
              <w:t>Backend &amp; API design</w:t>
            </w:r>
          </w:p>
        </w:tc>
        <w:tc>
          <w:tcPr>
            <w:tcW w:w="0" w:type="auto"/>
            <w:hideMark/>
          </w:tcPr>
          <w:p w14:paraId="7EF2E82A" w14:textId="77777777" w:rsidR="00A32DF7" w:rsidRPr="004476B8" w:rsidRDefault="00A32DF7" w:rsidP="007B63F8">
            <w:pPr>
              <w:spacing w:line="360" w:lineRule="auto"/>
            </w:pPr>
            <w:r w:rsidRPr="004476B8">
              <w:t>Secure, low-latency endpoints and data pipelines.</w:t>
            </w:r>
          </w:p>
        </w:tc>
      </w:tr>
      <w:tr w:rsidR="00A32DF7" w:rsidRPr="004476B8" w14:paraId="2D76BA0B" w14:textId="77777777" w:rsidTr="00A32DF7">
        <w:tc>
          <w:tcPr>
            <w:tcW w:w="0" w:type="auto"/>
            <w:hideMark/>
          </w:tcPr>
          <w:p w14:paraId="6870E58B" w14:textId="77777777" w:rsidR="00A32DF7" w:rsidRPr="004476B8" w:rsidRDefault="00A32DF7" w:rsidP="007B63F8">
            <w:pPr>
              <w:spacing w:line="360" w:lineRule="auto"/>
            </w:pPr>
            <w:r w:rsidRPr="004476B8">
              <w:t>Computer vision &amp; recommender systems</w:t>
            </w:r>
          </w:p>
        </w:tc>
        <w:tc>
          <w:tcPr>
            <w:tcW w:w="0" w:type="auto"/>
            <w:hideMark/>
          </w:tcPr>
          <w:p w14:paraId="4E22F0A5" w14:textId="77777777" w:rsidR="00A32DF7" w:rsidRPr="004476B8" w:rsidRDefault="00A32DF7" w:rsidP="007B63F8">
            <w:pPr>
              <w:spacing w:line="360" w:lineRule="auto"/>
            </w:pPr>
            <w:r w:rsidRPr="004476B8">
              <w:t>Train image embeddings, auto-tagger, and outfit re-ranking.</w:t>
            </w:r>
          </w:p>
        </w:tc>
      </w:tr>
      <w:tr w:rsidR="00A32DF7" w:rsidRPr="004476B8" w14:paraId="138A9426" w14:textId="77777777" w:rsidTr="00A32DF7">
        <w:tc>
          <w:tcPr>
            <w:tcW w:w="0" w:type="auto"/>
            <w:hideMark/>
          </w:tcPr>
          <w:p w14:paraId="3ECBF224" w14:textId="77777777" w:rsidR="00A32DF7" w:rsidRPr="004476B8" w:rsidRDefault="00A32DF7" w:rsidP="007B63F8">
            <w:pPr>
              <w:spacing w:line="360" w:lineRule="auto"/>
            </w:pPr>
            <w:r w:rsidRPr="004476B8">
              <w:t>Data engineering &amp; MLOps</w:t>
            </w:r>
          </w:p>
        </w:tc>
        <w:tc>
          <w:tcPr>
            <w:tcW w:w="0" w:type="auto"/>
            <w:hideMark/>
          </w:tcPr>
          <w:p w14:paraId="3115271F" w14:textId="77777777" w:rsidR="00A32DF7" w:rsidRPr="004476B8" w:rsidRDefault="00A32DF7" w:rsidP="007B63F8">
            <w:pPr>
              <w:spacing w:line="360" w:lineRule="auto"/>
            </w:pPr>
            <w:r w:rsidRPr="004476B8">
              <w:t>Preprocessing, indexing, serving, monitoring, and reproducibility.</w:t>
            </w:r>
          </w:p>
        </w:tc>
      </w:tr>
      <w:tr w:rsidR="00A32DF7" w:rsidRPr="004476B8" w14:paraId="31DD12B3" w14:textId="77777777" w:rsidTr="00A32DF7">
        <w:tc>
          <w:tcPr>
            <w:tcW w:w="0" w:type="auto"/>
            <w:hideMark/>
          </w:tcPr>
          <w:p w14:paraId="46623F02" w14:textId="77777777" w:rsidR="00A32DF7" w:rsidRPr="004476B8" w:rsidRDefault="00A32DF7" w:rsidP="007B63F8">
            <w:pPr>
              <w:spacing w:line="360" w:lineRule="auto"/>
            </w:pPr>
            <w:r w:rsidRPr="004476B8">
              <w:t>UX/design &amp; accessibility</w:t>
            </w:r>
          </w:p>
        </w:tc>
        <w:tc>
          <w:tcPr>
            <w:tcW w:w="0" w:type="auto"/>
            <w:hideMark/>
          </w:tcPr>
          <w:p w14:paraId="42181B53" w14:textId="77777777" w:rsidR="00A32DF7" w:rsidRPr="004476B8" w:rsidRDefault="00A32DF7" w:rsidP="007B63F8">
            <w:pPr>
              <w:spacing w:line="360" w:lineRule="auto"/>
            </w:pPr>
            <w:r w:rsidRPr="004476B8">
              <w:t>Clear flows, explainable outputs, and inclusive UI.</w:t>
            </w:r>
          </w:p>
        </w:tc>
      </w:tr>
      <w:tr w:rsidR="00A32DF7" w:rsidRPr="004476B8" w14:paraId="7754D787" w14:textId="77777777" w:rsidTr="00A32DF7">
        <w:tc>
          <w:tcPr>
            <w:tcW w:w="0" w:type="auto"/>
            <w:hideMark/>
          </w:tcPr>
          <w:p w14:paraId="092324D0" w14:textId="77777777" w:rsidR="00A32DF7" w:rsidRPr="004476B8" w:rsidRDefault="00A32DF7" w:rsidP="007B63F8">
            <w:pPr>
              <w:spacing w:line="360" w:lineRule="auto"/>
            </w:pPr>
            <w:r w:rsidRPr="004476B8">
              <w:t>Testing (unit/integration/device)</w:t>
            </w:r>
          </w:p>
        </w:tc>
        <w:tc>
          <w:tcPr>
            <w:tcW w:w="0" w:type="auto"/>
            <w:hideMark/>
          </w:tcPr>
          <w:p w14:paraId="2447F37D" w14:textId="77777777" w:rsidR="00A32DF7" w:rsidRPr="004476B8" w:rsidRDefault="00A32DF7" w:rsidP="007B63F8">
            <w:pPr>
              <w:spacing w:line="360" w:lineRule="auto"/>
            </w:pPr>
            <w:r w:rsidRPr="004476B8">
              <w:t>Reliability on real phones and networks.</w:t>
            </w:r>
          </w:p>
        </w:tc>
      </w:tr>
      <w:tr w:rsidR="00A32DF7" w:rsidRPr="004476B8" w14:paraId="2FE2ABF3" w14:textId="77777777" w:rsidTr="00A32DF7">
        <w:tc>
          <w:tcPr>
            <w:tcW w:w="0" w:type="auto"/>
            <w:hideMark/>
          </w:tcPr>
          <w:p w14:paraId="0CDD3D13" w14:textId="77777777" w:rsidR="00A32DF7" w:rsidRPr="004476B8" w:rsidRDefault="00A32DF7" w:rsidP="007B63F8">
            <w:pPr>
              <w:spacing w:line="360" w:lineRule="auto"/>
            </w:pPr>
            <w:r w:rsidRPr="004476B8">
              <w:t>Privacy &amp; security basics</w:t>
            </w:r>
          </w:p>
        </w:tc>
        <w:tc>
          <w:tcPr>
            <w:tcW w:w="0" w:type="auto"/>
            <w:hideMark/>
          </w:tcPr>
          <w:p w14:paraId="1E7CAC17" w14:textId="77777777" w:rsidR="00A32DF7" w:rsidRPr="004476B8" w:rsidRDefault="00A32DF7" w:rsidP="007B63F8">
            <w:pPr>
              <w:spacing w:line="360" w:lineRule="auto"/>
            </w:pPr>
            <w:r w:rsidRPr="004476B8">
              <w:t>Safe data handling, encryption, and user controls.</w:t>
            </w:r>
          </w:p>
        </w:tc>
      </w:tr>
      <w:tr w:rsidR="00A32DF7" w:rsidRPr="004476B8" w14:paraId="6FD61822" w14:textId="77777777" w:rsidTr="00A32DF7">
        <w:tc>
          <w:tcPr>
            <w:tcW w:w="0" w:type="auto"/>
            <w:hideMark/>
          </w:tcPr>
          <w:p w14:paraId="25EB4898" w14:textId="77777777" w:rsidR="00A32DF7" w:rsidRPr="004476B8" w:rsidRDefault="00A32DF7" w:rsidP="007B63F8">
            <w:pPr>
              <w:spacing w:line="360" w:lineRule="auto"/>
            </w:pPr>
            <w:r w:rsidRPr="004476B8">
              <w:t>Academic writing &amp; presentation</w:t>
            </w:r>
          </w:p>
        </w:tc>
        <w:tc>
          <w:tcPr>
            <w:tcW w:w="0" w:type="auto"/>
            <w:hideMark/>
          </w:tcPr>
          <w:p w14:paraId="4E4CB55A" w14:textId="77777777" w:rsidR="00A32DF7" w:rsidRPr="004476B8" w:rsidRDefault="00A32DF7" w:rsidP="007B63F8">
            <w:pPr>
              <w:spacing w:line="360" w:lineRule="auto"/>
            </w:pPr>
            <w:r w:rsidRPr="004476B8">
              <w:t>Reports, thesis, and demos.</w:t>
            </w:r>
          </w:p>
        </w:tc>
      </w:tr>
    </w:tbl>
    <w:p w14:paraId="60F85C78" w14:textId="77777777" w:rsidR="006B1AF4" w:rsidRDefault="006B1AF4" w:rsidP="006B1AF4">
      <w:pPr>
        <w:rPr>
          <w:rFonts w:eastAsiaTheme="majorEastAsia"/>
          <w:lang w:val="en-US"/>
        </w:rPr>
      </w:pPr>
    </w:p>
    <w:p w14:paraId="7AC4AEBA" w14:textId="77777777" w:rsidR="006B1AF4" w:rsidRPr="006B1AF4" w:rsidRDefault="006B1AF4" w:rsidP="006B1AF4">
      <w:pPr>
        <w:rPr>
          <w:rFonts w:eastAsiaTheme="majorEastAsia"/>
          <w:lang w:val="en-US"/>
        </w:rPr>
      </w:pPr>
    </w:p>
    <w:p w14:paraId="76152612" w14:textId="08557AED" w:rsidR="00A32DF7" w:rsidRDefault="00A32DF7" w:rsidP="0050657B">
      <w:pPr>
        <w:pStyle w:val="Heading2"/>
        <w:rPr>
          <w:rStyle w:val="Heading3Char"/>
          <w:b/>
          <w:szCs w:val="32"/>
        </w:rPr>
      </w:pPr>
      <w:bookmarkStart w:id="151" w:name="_Toc213870961"/>
      <w:r w:rsidRPr="0050657B">
        <w:rPr>
          <w:rStyle w:val="Heading3Char"/>
          <w:b/>
          <w:szCs w:val="32"/>
        </w:rPr>
        <w:t>Risks and Mitigation</w:t>
      </w:r>
      <w:bookmarkEnd w:id="151"/>
    </w:p>
    <w:p w14:paraId="41A540B2" w14:textId="77777777" w:rsidR="003555E5" w:rsidRDefault="003555E5" w:rsidP="003555E5"/>
    <w:p w14:paraId="207EDEA0" w14:textId="4EF5EB6C" w:rsidR="003555E5" w:rsidRPr="003555E5" w:rsidRDefault="003555E5" w:rsidP="003555E5">
      <w:pPr>
        <w:pStyle w:val="Caption"/>
        <w:jc w:val="center"/>
      </w:pPr>
      <w:bookmarkStart w:id="152" w:name="_Toc213869714"/>
      <w:r w:rsidRPr="006B1AF4">
        <w:rPr>
          <w:sz w:val="20"/>
          <w:szCs w:val="20"/>
        </w:rPr>
        <w:t xml:space="preserve">Table </w:t>
      </w:r>
      <w:r w:rsidRPr="006B1AF4">
        <w:rPr>
          <w:sz w:val="20"/>
          <w:szCs w:val="20"/>
        </w:rPr>
        <w:fldChar w:fldCharType="begin"/>
      </w:r>
      <w:r w:rsidRPr="006B1AF4">
        <w:rPr>
          <w:sz w:val="20"/>
          <w:szCs w:val="20"/>
        </w:rPr>
        <w:instrText xml:space="preserve"> SEQ Table \* ARABIC </w:instrText>
      </w:r>
      <w:r w:rsidRPr="006B1AF4">
        <w:rPr>
          <w:sz w:val="20"/>
          <w:szCs w:val="20"/>
        </w:rPr>
        <w:fldChar w:fldCharType="separate"/>
      </w:r>
      <w:r w:rsidR="00AE5ED2">
        <w:rPr>
          <w:noProof/>
          <w:sz w:val="20"/>
          <w:szCs w:val="20"/>
        </w:rPr>
        <w:t>12</w:t>
      </w:r>
      <w:r w:rsidRPr="006B1AF4">
        <w:rPr>
          <w:sz w:val="20"/>
          <w:szCs w:val="20"/>
        </w:rPr>
        <w:fldChar w:fldCharType="end"/>
      </w:r>
      <w:r w:rsidRPr="006B1AF4">
        <w:rPr>
          <w:sz w:val="20"/>
          <w:szCs w:val="20"/>
          <w:lang w:val="en-US"/>
        </w:rPr>
        <w:t>:Risks and Mitigation</w:t>
      </w:r>
      <w:bookmarkEnd w:id="152"/>
    </w:p>
    <w:tbl>
      <w:tblPr>
        <w:tblStyle w:val="TableGrid"/>
        <w:tblW w:w="0" w:type="auto"/>
        <w:tblLook w:val="04A0" w:firstRow="1" w:lastRow="0" w:firstColumn="1" w:lastColumn="0" w:noHBand="0" w:noVBand="1"/>
      </w:tblPr>
      <w:tblGrid>
        <w:gridCol w:w="2523"/>
        <w:gridCol w:w="883"/>
        <w:gridCol w:w="1270"/>
        <w:gridCol w:w="1123"/>
        <w:gridCol w:w="3217"/>
      </w:tblGrid>
      <w:tr w:rsidR="00A32DF7" w:rsidRPr="004476B8" w14:paraId="1CD109DB" w14:textId="77777777" w:rsidTr="00A32DF7">
        <w:tc>
          <w:tcPr>
            <w:tcW w:w="0" w:type="auto"/>
            <w:hideMark/>
          </w:tcPr>
          <w:p w14:paraId="2462877D" w14:textId="77777777" w:rsidR="00A32DF7" w:rsidRPr="004476B8" w:rsidRDefault="00A32DF7" w:rsidP="007B63F8">
            <w:pPr>
              <w:spacing w:line="360" w:lineRule="auto"/>
              <w:jc w:val="center"/>
            </w:pPr>
            <w:r w:rsidRPr="004476B8">
              <w:t>Risk</w:t>
            </w:r>
          </w:p>
        </w:tc>
        <w:tc>
          <w:tcPr>
            <w:tcW w:w="0" w:type="auto"/>
            <w:hideMark/>
          </w:tcPr>
          <w:p w14:paraId="72F47F21" w14:textId="77777777" w:rsidR="00A32DF7" w:rsidRPr="004476B8" w:rsidRDefault="00A32DF7" w:rsidP="007B63F8">
            <w:pPr>
              <w:spacing w:line="360" w:lineRule="auto"/>
              <w:jc w:val="center"/>
            </w:pPr>
            <w:r w:rsidRPr="004476B8">
              <w:t>Impact</w:t>
            </w:r>
          </w:p>
        </w:tc>
        <w:tc>
          <w:tcPr>
            <w:tcW w:w="0" w:type="auto"/>
            <w:hideMark/>
          </w:tcPr>
          <w:p w14:paraId="28BE0216" w14:textId="77777777" w:rsidR="00A32DF7" w:rsidRPr="004476B8" w:rsidRDefault="00A32DF7" w:rsidP="007B63F8">
            <w:pPr>
              <w:spacing w:line="360" w:lineRule="auto"/>
              <w:jc w:val="center"/>
            </w:pPr>
            <w:r w:rsidRPr="004476B8">
              <w:t>Likelihood</w:t>
            </w:r>
          </w:p>
        </w:tc>
        <w:tc>
          <w:tcPr>
            <w:tcW w:w="0" w:type="auto"/>
            <w:hideMark/>
          </w:tcPr>
          <w:p w14:paraId="1C62CB74" w14:textId="77777777" w:rsidR="00A32DF7" w:rsidRPr="004476B8" w:rsidRDefault="00A32DF7" w:rsidP="007B63F8">
            <w:pPr>
              <w:spacing w:line="360" w:lineRule="auto"/>
              <w:jc w:val="center"/>
            </w:pPr>
            <w:r w:rsidRPr="004476B8">
              <w:t>Exposure</w:t>
            </w:r>
          </w:p>
        </w:tc>
        <w:tc>
          <w:tcPr>
            <w:tcW w:w="0" w:type="auto"/>
            <w:hideMark/>
          </w:tcPr>
          <w:p w14:paraId="1523E33B" w14:textId="77777777" w:rsidR="00A32DF7" w:rsidRPr="004476B8" w:rsidRDefault="00A32DF7" w:rsidP="007B63F8">
            <w:pPr>
              <w:spacing w:line="360" w:lineRule="auto"/>
              <w:jc w:val="center"/>
            </w:pPr>
            <w:r w:rsidRPr="004476B8">
              <w:t>Mitigation</w:t>
            </w:r>
          </w:p>
        </w:tc>
      </w:tr>
      <w:tr w:rsidR="00A32DF7" w:rsidRPr="004476B8" w14:paraId="6E6E185F" w14:textId="77777777" w:rsidTr="00A32DF7">
        <w:tc>
          <w:tcPr>
            <w:tcW w:w="0" w:type="auto"/>
            <w:hideMark/>
          </w:tcPr>
          <w:p w14:paraId="1A73CB9C" w14:textId="77777777" w:rsidR="00A32DF7" w:rsidRPr="004476B8" w:rsidRDefault="00A32DF7" w:rsidP="007B63F8">
            <w:pPr>
              <w:spacing w:line="360" w:lineRule="auto"/>
            </w:pPr>
            <w:r w:rsidRPr="004476B8">
              <w:t>Insufficient diverse images for training</w:t>
            </w:r>
          </w:p>
        </w:tc>
        <w:tc>
          <w:tcPr>
            <w:tcW w:w="0" w:type="auto"/>
            <w:hideMark/>
          </w:tcPr>
          <w:p w14:paraId="6756EA39" w14:textId="77777777" w:rsidR="00A32DF7" w:rsidRPr="004476B8" w:rsidRDefault="00A32DF7" w:rsidP="007B63F8">
            <w:pPr>
              <w:spacing w:line="360" w:lineRule="auto"/>
            </w:pPr>
            <w:r w:rsidRPr="004476B8">
              <w:t>4</w:t>
            </w:r>
          </w:p>
        </w:tc>
        <w:tc>
          <w:tcPr>
            <w:tcW w:w="0" w:type="auto"/>
            <w:hideMark/>
          </w:tcPr>
          <w:p w14:paraId="0C6482A6" w14:textId="77777777" w:rsidR="00A32DF7" w:rsidRPr="004476B8" w:rsidRDefault="00A32DF7" w:rsidP="007B63F8">
            <w:pPr>
              <w:spacing w:line="360" w:lineRule="auto"/>
            </w:pPr>
            <w:r w:rsidRPr="004476B8">
              <w:t>3</w:t>
            </w:r>
          </w:p>
        </w:tc>
        <w:tc>
          <w:tcPr>
            <w:tcW w:w="0" w:type="auto"/>
            <w:hideMark/>
          </w:tcPr>
          <w:p w14:paraId="06F4CA0A" w14:textId="77777777" w:rsidR="00A32DF7" w:rsidRPr="004476B8" w:rsidRDefault="00A32DF7" w:rsidP="007B63F8">
            <w:pPr>
              <w:spacing w:line="360" w:lineRule="auto"/>
            </w:pPr>
            <w:r w:rsidRPr="004476B8">
              <w:rPr>
                <w:rStyle w:val="Strong"/>
                <w:rFonts w:eastAsiaTheme="majorEastAsia"/>
                <w:b w:val="0"/>
                <w:bCs w:val="0"/>
              </w:rPr>
              <w:t>12</w:t>
            </w:r>
          </w:p>
        </w:tc>
        <w:tc>
          <w:tcPr>
            <w:tcW w:w="0" w:type="auto"/>
            <w:hideMark/>
          </w:tcPr>
          <w:p w14:paraId="77F789CB" w14:textId="77777777" w:rsidR="00A32DF7" w:rsidRPr="004476B8" w:rsidRDefault="00A32DF7" w:rsidP="007B63F8">
            <w:pPr>
              <w:spacing w:line="360" w:lineRule="auto"/>
            </w:pPr>
            <w:r w:rsidRPr="004476B8">
              <w:t>Add more public datasets; collect consented user-like photos; strong augmentations.</w:t>
            </w:r>
          </w:p>
        </w:tc>
      </w:tr>
      <w:tr w:rsidR="00A32DF7" w:rsidRPr="004476B8" w14:paraId="2B0B2797" w14:textId="77777777" w:rsidTr="00A32DF7">
        <w:tc>
          <w:tcPr>
            <w:tcW w:w="0" w:type="auto"/>
            <w:hideMark/>
          </w:tcPr>
          <w:p w14:paraId="10A9D672" w14:textId="77777777" w:rsidR="00A32DF7" w:rsidRPr="004476B8" w:rsidRDefault="00A32DF7" w:rsidP="007B63F8">
            <w:pPr>
              <w:spacing w:line="360" w:lineRule="auto"/>
            </w:pPr>
            <w:r w:rsidRPr="004476B8">
              <w:t>Inconsistent catalog labels</w:t>
            </w:r>
          </w:p>
        </w:tc>
        <w:tc>
          <w:tcPr>
            <w:tcW w:w="0" w:type="auto"/>
            <w:hideMark/>
          </w:tcPr>
          <w:p w14:paraId="5E949679" w14:textId="77777777" w:rsidR="00A32DF7" w:rsidRPr="004476B8" w:rsidRDefault="00A32DF7" w:rsidP="007B63F8">
            <w:pPr>
              <w:spacing w:line="360" w:lineRule="auto"/>
            </w:pPr>
            <w:r w:rsidRPr="004476B8">
              <w:t>3</w:t>
            </w:r>
          </w:p>
        </w:tc>
        <w:tc>
          <w:tcPr>
            <w:tcW w:w="0" w:type="auto"/>
            <w:hideMark/>
          </w:tcPr>
          <w:p w14:paraId="055D8F9B" w14:textId="77777777" w:rsidR="00A32DF7" w:rsidRPr="004476B8" w:rsidRDefault="00A32DF7" w:rsidP="007B63F8">
            <w:pPr>
              <w:spacing w:line="360" w:lineRule="auto"/>
            </w:pPr>
            <w:r w:rsidRPr="004476B8">
              <w:t>4</w:t>
            </w:r>
          </w:p>
        </w:tc>
        <w:tc>
          <w:tcPr>
            <w:tcW w:w="0" w:type="auto"/>
            <w:hideMark/>
          </w:tcPr>
          <w:p w14:paraId="715AD325" w14:textId="77777777" w:rsidR="00A32DF7" w:rsidRPr="004476B8" w:rsidRDefault="00A32DF7" w:rsidP="007B63F8">
            <w:pPr>
              <w:spacing w:line="360" w:lineRule="auto"/>
            </w:pPr>
            <w:r w:rsidRPr="004476B8">
              <w:rPr>
                <w:rStyle w:val="Strong"/>
                <w:rFonts w:eastAsiaTheme="majorEastAsia"/>
                <w:b w:val="0"/>
                <w:bCs w:val="0"/>
              </w:rPr>
              <w:t>12</w:t>
            </w:r>
          </w:p>
        </w:tc>
        <w:tc>
          <w:tcPr>
            <w:tcW w:w="0" w:type="auto"/>
            <w:hideMark/>
          </w:tcPr>
          <w:p w14:paraId="4463283B" w14:textId="77777777" w:rsidR="00A32DF7" w:rsidRPr="004476B8" w:rsidRDefault="00A32DF7" w:rsidP="007B63F8">
            <w:pPr>
              <w:spacing w:line="360" w:lineRule="auto"/>
            </w:pPr>
            <w:r w:rsidRPr="004476B8">
              <w:t>Enforce a shared taxonomy; mapping rules; auto-tagger to fill gaps.</w:t>
            </w:r>
          </w:p>
        </w:tc>
      </w:tr>
      <w:tr w:rsidR="00A32DF7" w:rsidRPr="004476B8" w14:paraId="10B15BA2" w14:textId="77777777" w:rsidTr="00A32DF7">
        <w:tc>
          <w:tcPr>
            <w:tcW w:w="0" w:type="auto"/>
            <w:hideMark/>
          </w:tcPr>
          <w:p w14:paraId="65FAA29F" w14:textId="77777777" w:rsidR="00A32DF7" w:rsidRPr="004476B8" w:rsidRDefault="00A32DF7" w:rsidP="007B63F8">
            <w:pPr>
              <w:spacing w:line="360" w:lineRule="auto"/>
            </w:pPr>
            <w:r w:rsidRPr="004476B8">
              <w:t>Visual search accuracy too low on user photos</w:t>
            </w:r>
          </w:p>
        </w:tc>
        <w:tc>
          <w:tcPr>
            <w:tcW w:w="0" w:type="auto"/>
            <w:hideMark/>
          </w:tcPr>
          <w:p w14:paraId="5B3D94A3" w14:textId="77777777" w:rsidR="00A32DF7" w:rsidRPr="004476B8" w:rsidRDefault="00A32DF7" w:rsidP="007B63F8">
            <w:pPr>
              <w:spacing w:line="360" w:lineRule="auto"/>
            </w:pPr>
            <w:r w:rsidRPr="004476B8">
              <w:t>5</w:t>
            </w:r>
          </w:p>
        </w:tc>
        <w:tc>
          <w:tcPr>
            <w:tcW w:w="0" w:type="auto"/>
            <w:hideMark/>
          </w:tcPr>
          <w:p w14:paraId="647C1A1D" w14:textId="77777777" w:rsidR="00A32DF7" w:rsidRPr="004476B8" w:rsidRDefault="00A32DF7" w:rsidP="007B63F8">
            <w:pPr>
              <w:spacing w:line="360" w:lineRule="auto"/>
            </w:pPr>
            <w:r w:rsidRPr="004476B8">
              <w:t>3</w:t>
            </w:r>
          </w:p>
        </w:tc>
        <w:tc>
          <w:tcPr>
            <w:tcW w:w="0" w:type="auto"/>
            <w:hideMark/>
          </w:tcPr>
          <w:p w14:paraId="0802AFC4" w14:textId="77777777" w:rsidR="00A32DF7" w:rsidRPr="004476B8" w:rsidRDefault="00A32DF7" w:rsidP="007B63F8">
            <w:pPr>
              <w:spacing w:line="360" w:lineRule="auto"/>
            </w:pPr>
            <w:r w:rsidRPr="004476B8">
              <w:rPr>
                <w:rStyle w:val="Strong"/>
                <w:rFonts w:eastAsiaTheme="majorEastAsia"/>
                <w:b w:val="0"/>
                <w:bCs w:val="0"/>
              </w:rPr>
              <w:t>15</w:t>
            </w:r>
          </w:p>
        </w:tc>
        <w:tc>
          <w:tcPr>
            <w:tcW w:w="0" w:type="auto"/>
            <w:hideMark/>
          </w:tcPr>
          <w:p w14:paraId="6A1DB4E3" w14:textId="77777777" w:rsidR="00A32DF7" w:rsidRPr="004476B8" w:rsidRDefault="00A32DF7" w:rsidP="007B63F8">
            <w:pPr>
              <w:spacing w:line="360" w:lineRule="auto"/>
            </w:pPr>
            <w:r w:rsidRPr="004476B8">
              <w:t>Fine-tune encoder with contrastive loss; hard negatives; evaluate with real mobile photos.</w:t>
            </w:r>
          </w:p>
        </w:tc>
      </w:tr>
      <w:tr w:rsidR="00A32DF7" w:rsidRPr="004476B8" w14:paraId="7239E645" w14:textId="77777777" w:rsidTr="00A32DF7">
        <w:tc>
          <w:tcPr>
            <w:tcW w:w="0" w:type="auto"/>
            <w:hideMark/>
          </w:tcPr>
          <w:p w14:paraId="7F15104B" w14:textId="77777777" w:rsidR="00A32DF7" w:rsidRPr="004476B8" w:rsidRDefault="00A32DF7" w:rsidP="007B63F8">
            <w:pPr>
              <w:spacing w:line="360" w:lineRule="auto"/>
            </w:pPr>
            <w:r w:rsidRPr="004476B8">
              <w:t>Outfit recommendation latency high</w:t>
            </w:r>
          </w:p>
        </w:tc>
        <w:tc>
          <w:tcPr>
            <w:tcW w:w="0" w:type="auto"/>
            <w:hideMark/>
          </w:tcPr>
          <w:p w14:paraId="661F0128" w14:textId="77777777" w:rsidR="00A32DF7" w:rsidRPr="004476B8" w:rsidRDefault="00A32DF7" w:rsidP="007B63F8">
            <w:pPr>
              <w:spacing w:line="360" w:lineRule="auto"/>
            </w:pPr>
            <w:r w:rsidRPr="004476B8">
              <w:t>5</w:t>
            </w:r>
          </w:p>
        </w:tc>
        <w:tc>
          <w:tcPr>
            <w:tcW w:w="0" w:type="auto"/>
            <w:hideMark/>
          </w:tcPr>
          <w:p w14:paraId="4E7C5BBC" w14:textId="77777777" w:rsidR="00A32DF7" w:rsidRPr="004476B8" w:rsidRDefault="00A32DF7" w:rsidP="007B63F8">
            <w:pPr>
              <w:spacing w:line="360" w:lineRule="auto"/>
            </w:pPr>
            <w:r w:rsidRPr="004476B8">
              <w:t>3</w:t>
            </w:r>
          </w:p>
        </w:tc>
        <w:tc>
          <w:tcPr>
            <w:tcW w:w="0" w:type="auto"/>
            <w:hideMark/>
          </w:tcPr>
          <w:p w14:paraId="13D80CF9" w14:textId="77777777" w:rsidR="00A32DF7" w:rsidRPr="004476B8" w:rsidRDefault="00A32DF7" w:rsidP="007B63F8">
            <w:pPr>
              <w:spacing w:line="360" w:lineRule="auto"/>
            </w:pPr>
            <w:r w:rsidRPr="004476B8">
              <w:rPr>
                <w:rStyle w:val="Strong"/>
                <w:rFonts w:eastAsiaTheme="majorEastAsia"/>
                <w:b w:val="0"/>
                <w:bCs w:val="0"/>
              </w:rPr>
              <w:t>15</w:t>
            </w:r>
          </w:p>
        </w:tc>
        <w:tc>
          <w:tcPr>
            <w:tcW w:w="0" w:type="auto"/>
            <w:hideMark/>
          </w:tcPr>
          <w:p w14:paraId="62765F7B" w14:textId="77777777" w:rsidR="00A32DF7" w:rsidRPr="004476B8" w:rsidRDefault="00A32DF7" w:rsidP="007B63F8">
            <w:pPr>
              <w:spacing w:line="360" w:lineRule="auto"/>
            </w:pPr>
            <w:r w:rsidRPr="004476B8">
              <w:t>Two-stage (rules + re-rank), FAISS tuning (IVF/HNSW), caching, quantization.</w:t>
            </w:r>
          </w:p>
        </w:tc>
      </w:tr>
      <w:tr w:rsidR="00A32DF7" w:rsidRPr="004476B8" w14:paraId="780396D7" w14:textId="77777777" w:rsidTr="00A32DF7">
        <w:tc>
          <w:tcPr>
            <w:tcW w:w="0" w:type="auto"/>
            <w:hideMark/>
          </w:tcPr>
          <w:p w14:paraId="3243D72F" w14:textId="77777777" w:rsidR="00A32DF7" w:rsidRPr="004476B8" w:rsidRDefault="00A32DF7" w:rsidP="007B63F8">
            <w:pPr>
              <w:spacing w:line="360" w:lineRule="auto"/>
            </w:pPr>
            <w:r w:rsidRPr="004476B8">
              <w:lastRenderedPageBreak/>
              <w:t>Mobile battery/performance issues</w:t>
            </w:r>
          </w:p>
        </w:tc>
        <w:tc>
          <w:tcPr>
            <w:tcW w:w="0" w:type="auto"/>
            <w:hideMark/>
          </w:tcPr>
          <w:p w14:paraId="6FA2F220" w14:textId="77777777" w:rsidR="00A32DF7" w:rsidRPr="004476B8" w:rsidRDefault="00A32DF7" w:rsidP="007B63F8">
            <w:pPr>
              <w:spacing w:line="360" w:lineRule="auto"/>
            </w:pPr>
            <w:r w:rsidRPr="004476B8">
              <w:t>4</w:t>
            </w:r>
          </w:p>
        </w:tc>
        <w:tc>
          <w:tcPr>
            <w:tcW w:w="0" w:type="auto"/>
            <w:hideMark/>
          </w:tcPr>
          <w:p w14:paraId="592F9D79" w14:textId="77777777" w:rsidR="00A32DF7" w:rsidRPr="004476B8" w:rsidRDefault="00A32DF7" w:rsidP="007B63F8">
            <w:pPr>
              <w:spacing w:line="360" w:lineRule="auto"/>
            </w:pPr>
            <w:r w:rsidRPr="004476B8">
              <w:t>3</w:t>
            </w:r>
          </w:p>
        </w:tc>
        <w:tc>
          <w:tcPr>
            <w:tcW w:w="0" w:type="auto"/>
            <w:hideMark/>
          </w:tcPr>
          <w:p w14:paraId="12B921B9" w14:textId="77777777" w:rsidR="00A32DF7" w:rsidRPr="004476B8" w:rsidRDefault="00A32DF7" w:rsidP="007B63F8">
            <w:pPr>
              <w:spacing w:line="360" w:lineRule="auto"/>
            </w:pPr>
            <w:r w:rsidRPr="004476B8">
              <w:rPr>
                <w:rStyle w:val="Strong"/>
                <w:rFonts w:eastAsiaTheme="majorEastAsia"/>
                <w:b w:val="0"/>
                <w:bCs w:val="0"/>
              </w:rPr>
              <w:t>12</w:t>
            </w:r>
          </w:p>
        </w:tc>
        <w:tc>
          <w:tcPr>
            <w:tcW w:w="0" w:type="auto"/>
            <w:hideMark/>
          </w:tcPr>
          <w:p w14:paraId="634F65DC" w14:textId="77777777" w:rsidR="00A32DF7" w:rsidRPr="004476B8" w:rsidRDefault="00A32DF7" w:rsidP="007B63F8">
            <w:pPr>
              <w:spacing w:line="360" w:lineRule="auto"/>
            </w:pPr>
            <w:r w:rsidRPr="004476B8">
              <w:t>Compress images, memoize calls, background prefetch, test on low-end devices.</w:t>
            </w:r>
          </w:p>
        </w:tc>
      </w:tr>
      <w:tr w:rsidR="00A32DF7" w:rsidRPr="004476B8" w14:paraId="6B7166AE" w14:textId="77777777" w:rsidTr="00A32DF7">
        <w:tc>
          <w:tcPr>
            <w:tcW w:w="0" w:type="auto"/>
            <w:hideMark/>
          </w:tcPr>
          <w:p w14:paraId="3CBEA1DA" w14:textId="77777777" w:rsidR="00A32DF7" w:rsidRPr="004476B8" w:rsidRDefault="00A32DF7" w:rsidP="007B63F8">
            <w:pPr>
              <w:spacing w:line="360" w:lineRule="auto"/>
            </w:pPr>
            <w:r w:rsidRPr="004476B8">
              <w:t>Overfitting to studio images</w:t>
            </w:r>
          </w:p>
        </w:tc>
        <w:tc>
          <w:tcPr>
            <w:tcW w:w="0" w:type="auto"/>
            <w:hideMark/>
          </w:tcPr>
          <w:p w14:paraId="785409AD" w14:textId="77777777" w:rsidR="00A32DF7" w:rsidRPr="004476B8" w:rsidRDefault="00A32DF7" w:rsidP="007B63F8">
            <w:pPr>
              <w:spacing w:line="360" w:lineRule="auto"/>
            </w:pPr>
            <w:r w:rsidRPr="004476B8">
              <w:t>4</w:t>
            </w:r>
          </w:p>
        </w:tc>
        <w:tc>
          <w:tcPr>
            <w:tcW w:w="0" w:type="auto"/>
            <w:hideMark/>
          </w:tcPr>
          <w:p w14:paraId="4B0417C0" w14:textId="77777777" w:rsidR="00A32DF7" w:rsidRPr="004476B8" w:rsidRDefault="00A32DF7" w:rsidP="007B63F8">
            <w:pPr>
              <w:spacing w:line="360" w:lineRule="auto"/>
            </w:pPr>
            <w:r w:rsidRPr="004476B8">
              <w:t>3</w:t>
            </w:r>
          </w:p>
        </w:tc>
        <w:tc>
          <w:tcPr>
            <w:tcW w:w="0" w:type="auto"/>
            <w:hideMark/>
          </w:tcPr>
          <w:p w14:paraId="770FFBC9" w14:textId="77777777" w:rsidR="00A32DF7" w:rsidRPr="004476B8" w:rsidRDefault="00A32DF7" w:rsidP="007B63F8">
            <w:pPr>
              <w:spacing w:line="360" w:lineRule="auto"/>
            </w:pPr>
            <w:r w:rsidRPr="004476B8">
              <w:rPr>
                <w:rStyle w:val="Strong"/>
                <w:rFonts w:eastAsiaTheme="majorEastAsia"/>
                <w:b w:val="0"/>
                <w:bCs w:val="0"/>
              </w:rPr>
              <w:t>12</w:t>
            </w:r>
          </w:p>
        </w:tc>
        <w:tc>
          <w:tcPr>
            <w:tcW w:w="0" w:type="auto"/>
            <w:hideMark/>
          </w:tcPr>
          <w:p w14:paraId="3B3B4275" w14:textId="77777777" w:rsidR="00A32DF7" w:rsidRPr="004476B8" w:rsidRDefault="00A32DF7" w:rsidP="007B63F8">
            <w:pPr>
              <w:spacing w:line="360" w:lineRule="auto"/>
            </w:pPr>
            <w:r w:rsidRPr="004476B8">
              <w:t>More user-like data; augmentations (blur/crops/lighting); early stopping.</w:t>
            </w:r>
          </w:p>
        </w:tc>
      </w:tr>
      <w:tr w:rsidR="00A32DF7" w:rsidRPr="004476B8" w14:paraId="2966F32D" w14:textId="77777777" w:rsidTr="00A32DF7">
        <w:tc>
          <w:tcPr>
            <w:tcW w:w="0" w:type="auto"/>
            <w:hideMark/>
          </w:tcPr>
          <w:p w14:paraId="787D1BCA" w14:textId="77777777" w:rsidR="00A32DF7" w:rsidRPr="004476B8" w:rsidRDefault="00A32DF7" w:rsidP="007B63F8">
            <w:pPr>
              <w:spacing w:line="360" w:lineRule="auto"/>
            </w:pPr>
            <w:r w:rsidRPr="004476B8">
              <w:t>Fairness/bias across sizes/tones/styles</w:t>
            </w:r>
          </w:p>
        </w:tc>
        <w:tc>
          <w:tcPr>
            <w:tcW w:w="0" w:type="auto"/>
            <w:hideMark/>
          </w:tcPr>
          <w:p w14:paraId="72A01AE0" w14:textId="77777777" w:rsidR="00A32DF7" w:rsidRPr="004476B8" w:rsidRDefault="00A32DF7" w:rsidP="007B63F8">
            <w:pPr>
              <w:spacing w:line="360" w:lineRule="auto"/>
            </w:pPr>
            <w:r w:rsidRPr="004476B8">
              <w:t>4</w:t>
            </w:r>
          </w:p>
        </w:tc>
        <w:tc>
          <w:tcPr>
            <w:tcW w:w="0" w:type="auto"/>
            <w:hideMark/>
          </w:tcPr>
          <w:p w14:paraId="03340561" w14:textId="77777777" w:rsidR="00A32DF7" w:rsidRPr="004476B8" w:rsidRDefault="00A32DF7" w:rsidP="007B63F8">
            <w:pPr>
              <w:spacing w:line="360" w:lineRule="auto"/>
            </w:pPr>
            <w:r w:rsidRPr="004476B8">
              <w:t>2</w:t>
            </w:r>
          </w:p>
        </w:tc>
        <w:tc>
          <w:tcPr>
            <w:tcW w:w="0" w:type="auto"/>
            <w:hideMark/>
          </w:tcPr>
          <w:p w14:paraId="7DBF1368" w14:textId="77777777" w:rsidR="00A32DF7" w:rsidRPr="004476B8" w:rsidRDefault="00A32DF7" w:rsidP="007B63F8">
            <w:pPr>
              <w:spacing w:line="360" w:lineRule="auto"/>
            </w:pPr>
            <w:r w:rsidRPr="004476B8">
              <w:rPr>
                <w:rStyle w:val="Strong"/>
                <w:rFonts w:eastAsiaTheme="majorEastAsia"/>
                <w:b w:val="0"/>
                <w:bCs w:val="0"/>
              </w:rPr>
              <w:t>8</w:t>
            </w:r>
          </w:p>
        </w:tc>
        <w:tc>
          <w:tcPr>
            <w:tcW w:w="0" w:type="auto"/>
            <w:hideMark/>
          </w:tcPr>
          <w:p w14:paraId="26586D54" w14:textId="77777777" w:rsidR="00A32DF7" w:rsidRPr="004476B8" w:rsidRDefault="00A32DF7" w:rsidP="007B63F8">
            <w:pPr>
              <w:spacing w:line="360" w:lineRule="auto"/>
            </w:pPr>
            <w:r w:rsidRPr="004476B8">
              <w:t>Slice metrics; rebalance; human review; adjust ranking weights.</w:t>
            </w:r>
          </w:p>
        </w:tc>
      </w:tr>
      <w:tr w:rsidR="00A32DF7" w:rsidRPr="004476B8" w14:paraId="0212049F" w14:textId="77777777" w:rsidTr="00A32DF7">
        <w:tc>
          <w:tcPr>
            <w:tcW w:w="0" w:type="auto"/>
            <w:hideMark/>
          </w:tcPr>
          <w:p w14:paraId="6D8BE002" w14:textId="77777777" w:rsidR="00A32DF7" w:rsidRPr="004476B8" w:rsidRDefault="00A32DF7" w:rsidP="007B63F8">
            <w:pPr>
              <w:spacing w:line="360" w:lineRule="auto"/>
            </w:pPr>
            <w:r w:rsidRPr="004476B8">
              <w:t>Privacy/security non-compliance</w:t>
            </w:r>
          </w:p>
        </w:tc>
        <w:tc>
          <w:tcPr>
            <w:tcW w:w="0" w:type="auto"/>
            <w:hideMark/>
          </w:tcPr>
          <w:p w14:paraId="2A1DA4B0" w14:textId="77777777" w:rsidR="00A32DF7" w:rsidRPr="004476B8" w:rsidRDefault="00A32DF7" w:rsidP="007B63F8">
            <w:pPr>
              <w:spacing w:line="360" w:lineRule="auto"/>
            </w:pPr>
            <w:r w:rsidRPr="004476B8">
              <w:t>5</w:t>
            </w:r>
          </w:p>
        </w:tc>
        <w:tc>
          <w:tcPr>
            <w:tcW w:w="0" w:type="auto"/>
            <w:hideMark/>
          </w:tcPr>
          <w:p w14:paraId="4E43C66F" w14:textId="77777777" w:rsidR="00A32DF7" w:rsidRPr="004476B8" w:rsidRDefault="00A32DF7" w:rsidP="007B63F8">
            <w:pPr>
              <w:spacing w:line="360" w:lineRule="auto"/>
            </w:pPr>
            <w:r w:rsidRPr="004476B8">
              <w:t>1</w:t>
            </w:r>
          </w:p>
        </w:tc>
        <w:tc>
          <w:tcPr>
            <w:tcW w:w="0" w:type="auto"/>
            <w:hideMark/>
          </w:tcPr>
          <w:p w14:paraId="192069A4" w14:textId="77777777" w:rsidR="00A32DF7" w:rsidRPr="004476B8" w:rsidRDefault="00A32DF7" w:rsidP="007B63F8">
            <w:pPr>
              <w:spacing w:line="360" w:lineRule="auto"/>
            </w:pPr>
            <w:r w:rsidRPr="004476B8">
              <w:rPr>
                <w:rStyle w:val="Strong"/>
                <w:rFonts w:eastAsiaTheme="majorEastAsia"/>
                <w:b w:val="0"/>
                <w:bCs w:val="0"/>
              </w:rPr>
              <w:t>5</w:t>
            </w:r>
          </w:p>
        </w:tc>
        <w:tc>
          <w:tcPr>
            <w:tcW w:w="0" w:type="auto"/>
            <w:hideMark/>
          </w:tcPr>
          <w:p w14:paraId="0B817FD7" w14:textId="77777777" w:rsidR="00A32DF7" w:rsidRPr="004476B8" w:rsidRDefault="00A32DF7" w:rsidP="007B63F8">
            <w:pPr>
              <w:spacing w:line="360" w:lineRule="auto"/>
            </w:pPr>
            <w:r w:rsidRPr="004476B8">
              <w:t>PII minimization; encryption in transit/at rest; access controls; opt-in and easy delete/export.</w:t>
            </w:r>
          </w:p>
        </w:tc>
      </w:tr>
      <w:tr w:rsidR="00A32DF7" w:rsidRPr="004476B8" w14:paraId="63D0ECC4" w14:textId="77777777" w:rsidTr="00A32DF7">
        <w:tc>
          <w:tcPr>
            <w:tcW w:w="0" w:type="auto"/>
            <w:hideMark/>
          </w:tcPr>
          <w:p w14:paraId="0847ED01" w14:textId="77777777" w:rsidR="00A32DF7" w:rsidRPr="004476B8" w:rsidRDefault="00A32DF7" w:rsidP="007B63F8">
            <w:pPr>
              <w:spacing w:line="360" w:lineRule="auto"/>
            </w:pPr>
            <w:r w:rsidRPr="004476B8">
              <w:t>External API outage (weather)</w:t>
            </w:r>
          </w:p>
        </w:tc>
        <w:tc>
          <w:tcPr>
            <w:tcW w:w="0" w:type="auto"/>
            <w:hideMark/>
          </w:tcPr>
          <w:p w14:paraId="4A5BFD68" w14:textId="77777777" w:rsidR="00A32DF7" w:rsidRPr="004476B8" w:rsidRDefault="00A32DF7" w:rsidP="007B63F8">
            <w:pPr>
              <w:spacing w:line="360" w:lineRule="auto"/>
            </w:pPr>
            <w:r w:rsidRPr="004476B8">
              <w:t>3</w:t>
            </w:r>
          </w:p>
        </w:tc>
        <w:tc>
          <w:tcPr>
            <w:tcW w:w="0" w:type="auto"/>
            <w:hideMark/>
          </w:tcPr>
          <w:p w14:paraId="46155889" w14:textId="77777777" w:rsidR="00A32DF7" w:rsidRPr="004476B8" w:rsidRDefault="00A32DF7" w:rsidP="007B63F8">
            <w:pPr>
              <w:spacing w:line="360" w:lineRule="auto"/>
            </w:pPr>
            <w:r w:rsidRPr="004476B8">
              <w:t>3</w:t>
            </w:r>
          </w:p>
        </w:tc>
        <w:tc>
          <w:tcPr>
            <w:tcW w:w="0" w:type="auto"/>
            <w:hideMark/>
          </w:tcPr>
          <w:p w14:paraId="3BF2618D" w14:textId="77777777" w:rsidR="00A32DF7" w:rsidRPr="004476B8" w:rsidRDefault="00A32DF7" w:rsidP="007B63F8">
            <w:pPr>
              <w:spacing w:line="360" w:lineRule="auto"/>
            </w:pPr>
            <w:r w:rsidRPr="004476B8">
              <w:rPr>
                <w:rStyle w:val="Strong"/>
                <w:rFonts w:eastAsiaTheme="majorEastAsia"/>
                <w:b w:val="0"/>
                <w:bCs w:val="0"/>
              </w:rPr>
              <w:t>9</w:t>
            </w:r>
          </w:p>
        </w:tc>
        <w:tc>
          <w:tcPr>
            <w:tcW w:w="0" w:type="auto"/>
            <w:hideMark/>
          </w:tcPr>
          <w:p w14:paraId="5C9539A2" w14:textId="77777777" w:rsidR="00A32DF7" w:rsidRPr="004476B8" w:rsidRDefault="00A32DF7" w:rsidP="007B63F8">
            <w:pPr>
              <w:spacing w:line="360" w:lineRule="auto"/>
            </w:pPr>
            <w:r w:rsidRPr="004476B8">
              <w:t>Cached last forecast; retry with backoff; fallback to wardrobe-only planning.</w:t>
            </w:r>
          </w:p>
        </w:tc>
      </w:tr>
      <w:tr w:rsidR="00A32DF7" w:rsidRPr="004476B8" w14:paraId="3EC3E61B" w14:textId="77777777" w:rsidTr="00A32DF7">
        <w:tc>
          <w:tcPr>
            <w:tcW w:w="0" w:type="auto"/>
            <w:hideMark/>
          </w:tcPr>
          <w:p w14:paraId="61181123" w14:textId="77777777" w:rsidR="00A32DF7" w:rsidRPr="004476B8" w:rsidRDefault="00A32DF7" w:rsidP="007B63F8">
            <w:pPr>
              <w:spacing w:line="360" w:lineRule="auto"/>
            </w:pPr>
            <w:r w:rsidRPr="004476B8">
              <w:t>Schedule slippage</w:t>
            </w:r>
          </w:p>
        </w:tc>
        <w:tc>
          <w:tcPr>
            <w:tcW w:w="0" w:type="auto"/>
            <w:hideMark/>
          </w:tcPr>
          <w:p w14:paraId="7356682B" w14:textId="77777777" w:rsidR="00A32DF7" w:rsidRPr="004476B8" w:rsidRDefault="00A32DF7" w:rsidP="007B63F8">
            <w:pPr>
              <w:spacing w:line="360" w:lineRule="auto"/>
            </w:pPr>
            <w:r w:rsidRPr="004476B8">
              <w:t>3</w:t>
            </w:r>
          </w:p>
        </w:tc>
        <w:tc>
          <w:tcPr>
            <w:tcW w:w="0" w:type="auto"/>
            <w:hideMark/>
          </w:tcPr>
          <w:p w14:paraId="54E72E82" w14:textId="77777777" w:rsidR="00A32DF7" w:rsidRPr="004476B8" w:rsidRDefault="00A32DF7" w:rsidP="007B63F8">
            <w:pPr>
              <w:spacing w:line="360" w:lineRule="auto"/>
            </w:pPr>
            <w:r w:rsidRPr="004476B8">
              <w:t>3</w:t>
            </w:r>
          </w:p>
        </w:tc>
        <w:tc>
          <w:tcPr>
            <w:tcW w:w="0" w:type="auto"/>
            <w:hideMark/>
          </w:tcPr>
          <w:p w14:paraId="43F018DA" w14:textId="77777777" w:rsidR="00A32DF7" w:rsidRPr="004476B8" w:rsidRDefault="00A32DF7" w:rsidP="007B63F8">
            <w:pPr>
              <w:spacing w:line="360" w:lineRule="auto"/>
            </w:pPr>
            <w:r w:rsidRPr="004476B8">
              <w:rPr>
                <w:rStyle w:val="Strong"/>
                <w:rFonts w:eastAsiaTheme="majorEastAsia"/>
                <w:b w:val="0"/>
                <w:bCs w:val="0"/>
              </w:rPr>
              <w:t>9</w:t>
            </w:r>
          </w:p>
        </w:tc>
        <w:tc>
          <w:tcPr>
            <w:tcW w:w="0" w:type="auto"/>
            <w:hideMark/>
          </w:tcPr>
          <w:p w14:paraId="6CF6450D" w14:textId="77777777" w:rsidR="00A32DF7" w:rsidRPr="004476B8" w:rsidRDefault="00A32DF7" w:rsidP="007B63F8">
            <w:pPr>
              <w:spacing w:line="360" w:lineRule="auto"/>
            </w:pPr>
            <w:r w:rsidRPr="004476B8">
              <w:t>Smaller sprints; clear acceptance criteria; early demos; buffer before deadlines.</w:t>
            </w:r>
          </w:p>
        </w:tc>
      </w:tr>
      <w:tr w:rsidR="00A32DF7" w:rsidRPr="004476B8" w14:paraId="52B2E9B6" w14:textId="77777777" w:rsidTr="00A32DF7">
        <w:tc>
          <w:tcPr>
            <w:tcW w:w="0" w:type="auto"/>
            <w:hideMark/>
          </w:tcPr>
          <w:p w14:paraId="7C5F6050" w14:textId="77777777" w:rsidR="00A32DF7" w:rsidRPr="004476B8" w:rsidRDefault="00A32DF7" w:rsidP="007B63F8">
            <w:pPr>
              <w:spacing w:line="360" w:lineRule="auto"/>
            </w:pPr>
            <w:r w:rsidRPr="004476B8">
              <w:t>Tooling/CI breakages</w:t>
            </w:r>
          </w:p>
        </w:tc>
        <w:tc>
          <w:tcPr>
            <w:tcW w:w="0" w:type="auto"/>
            <w:hideMark/>
          </w:tcPr>
          <w:p w14:paraId="71FEDA57" w14:textId="77777777" w:rsidR="00A32DF7" w:rsidRPr="004476B8" w:rsidRDefault="00A32DF7" w:rsidP="007B63F8">
            <w:pPr>
              <w:spacing w:line="360" w:lineRule="auto"/>
            </w:pPr>
            <w:r w:rsidRPr="004476B8">
              <w:t>2</w:t>
            </w:r>
          </w:p>
        </w:tc>
        <w:tc>
          <w:tcPr>
            <w:tcW w:w="0" w:type="auto"/>
            <w:hideMark/>
          </w:tcPr>
          <w:p w14:paraId="590B306B" w14:textId="77777777" w:rsidR="00A32DF7" w:rsidRPr="004476B8" w:rsidRDefault="00A32DF7" w:rsidP="007B63F8">
            <w:pPr>
              <w:spacing w:line="360" w:lineRule="auto"/>
            </w:pPr>
            <w:r w:rsidRPr="004476B8">
              <w:t>3</w:t>
            </w:r>
          </w:p>
        </w:tc>
        <w:tc>
          <w:tcPr>
            <w:tcW w:w="0" w:type="auto"/>
            <w:hideMark/>
          </w:tcPr>
          <w:p w14:paraId="1D4D599B" w14:textId="77777777" w:rsidR="00A32DF7" w:rsidRPr="004476B8" w:rsidRDefault="00A32DF7" w:rsidP="007B63F8">
            <w:pPr>
              <w:spacing w:line="360" w:lineRule="auto"/>
            </w:pPr>
            <w:r w:rsidRPr="004476B8">
              <w:rPr>
                <w:rStyle w:val="Strong"/>
                <w:rFonts w:eastAsiaTheme="majorEastAsia"/>
                <w:b w:val="0"/>
                <w:bCs w:val="0"/>
              </w:rPr>
              <w:t>6</w:t>
            </w:r>
          </w:p>
        </w:tc>
        <w:tc>
          <w:tcPr>
            <w:tcW w:w="0" w:type="auto"/>
            <w:hideMark/>
          </w:tcPr>
          <w:p w14:paraId="3B7355E4" w14:textId="77777777" w:rsidR="00A32DF7" w:rsidRPr="004476B8" w:rsidRDefault="00A32DF7" w:rsidP="007B63F8">
            <w:pPr>
              <w:spacing w:line="360" w:lineRule="auto"/>
            </w:pPr>
            <w:r w:rsidRPr="004476B8">
              <w:t>Pin versions; Docker images; smoke tests on each build.</w:t>
            </w:r>
          </w:p>
        </w:tc>
      </w:tr>
    </w:tbl>
    <w:p w14:paraId="119A8A2A" w14:textId="77777777" w:rsidR="006B1AF4" w:rsidRDefault="006B1AF4" w:rsidP="006B1AF4">
      <w:pPr>
        <w:rPr>
          <w:rFonts w:eastAsiaTheme="majorEastAsia"/>
        </w:rPr>
      </w:pPr>
    </w:p>
    <w:p w14:paraId="126313BB" w14:textId="77777777" w:rsidR="003555E5" w:rsidRDefault="003555E5" w:rsidP="006B1AF4">
      <w:pPr>
        <w:rPr>
          <w:rFonts w:eastAsiaTheme="majorEastAsia"/>
        </w:rPr>
      </w:pPr>
    </w:p>
    <w:p w14:paraId="52CF569E" w14:textId="77777777" w:rsidR="003555E5" w:rsidRPr="006B1AF4" w:rsidRDefault="003555E5" w:rsidP="006B1AF4">
      <w:pPr>
        <w:rPr>
          <w:rFonts w:eastAsiaTheme="majorEastAsia"/>
        </w:rPr>
      </w:pPr>
    </w:p>
    <w:p w14:paraId="2E33AA55" w14:textId="757CA0B7" w:rsidR="0084608A" w:rsidRPr="00C11D27" w:rsidRDefault="00A32DF7" w:rsidP="0050657B">
      <w:pPr>
        <w:pStyle w:val="Heading2"/>
        <w:rPr>
          <w:rStyle w:val="Heading2Char"/>
          <w:rFonts w:cs="Times New Roman"/>
          <w:b/>
          <w:bCs/>
          <w:szCs w:val="28"/>
        </w:rPr>
      </w:pPr>
      <w:bookmarkStart w:id="153" w:name="_Toc213870962"/>
      <w:r w:rsidRPr="00C11D27">
        <w:rPr>
          <w:rStyle w:val="Heading2Char"/>
          <w:rFonts w:cs="Times New Roman"/>
          <w:b/>
          <w:bCs/>
          <w:szCs w:val="28"/>
        </w:rPr>
        <w:t>Chapter Summary</w:t>
      </w:r>
      <w:bookmarkEnd w:id="153"/>
    </w:p>
    <w:p w14:paraId="7187FA57" w14:textId="726DB7A4" w:rsidR="00B0710B" w:rsidRPr="004476B8" w:rsidRDefault="00A32DF7" w:rsidP="0050657B">
      <w:pPr>
        <w:spacing w:line="360" w:lineRule="auto"/>
        <w:jc w:val="both"/>
        <w:rPr>
          <w:color w:val="000000" w:themeColor="text1"/>
        </w:rPr>
      </w:pPr>
      <w:r w:rsidRPr="004476B8">
        <w:rPr>
          <w:color w:val="000000" w:themeColor="text1"/>
        </w:rPr>
        <w:t xml:space="preserve">This section is complete with deadlines for each deliverable by </w:t>
      </w:r>
      <w:r w:rsidR="00C53763">
        <w:rPr>
          <w:color w:val="000000" w:themeColor="text1"/>
        </w:rPr>
        <w:t>Lufyco</w:t>
      </w:r>
      <w:r w:rsidRPr="004476B8">
        <w:rPr>
          <w:color w:val="000000" w:themeColor="text1"/>
        </w:rPr>
        <w:t xml:space="preserve">, what resources will be necessary, and what risks of slowing progress exist. The timeline leverages the deliverables of proposal, SRS, proof-of-concept, prototype, demo, and testing, evaluation and delivery. It is also based upon a practical mobile-and-ML stack, including React Native on the client-side, a python /node API, PyTorch or TensorFlow using FAISS for search, and cloud storage for the images and the index. Data needs for the project include public datasets for fashion, a small pilot catalog, consents for user-like photos, along with a simple contextual layer (mood, </w:t>
      </w:r>
      <w:r w:rsidRPr="004476B8">
        <w:rPr>
          <w:color w:val="000000" w:themeColor="text1"/>
        </w:rPr>
        <w:lastRenderedPageBreak/>
        <w:t>occasion, weather). The risk table identifies the biggest threats, including accuracy, latency, data quality, privacy and mitigations that can be taken. With these plans and contingencies in place, the project is ready to confidently move forward into build, testing, and evaluation.</w:t>
      </w:r>
    </w:p>
    <w:p w14:paraId="71F9292F" w14:textId="77777777" w:rsidR="00D7597A" w:rsidRDefault="00D7597A">
      <w:pPr>
        <w:spacing w:line="360" w:lineRule="auto"/>
        <w:jc w:val="both"/>
        <w:rPr>
          <w:color w:val="000000" w:themeColor="text1"/>
        </w:rPr>
      </w:pPr>
    </w:p>
    <w:p w14:paraId="71C806E2" w14:textId="135EA265" w:rsidR="00D7597A" w:rsidRDefault="00D7597A" w:rsidP="00981798">
      <w:pPr>
        <w:pStyle w:val="Heading1"/>
        <w:numPr>
          <w:ilvl w:val="0"/>
          <w:numId w:val="0"/>
        </w:numPr>
      </w:pPr>
      <w:bookmarkStart w:id="154" w:name="_Toc213870963"/>
      <w:bookmarkStart w:id="155" w:name="OLE_LINK2"/>
      <w:r>
        <w:t>Chapter 04: Software Requirement Specification (SRS)</w:t>
      </w:r>
      <w:bookmarkEnd w:id="154"/>
    </w:p>
    <w:p w14:paraId="4B3724B7" w14:textId="2A15B734" w:rsidR="00E9483E" w:rsidRPr="00981798" w:rsidRDefault="00E9483E" w:rsidP="00981798">
      <w:pPr>
        <w:pStyle w:val="Heading2"/>
        <w:numPr>
          <w:ilvl w:val="0"/>
          <w:numId w:val="0"/>
        </w:numPr>
        <w:ind w:left="576" w:hanging="576"/>
      </w:pPr>
      <w:bookmarkStart w:id="156" w:name="_Toc213870964"/>
      <w:bookmarkStart w:id="157" w:name="OLE_LINK3"/>
      <w:r w:rsidRPr="00981798">
        <w:t>4.1 Chapter Overview</w:t>
      </w:r>
      <w:bookmarkEnd w:id="156"/>
    </w:p>
    <w:p w14:paraId="11D2DAEA" w14:textId="4F842FA6" w:rsidR="00E9483E" w:rsidRDefault="00E9483E">
      <w:pPr>
        <w:spacing w:line="360" w:lineRule="auto"/>
        <w:jc w:val="both"/>
        <w:rPr>
          <w:color w:val="000000" w:themeColor="text1"/>
        </w:rPr>
      </w:pPr>
      <w:r w:rsidRPr="00E9483E">
        <w:rPr>
          <w:color w:val="000000" w:themeColor="text1"/>
        </w:rPr>
        <w:t>The Software Requirement Specification (SRS) chapter contains a comprehensive examination of the requirements for the system, including how they were elicited, the stakeholders, their perspectives, and what the functional and non-functional system requirements are. It includes diagrams such as the Rich Picture Diagram, Stakeholder Onion Model, Context Diagram, and Use Case Diagram, for the purpose of understanding the context of the system and how the system will interact with the different entities in the context. The MoSCoW principle is used to prioritize the requirements, to focus on what is essential for the system’s success.</w:t>
      </w:r>
      <w:bookmarkEnd w:id="0"/>
      <w:bookmarkEnd w:id="155"/>
      <w:bookmarkEnd w:id="157"/>
    </w:p>
    <w:p w14:paraId="6940F8A2" w14:textId="7C8F3E28" w:rsidR="000433AB" w:rsidRPr="00981798" w:rsidRDefault="00427368" w:rsidP="00981798">
      <w:pPr>
        <w:pStyle w:val="Heading2"/>
        <w:numPr>
          <w:ilvl w:val="0"/>
          <w:numId w:val="0"/>
        </w:numPr>
        <w:ind w:left="576" w:hanging="576"/>
      </w:pPr>
      <w:bookmarkStart w:id="158" w:name="_Toc213870965"/>
      <w:r w:rsidRPr="00981798">
        <w:t>4.2 Rich Picture Diagram</w:t>
      </w:r>
      <w:bookmarkEnd w:id="158"/>
    </w:p>
    <w:p w14:paraId="2F196183" w14:textId="3A5B8CD9" w:rsidR="00C53763" w:rsidRDefault="000433AB" w:rsidP="00427368">
      <w:pPr>
        <w:spacing w:before="360" w:after="80"/>
        <w:jc w:val="both"/>
        <w:outlineLvl w:val="1"/>
        <w:rPr>
          <w:b/>
          <w:bCs/>
          <w:color w:val="000000"/>
          <w:sz w:val="28"/>
          <w:szCs w:val="28"/>
        </w:rPr>
      </w:pPr>
      <w:bookmarkStart w:id="159" w:name="_Toc213870537"/>
      <w:bookmarkStart w:id="160" w:name="_Toc213870966"/>
      <w:r>
        <w:rPr>
          <w:b/>
          <w:bCs/>
          <w:noProof/>
          <w:color w:val="000000"/>
          <w:sz w:val="28"/>
          <w:szCs w:val="28"/>
          <w14:ligatures w14:val="standardContextual"/>
        </w:rPr>
        <w:drawing>
          <wp:inline distT="0" distB="0" distL="0" distR="0" wp14:anchorId="65372504" wp14:editId="389A7434">
            <wp:extent cx="5842635" cy="3722254"/>
            <wp:effectExtent l="0" t="0" r="0" b="0"/>
            <wp:docPr id="25827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9797" name="Picture 258279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7651" cy="3789158"/>
                    </a:xfrm>
                    <a:prstGeom prst="rect">
                      <a:avLst/>
                    </a:prstGeom>
                  </pic:spPr>
                </pic:pic>
              </a:graphicData>
            </a:graphic>
          </wp:inline>
        </w:drawing>
      </w:r>
      <w:bookmarkEnd w:id="159"/>
      <w:bookmarkEnd w:id="160"/>
    </w:p>
    <w:p w14:paraId="46C09594" w14:textId="6736BC9F" w:rsidR="009B678F" w:rsidRDefault="000433AB" w:rsidP="009B678F">
      <w:pPr>
        <w:pStyle w:val="Caption"/>
        <w:jc w:val="center"/>
        <w:rPr>
          <w:sz w:val="20"/>
          <w:szCs w:val="20"/>
          <w:lang w:val="en-US"/>
        </w:rPr>
      </w:pPr>
      <w:bookmarkStart w:id="161" w:name="_Toc213869744"/>
      <w:r w:rsidRPr="000433AB">
        <w:rPr>
          <w:sz w:val="20"/>
          <w:szCs w:val="20"/>
        </w:rPr>
        <w:t xml:space="preserve">Figure </w:t>
      </w:r>
      <w:r w:rsidRPr="000433AB">
        <w:rPr>
          <w:sz w:val="20"/>
          <w:szCs w:val="20"/>
        </w:rPr>
        <w:fldChar w:fldCharType="begin"/>
      </w:r>
      <w:r w:rsidRPr="000433AB">
        <w:rPr>
          <w:sz w:val="20"/>
          <w:szCs w:val="20"/>
        </w:rPr>
        <w:instrText xml:space="preserve"> SEQ Figure \* ARABIC </w:instrText>
      </w:r>
      <w:r w:rsidRPr="000433AB">
        <w:rPr>
          <w:sz w:val="20"/>
          <w:szCs w:val="20"/>
        </w:rPr>
        <w:fldChar w:fldCharType="separate"/>
      </w:r>
      <w:r w:rsidR="00AE5ED2">
        <w:rPr>
          <w:noProof/>
          <w:sz w:val="20"/>
          <w:szCs w:val="20"/>
        </w:rPr>
        <w:t>3</w:t>
      </w:r>
      <w:r w:rsidRPr="000433AB">
        <w:rPr>
          <w:sz w:val="20"/>
          <w:szCs w:val="20"/>
        </w:rPr>
        <w:fldChar w:fldCharType="end"/>
      </w:r>
      <w:r w:rsidRPr="000433AB">
        <w:rPr>
          <w:sz w:val="20"/>
          <w:szCs w:val="20"/>
          <w:lang w:val="en-US"/>
        </w:rPr>
        <w:t xml:space="preserve">: </w:t>
      </w:r>
      <w:bookmarkEnd w:id="161"/>
      <w:r w:rsidR="009B678F" w:rsidRPr="000433AB">
        <w:rPr>
          <w:sz w:val="20"/>
          <w:szCs w:val="20"/>
          <w:lang w:val="en-US"/>
        </w:rPr>
        <w:t>Rich Diagram</w:t>
      </w:r>
    </w:p>
    <w:p w14:paraId="7A921ECC" w14:textId="0226DD81" w:rsidR="000433AB" w:rsidRPr="009B678F" w:rsidRDefault="00981798" w:rsidP="009B678F">
      <w:pPr>
        <w:pStyle w:val="Caption"/>
        <w:jc w:val="center"/>
        <w:rPr>
          <w:sz w:val="20"/>
          <w:szCs w:val="20"/>
          <w:lang w:val="en-US"/>
        </w:rPr>
      </w:pPr>
      <w:r>
        <w:rPr>
          <w:sz w:val="20"/>
          <w:szCs w:val="20"/>
          <w:lang w:val="en-US"/>
        </w:rPr>
        <w:t>(</w:t>
      </w:r>
      <w:hyperlink r:id="rId12" w:history="1">
        <w:r w:rsidRPr="009B678F">
          <w:rPr>
            <w:rStyle w:val="Hyperlink"/>
            <w:sz w:val="20"/>
            <w:szCs w:val="20"/>
            <w:lang w:val="en-US"/>
          </w:rPr>
          <w:t>https://drive.google.com/file/d/1ZH7NN1KO94Kzb8QYNzWNkjt1yxmORNjt/view?usp=drive_link</w:t>
        </w:r>
      </w:hyperlink>
      <w:r>
        <w:rPr>
          <w:sz w:val="20"/>
          <w:szCs w:val="20"/>
          <w:lang w:val="en-US"/>
        </w:rPr>
        <w:t>)</w:t>
      </w:r>
    </w:p>
    <w:p w14:paraId="7D9753C4" w14:textId="77777777" w:rsidR="00427368" w:rsidRPr="00981798" w:rsidRDefault="00427368" w:rsidP="00981798">
      <w:pPr>
        <w:pStyle w:val="Heading2"/>
        <w:numPr>
          <w:ilvl w:val="0"/>
          <w:numId w:val="0"/>
        </w:numPr>
        <w:ind w:left="576" w:hanging="576"/>
      </w:pPr>
      <w:bookmarkStart w:id="162" w:name="_Toc213870967"/>
      <w:r w:rsidRPr="00981798">
        <w:lastRenderedPageBreak/>
        <w:t>4.3 Stakeholder Analysis</w:t>
      </w:r>
      <w:bookmarkEnd w:id="162"/>
    </w:p>
    <w:p w14:paraId="475CA579" w14:textId="2ABFF33F" w:rsidR="00606E18" w:rsidRDefault="00C53763" w:rsidP="000433AB">
      <w:pPr>
        <w:spacing w:line="360" w:lineRule="auto"/>
      </w:pPr>
      <w:r>
        <w:t>Lufyco</w:t>
      </w:r>
      <w:r w:rsidR="00427368" w:rsidRPr="00427368">
        <w:t>'s customer base includes fashion shoppers and small retailers, benefiting from the combination of image-based search, an AI Stylist, and a digital wardrobe. Participants include direct users (shoppers, sellers), and enabling participants (payments, cloud, logistics, compliance). When mapped out, it clarifies who is responsible for influencing requirements, operating the system, or controlling it</w:t>
      </w:r>
      <w:r w:rsidR="000433AB">
        <w:t>.</w:t>
      </w:r>
    </w:p>
    <w:p w14:paraId="49FE7089" w14:textId="77777777" w:rsidR="000433AB" w:rsidRPr="000433AB" w:rsidRDefault="000433AB" w:rsidP="000433AB">
      <w:pPr>
        <w:spacing w:line="360" w:lineRule="auto"/>
        <w:rPr>
          <w:ins w:id="163" w:author="Akarshani Amarasinghe" w:date="2025-11-12T14:28:00Z" w16du:dateUtc="2025-11-12T08:58:00Z"/>
        </w:rPr>
      </w:pPr>
    </w:p>
    <w:p w14:paraId="5429ABF3" w14:textId="77777777" w:rsidR="000433AB" w:rsidRDefault="00427368" w:rsidP="00981798">
      <w:pPr>
        <w:pStyle w:val="Heading3"/>
        <w:numPr>
          <w:ilvl w:val="0"/>
          <w:numId w:val="0"/>
        </w:numPr>
        <w:ind w:left="720" w:hanging="720"/>
      </w:pPr>
      <w:bookmarkStart w:id="164" w:name="_Toc213870968"/>
      <w:r>
        <w:t>4.3.1 Stakeholder Onion Model</w:t>
      </w:r>
      <w:bookmarkEnd w:id="164"/>
    </w:p>
    <w:p w14:paraId="31758FEC" w14:textId="1700C2A2" w:rsidR="00427368" w:rsidRPr="000433AB" w:rsidRDefault="00427368" w:rsidP="000433AB">
      <w:pPr>
        <w:pStyle w:val="Caption"/>
        <w:rPr>
          <w:b/>
          <w:bCs/>
          <w:color w:val="000000"/>
          <w:sz w:val="20"/>
          <w:szCs w:val="20"/>
        </w:rPr>
      </w:pPr>
    </w:p>
    <w:p w14:paraId="1984A7CB" w14:textId="43AF4F20" w:rsidR="00FA3FEA" w:rsidRDefault="00FA3FEA" w:rsidP="00427368">
      <w:pPr>
        <w:pStyle w:val="NormalWeb"/>
        <w:spacing w:before="0" w:beforeAutospacing="0" w:after="160" w:afterAutospacing="0"/>
        <w:jc w:val="both"/>
      </w:pPr>
      <w:r>
        <w:rPr>
          <w:noProof/>
          <w14:ligatures w14:val="standardContextual"/>
        </w:rPr>
        <w:drawing>
          <wp:inline distT="0" distB="0" distL="0" distR="0" wp14:anchorId="377B4908" wp14:editId="4001E18E">
            <wp:extent cx="5731510" cy="5731510"/>
            <wp:effectExtent l="0" t="0" r="0" b="0"/>
            <wp:docPr id="212653427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4270" name="Picture 1" descr="A diagram of a syste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61F2508" w14:textId="77777777" w:rsidR="00427368" w:rsidRDefault="00427368" w:rsidP="00427368"/>
    <w:p w14:paraId="13379081" w14:textId="1F82A8E8" w:rsidR="000433AB" w:rsidRDefault="000433AB" w:rsidP="000433AB">
      <w:pPr>
        <w:pStyle w:val="Caption"/>
        <w:jc w:val="center"/>
        <w:rPr>
          <w:sz w:val="20"/>
          <w:szCs w:val="20"/>
          <w:lang w:val="en-US"/>
        </w:rPr>
      </w:pPr>
      <w:bookmarkStart w:id="165" w:name="_Toc213869745"/>
      <w:r w:rsidRPr="000433AB">
        <w:rPr>
          <w:sz w:val="20"/>
          <w:szCs w:val="20"/>
        </w:rPr>
        <w:t xml:space="preserve">Figure </w:t>
      </w:r>
      <w:r w:rsidRPr="000433AB">
        <w:rPr>
          <w:sz w:val="20"/>
          <w:szCs w:val="20"/>
        </w:rPr>
        <w:fldChar w:fldCharType="begin"/>
      </w:r>
      <w:r w:rsidRPr="000433AB">
        <w:rPr>
          <w:sz w:val="20"/>
          <w:szCs w:val="20"/>
        </w:rPr>
        <w:instrText xml:space="preserve"> SEQ Figure \* ARABIC </w:instrText>
      </w:r>
      <w:r w:rsidRPr="000433AB">
        <w:rPr>
          <w:sz w:val="20"/>
          <w:szCs w:val="20"/>
        </w:rPr>
        <w:fldChar w:fldCharType="separate"/>
      </w:r>
      <w:r w:rsidR="00AE5ED2">
        <w:rPr>
          <w:noProof/>
          <w:sz w:val="20"/>
          <w:szCs w:val="20"/>
        </w:rPr>
        <w:t>4</w:t>
      </w:r>
      <w:r w:rsidRPr="000433AB">
        <w:rPr>
          <w:sz w:val="20"/>
          <w:szCs w:val="20"/>
        </w:rPr>
        <w:fldChar w:fldCharType="end"/>
      </w:r>
      <w:r w:rsidRPr="000433AB">
        <w:rPr>
          <w:sz w:val="20"/>
          <w:szCs w:val="20"/>
          <w:lang w:val="en-US"/>
        </w:rPr>
        <w:t>:Stakeholder Onion Model</w:t>
      </w:r>
      <w:bookmarkEnd w:id="165"/>
    </w:p>
    <w:p w14:paraId="46E9EC62" w14:textId="77777777" w:rsidR="000433AB" w:rsidRPr="000433AB" w:rsidRDefault="000433AB" w:rsidP="000433AB">
      <w:pPr>
        <w:rPr>
          <w:lang w:val="en-US"/>
        </w:rPr>
      </w:pPr>
    </w:p>
    <w:p w14:paraId="35277FAA" w14:textId="77777777" w:rsidR="004F4E42" w:rsidRDefault="004F4E42" w:rsidP="00427368"/>
    <w:p w14:paraId="49D3777D" w14:textId="77777777" w:rsidR="00FA3FEA" w:rsidRDefault="00FA3FEA" w:rsidP="00981798">
      <w:pPr>
        <w:pStyle w:val="Heading3"/>
        <w:numPr>
          <w:ilvl w:val="0"/>
          <w:numId w:val="0"/>
        </w:numPr>
        <w:ind w:left="720" w:hanging="720"/>
      </w:pPr>
      <w:bookmarkStart w:id="166" w:name="_Toc213870969"/>
      <w:r>
        <w:t>4.3.2 Stakeholder Viewpoints</w:t>
      </w:r>
      <w:bookmarkEnd w:id="166"/>
    </w:p>
    <w:p w14:paraId="43586DB7" w14:textId="260D61AD" w:rsidR="000433AB" w:rsidRPr="000433AB" w:rsidRDefault="000433AB" w:rsidP="000433AB">
      <w:pPr>
        <w:pStyle w:val="Caption"/>
        <w:jc w:val="center"/>
        <w:rPr>
          <w:sz w:val="20"/>
          <w:szCs w:val="20"/>
        </w:rPr>
      </w:pPr>
      <w:bookmarkStart w:id="167" w:name="_Toc213869715"/>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13</w:t>
      </w:r>
      <w:r w:rsidRPr="000433AB">
        <w:rPr>
          <w:sz w:val="20"/>
          <w:szCs w:val="20"/>
        </w:rPr>
        <w:fldChar w:fldCharType="end"/>
      </w:r>
      <w:r w:rsidRPr="000433AB">
        <w:rPr>
          <w:sz w:val="20"/>
          <w:szCs w:val="20"/>
          <w:lang w:val="en-US"/>
        </w:rPr>
        <w:t>: Stakeholder Viewpoints</w:t>
      </w:r>
      <w:bookmarkEnd w:id="167"/>
    </w:p>
    <w:tbl>
      <w:tblPr>
        <w:tblStyle w:val="TableGrid"/>
        <w:tblW w:w="0" w:type="auto"/>
        <w:tblLook w:val="04A0" w:firstRow="1" w:lastRow="0" w:firstColumn="1" w:lastColumn="0" w:noHBand="0" w:noVBand="1"/>
      </w:tblPr>
      <w:tblGrid>
        <w:gridCol w:w="1827"/>
        <w:gridCol w:w="1922"/>
        <w:gridCol w:w="2897"/>
        <w:gridCol w:w="2370"/>
      </w:tblGrid>
      <w:tr w:rsidR="00FA3FEA" w14:paraId="4724C553" w14:textId="77777777" w:rsidTr="007F3E24">
        <w:tc>
          <w:tcPr>
            <w:tcW w:w="0" w:type="auto"/>
            <w:hideMark/>
          </w:tcPr>
          <w:p w14:paraId="475AC434" w14:textId="77777777" w:rsidR="00FA3FEA" w:rsidRPr="000433AB" w:rsidRDefault="00FA3FEA" w:rsidP="000433AB">
            <w:pPr>
              <w:spacing w:line="360" w:lineRule="auto"/>
              <w:jc w:val="center"/>
              <w:rPr>
                <w:b/>
                <w:bCs/>
              </w:rPr>
            </w:pPr>
            <w:r w:rsidRPr="000433AB">
              <w:rPr>
                <w:b/>
                <w:bCs/>
              </w:rPr>
              <w:t>Stakeholder</w:t>
            </w:r>
          </w:p>
        </w:tc>
        <w:tc>
          <w:tcPr>
            <w:tcW w:w="0" w:type="auto"/>
            <w:hideMark/>
          </w:tcPr>
          <w:p w14:paraId="0025D5A9" w14:textId="77777777" w:rsidR="00FA3FEA" w:rsidRPr="000433AB" w:rsidRDefault="00FA3FEA" w:rsidP="000433AB">
            <w:pPr>
              <w:spacing w:line="360" w:lineRule="auto"/>
              <w:jc w:val="center"/>
              <w:rPr>
                <w:b/>
                <w:bCs/>
              </w:rPr>
            </w:pPr>
            <w:r w:rsidRPr="000433AB">
              <w:rPr>
                <w:b/>
                <w:bCs/>
              </w:rPr>
              <w:t>Role in/around system</w:t>
            </w:r>
          </w:p>
        </w:tc>
        <w:tc>
          <w:tcPr>
            <w:tcW w:w="0" w:type="auto"/>
            <w:hideMark/>
          </w:tcPr>
          <w:p w14:paraId="468274E8" w14:textId="2B5C923A" w:rsidR="00FA3FEA" w:rsidRPr="000433AB" w:rsidRDefault="00FA3FEA" w:rsidP="000433AB">
            <w:pPr>
              <w:spacing w:line="360" w:lineRule="auto"/>
              <w:jc w:val="center"/>
              <w:rPr>
                <w:b/>
                <w:bCs/>
              </w:rPr>
            </w:pPr>
            <w:r w:rsidRPr="000433AB">
              <w:rPr>
                <w:b/>
                <w:bCs/>
              </w:rPr>
              <w:t xml:space="preserve">How they interact with </w:t>
            </w:r>
            <w:r w:rsidR="00C53763" w:rsidRPr="000433AB">
              <w:rPr>
                <w:b/>
                <w:bCs/>
              </w:rPr>
              <w:t>Lufyco</w:t>
            </w:r>
          </w:p>
        </w:tc>
        <w:tc>
          <w:tcPr>
            <w:tcW w:w="0" w:type="auto"/>
            <w:hideMark/>
          </w:tcPr>
          <w:p w14:paraId="15CBD12F" w14:textId="77777777" w:rsidR="00FA3FEA" w:rsidRPr="000433AB" w:rsidRDefault="00FA3FEA" w:rsidP="000433AB">
            <w:pPr>
              <w:spacing w:line="360" w:lineRule="auto"/>
              <w:jc w:val="center"/>
              <w:rPr>
                <w:b/>
                <w:bCs/>
              </w:rPr>
            </w:pPr>
            <w:r w:rsidRPr="000433AB">
              <w:rPr>
                <w:b/>
                <w:bCs/>
              </w:rPr>
              <w:t>Primary needs / benefits</w:t>
            </w:r>
          </w:p>
        </w:tc>
      </w:tr>
      <w:tr w:rsidR="00FA3FEA" w14:paraId="588A3A5B" w14:textId="77777777" w:rsidTr="007F3E24">
        <w:tc>
          <w:tcPr>
            <w:tcW w:w="0" w:type="auto"/>
            <w:hideMark/>
          </w:tcPr>
          <w:p w14:paraId="68B2E567" w14:textId="77777777" w:rsidR="00FA3FEA" w:rsidRPr="000433AB" w:rsidRDefault="00FA3FEA" w:rsidP="000433AB">
            <w:pPr>
              <w:spacing w:line="360" w:lineRule="auto"/>
            </w:pPr>
            <w:r w:rsidRPr="000433AB">
              <w:rPr>
                <w:rStyle w:val="Strong"/>
                <w:rFonts w:eastAsiaTheme="majorEastAsia"/>
                <w:b w:val="0"/>
                <w:bCs w:val="0"/>
              </w:rPr>
              <w:t>Users / Shoppers</w:t>
            </w:r>
          </w:p>
        </w:tc>
        <w:tc>
          <w:tcPr>
            <w:tcW w:w="0" w:type="auto"/>
            <w:hideMark/>
          </w:tcPr>
          <w:p w14:paraId="3217A1F8" w14:textId="77777777" w:rsidR="00FA3FEA" w:rsidRPr="000433AB" w:rsidRDefault="00FA3FEA" w:rsidP="000433AB">
            <w:pPr>
              <w:spacing w:line="360" w:lineRule="auto"/>
            </w:pPr>
            <w:r w:rsidRPr="000433AB">
              <w:t>Primary end-users</w:t>
            </w:r>
          </w:p>
        </w:tc>
        <w:tc>
          <w:tcPr>
            <w:tcW w:w="0" w:type="auto"/>
            <w:hideMark/>
          </w:tcPr>
          <w:p w14:paraId="4FAD831B" w14:textId="77777777" w:rsidR="00FA3FEA" w:rsidRPr="000433AB" w:rsidRDefault="00FA3FEA" w:rsidP="000433AB">
            <w:pPr>
              <w:spacing w:line="360" w:lineRule="auto"/>
            </w:pPr>
            <w:r w:rsidRPr="000433AB">
              <w:t>Upload photos, search/browse catalog, manage digital wardrobe, use AI Stylist, purchase, review</w:t>
            </w:r>
          </w:p>
        </w:tc>
        <w:tc>
          <w:tcPr>
            <w:tcW w:w="0" w:type="auto"/>
            <w:hideMark/>
          </w:tcPr>
          <w:p w14:paraId="4E8B7EBF" w14:textId="77777777" w:rsidR="00FA3FEA" w:rsidRPr="000433AB" w:rsidRDefault="00FA3FEA" w:rsidP="000433AB">
            <w:pPr>
              <w:spacing w:line="360" w:lineRule="auto"/>
            </w:pPr>
            <w:r w:rsidRPr="000433AB">
              <w:t>Relevant results, clear explanations (“why this”), fast &amp; secure checkout, privacy controls, order tracking</w:t>
            </w:r>
          </w:p>
        </w:tc>
      </w:tr>
      <w:tr w:rsidR="00FA3FEA" w14:paraId="2D3C18C8" w14:textId="77777777" w:rsidTr="007F3E24">
        <w:tc>
          <w:tcPr>
            <w:tcW w:w="0" w:type="auto"/>
            <w:hideMark/>
          </w:tcPr>
          <w:p w14:paraId="49ED8E26" w14:textId="77777777" w:rsidR="00FA3FEA" w:rsidRPr="000433AB" w:rsidRDefault="00FA3FEA" w:rsidP="000433AB">
            <w:pPr>
              <w:spacing w:line="360" w:lineRule="auto"/>
            </w:pPr>
            <w:r w:rsidRPr="000433AB">
              <w:rPr>
                <w:rStyle w:val="Strong"/>
                <w:rFonts w:eastAsiaTheme="majorEastAsia"/>
                <w:b w:val="0"/>
                <w:bCs w:val="0"/>
              </w:rPr>
              <w:t>Shop Owners</w:t>
            </w:r>
          </w:p>
        </w:tc>
        <w:tc>
          <w:tcPr>
            <w:tcW w:w="0" w:type="auto"/>
            <w:hideMark/>
          </w:tcPr>
          <w:p w14:paraId="39732085" w14:textId="77777777" w:rsidR="00FA3FEA" w:rsidRPr="000433AB" w:rsidRDefault="00FA3FEA" w:rsidP="000433AB">
            <w:pPr>
              <w:spacing w:line="360" w:lineRule="auto"/>
            </w:pPr>
            <w:r w:rsidRPr="000433AB">
              <w:t>Supply-side partners</w:t>
            </w:r>
          </w:p>
        </w:tc>
        <w:tc>
          <w:tcPr>
            <w:tcW w:w="0" w:type="auto"/>
            <w:hideMark/>
          </w:tcPr>
          <w:p w14:paraId="10B36A8E" w14:textId="77777777" w:rsidR="00FA3FEA" w:rsidRPr="000433AB" w:rsidRDefault="00FA3FEA" w:rsidP="000433AB">
            <w:pPr>
              <w:spacing w:line="360" w:lineRule="auto"/>
            </w:pPr>
            <w:r w:rsidRPr="000433AB">
              <w:t>Onboard products, manage inventory/prices, view demand signals, fulfill orders/returns</w:t>
            </w:r>
          </w:p>
        </w:tc>
        <w:tc>
          <w:tcPr>
            <w:tcW w:w="0" w:type="auto"/>
            <w:hideMark/>
          </w:tcPr>
          <w:p w14:paraId="4E0B9410" w14:textId="77777777" w:rsidR="00FA3FEA" w:rsidRPr="000433AB" w:rsidRDefault="00FA3FEA" w:rsidP="000433AB">
            <w:pPr>
              <w:spacing w:line="360" w:lineRule="auto"/>
            </w:pPr>
            <w:r w:rsidRPr="000433AB">
              <w:t>Easy listing tools, accurate tagging, exposure via recommendations, sales analytics</w:t>
            </w:r>
          </w:p>
        </w:tc>
      </w:tr>
      <w:tr w:rsidR="00FA3FEA" w14:paraId="6208181E" w14:textId="77777777" w:rsidTr="007F3E24">
        <w:tc>
          <w:tcPr>
            <w:tcW w:w="0" w:type="auto"/>
            <w:hideMark/>
          </w:tcPr>
          <w:p w14:paraId="758F8ADE" w14:textId="77777777" w:rsidR="00FA3FEA" w:rsidRPr="000433AB" w:rsidRDefault="00FA3FEA" w:rsidP="000433AB">
            <w:pPr>
              <w:spacing w:line="360" w:lineRule="auto"/>
            </w:pPr>
            <w:r w:rsidRPr="000433AB">
              <w:rPr>
                <w:rStyle w:val="Strong"/>
                <w:rFonts w:eastAsiaTheme="majorEastAsia"/>
                <w:b w:val="0"/>
                <w:bCs w:val="0"/>
              </w:rPr>
              <w:t>Admin</w:t>
            </w:r>
          </w:p>
        </w:tc>
        <w:tc>
          <w:tcPr>
            <w:tcW w:w="0" w:type="auto"/>
            <w:hideMark/>
          </w:tcPr>
          <w:p w14:paraId="1ECF5B2A" w14:textId="77777777" w:rsidR="00FA3FEA" w:rsidRPr="000433AB" w:rsidRDefault="00FA3FEA" w:rsidP="000433AB">
            <w:pPr>
              <w:spacing w:line="360" w:lineRule="auto"/>
            </w:pPr>
            <w:r w:rsidRPr="000433AB">
              <w:t>System administration &amp; policy</w:t>
            </w:r>
          </w:p>
        </w:tc>
        <w:tc>
          <w:tcPr>
            <w:tcW w:w="0" w:type="auto"/>
            <w:hideMark/>
          </w:tcPr>
          <w:p w14:paraId="13E91F1F" w14:textId="77777777" w:rsidR="00FA3FEA" w:rsidRPr="000433AB" w:rsidRDefault="00FA3FEA" w:rsidP="000433AB">
            <w:pPr>
              <w:spacing w:line="360" w:lineRule="auto"/>
            </w:pPr>
            <w:r w:rsidRPr="000433AB">
              <w:t>Configure catalogs, manage users/roles, monitor health/abuse, handle takedowns</w:t>
            </w:r>
          </w:p>
        </w:tc>
        <w:tc>
          <w:tcPr>
            <w:tcW w:w="0" w:type="auto"/>
            <w:hideMark/>
          </w:tcPr>
          <w:p w14:paraId="715B98F6" w14:textId="77777777" w:rsidR="00FA3FEA" w:rsidRPr="000433AB" w:rsidRDefault="00FA3FEA" w:rsidP="000433AB">
            <w:pPr>
              <w:spacing w:line="360" w:lineRule="auto"/>
            </w:pPr>
            <w:r w:rsidRPr="000433AB">
              <w:t>Audit trails, dashboards, RBAC, policy enforcement, SLA monitoring</w:t>
            </w:r>
          </w:p>
        </w:tc>
      </w:tr>
      <w:tr w:rsidR="00FA3FEA" w14:paraId="6E20DF5B" w14:textId="77777777" w:rsidTr="007F3E24">
        <w:tc>
          <w:tcPr>
            <w:tcW w:w="0" w:type="auto"/>
            <w:hideMark/>
          </w:tcPr>
          <w:p w14:paraId="6B920F63" w14:textId="77777777" w:rsidR="00FA3FEA" w:rsidRPr="000433AB" w:rsidRDefault="00FA3FEA" w:rsidP="000433AB">
            <w:pPr>
              <w:spacing w:line="360" w:lineRule="auto"/>
            </w:pPr>
            <w:r w:rsidRPr="000433AB">
              <w:rPr>
                <w:rStyle w:val="Strong"/>
                <w:rFonts w:eastAsiaTheme="majorEastAsia"/>
                <w:b w:val="0"/>
                <w:bCs w:val="0"/>
              </w:rPr>
              <w:t>Moderators</w:t>
            </w:r>
          </w:p>
        </w:tc>
        <w:tc>
          <w:tcPr>
            <w:tcW w:w="0" w:type="auto"/>
            <w:hideMark/>
          </w:tcPr>
          <w:p w14:paraId="5D6536A9" w14:textId="77777777" w:rsidR="00FA3FEA" w:rsidRPr="000433AB" w:rsidRDefault="00FA3FEA" w:rsidP="000433AB">
            <w:pPr>
              <w:spacing w:line="360" w:lineRule="auto"/>
            </w:pPr>
            <w:r w:rsidRPr="000433AB">
              <w:t>Trust &amp; safety</w:t>
            </w:r>
          </w:p>
        </w:tc>
        <w:tc>
          <w:tcPr>
            <w:tcW w:w="0" w:type="auto"/>
            <w:hideMark/>
          </w:tcPr>
          <w:p w14:paraId="0EEEC83D" w14:textId="77777777" w:rsidR="00FA3FEA" w:rsidRPr="000433AB" w:rsidRDefault="00FA3FEA" w:rsidP="000433AB">
            <w:pPr>
              <w:spacing w:line="360" w:lineRule="auto"/>
            </w:pPr>
            <w:r w:rsidRPr="000433AB">
              <w:t>Review flags, handle IP/privacy complaints, curate or remove inappropriate items</w:t>
            </w:r>
          </w:p>
        </w:tc>
        <w:tc>
          <w:tcPr>
            <w:tcW w:w="0" w:type="auto"/>
            <w:hideMark/>
          </w:tcPr>
          <w:p w14:paraId="798493A3" w14:textId="77777777" w:rsidR="00FA3FEA" w:rsidRPr="000433AB" w:rsidRDefault="00FA3FEA" w:rsidP="000433AB">
            <w:pPr>
              <w:spacing w:line="360" w:lineRule="auto"/>
            </w:pPr>
            <w:r w:rsidRPr="000433AB">
              <w:t>Efficient review queue, evidence logs, escalation workflows</w:t>
            </w:r>
          </w:p>
        </w:tc>
      </w:tr>
      <w:tr w:rsidR="00FA3FEA" w14:paraId="3BFEF55E" w14:textId="77777777" w:rsidTr="007F3E24">
        <w:tc>
          <w:tcPr>
            <w:tcW w:w="0" w:type="auto"/>
            <w:hideMark/>
          </w:tcPr>
          <w:p w14:paraId="7E258BBC" w14:textId="77777777" w:rsidR="00FA3FEA" w:rsidRPr="000433AB" w:rsidRDefault="00FA3FEA" w:rsidP="000433AB">
            <w:pPr>
              <w:spacing w:line="360" w:lineRule="auto"/>
            </w:pPr>
            <w:r w:rsidRPr="000433AB">
              <w:rPr>
                <w:rStyle w:val="Strong"/>
                <w:rFonts w:eastAsiaTheme="majorEastAsia"/>
                <w:b w:val="0"/>
                <w:bCs w:val="0"/>
              </w:rPr>
              <w:t>Customer Support Team</w:t>
            </w:r>
          </w:p>
        </w:tc>
        <w:tc>
          <w:tcPr>
            <w:tcW w:w="0" w:type="auto"/>
            <w:hideMark/>
          </w:tcPr>
          <w:p w14:paraId="016E97DF" w14:textId="77777777" w:rsidR="00FA3FEA" w:rsidRPr="000433AB" w:rsidRDefault="00FA3FEA" w:rsidP="000433AB">
            <w:pPr>
              <w:spacing w:line="360" w:lineRule="auto"/>
            </w:pPr>
            <w:r w:rsidRPr="000433AB">
              <w:t>Help &amp; issue resolution</w:t>
            </w:r>
          </w:p>
        </w:tc>
        <w:tc>
          <w:tcPr>
            <w:tcW w:w="0" w:type="auto"/>
            <w:hideMark/>
          </w:tcPr>
          <w:p w14:paraId="0AC50122" w14:textId="77777777" w:rsidR="00FA3FEA" w:rsidRPr="000433AB" w:rsidRDefault="00FA3FEA" w:rsidP="000433AB">
            <w:pPr>
              <w:spacing w:line="360" w:lineRule="auto"/>
            </w:pPr>
            <w:r w:rsidRPr="000433AB">
              <w:t>Answer tickets/chats about orders, payments, returns, app issues</w:t>
            </w:r>
          </w:p>
        </w:tc>
        <w:tc>
          <w:tcPr>
            <w:tcW w:w="0" w:type="auto"/>
            <w:hideMark/>
          </w:tcPr>
          <w:p w14:paraId="42C934E4" w14:textId="77777777" w:rsidR="00FA3FEA" w:rsidRPr="000433AB" w:rsidRDefault="00FA3FEA" w:rsidP="000433AB">
            <w:pPr>
              <w:spacing w:line="360" w:lineRule="auto"/>
            </w:pPr>
            <w:r w:rsidRPr="000433AB">
              <w:t>Access to customer/order history, SLAs, canned solutions, refund/replace tools</w:t>
            </w:r>
          </w:p>
        </w:tc>
      </w:tr>
      <w:tr w:rsidR="00FA3FEA" w14:paraId="1D76A7A4" w14:textId="77777777" w:rsidTr="007F3E24">
        <w:tc>
          <w:tcPr>
            <w:tcW w:w="0" w:type="auto"/>
            <w:hideMark/>
          </w:tcPr>
          <w:p w14:paraId="3F17F3E9" w14:textId="77777777" w:rsidR="00FA3FEA" w:rsidRPr="000433AB" w:rsidRDefault="00FA3FEA" w:rsidP="000433AB">
            <w:pPr>
              <w:spacing w:line="360" w:lineRule="auto"/>
            </w:pPr>
            <w:r w:rsidRPr="000433AB">
              <w:rPr>
                <w:rStyle w:val="Strong"/>
                <w:rFonts w:eastAsiaTheme="majorEastAsia"/>
                <w:b w:val="0"/>
                <w:bCs w:val="0"/>
              </w:rPr>
              <w:t>Owner / Product Lead</w:t>
            </w:r>
          </w:p>
        </w:tc>
        <w:tc>
          <w:tcPr>
            <w:tcW w:w="0" w:type="auto"/>
            <w:hideMark/>
          </w:tcPr>
          <w:p w14:paraId="14F5068B" w14:textId="77777777" w:rsidR="00FA3FEA" w:rsidRPr="000433AB" w:rsidRDefault="00FA3FEA" w:rsidP="000433AB">
            <w:pPr>
              <w:spacing w:line="360" w:lineRule="auto"/>
            </w:pPr>
            <w:r w:rsidRPr="000433AB">
              <w:t>Business &amp; product direction</w:t>
            </w:r>
          </w:p>
        </w:tc>
        <w:tc>
          <w:tcPr>
            <w:tcW w:w="0" w:type="auto"/>
            <w:hideMark/>
          </w:tcPr>
          <w:p w14:paraId="1708AE42" w14:textId="77777777" w:rsidR="00FA3FEA" w:rsidRPr="000433AB" w:rsidRDefault="00FA3FEA" w:rsidP="000433AB">
            <w:pPr>
              <w:spacing w:line="360" w:lineRule="auto"/>
            </w:pPr>
            <w:r w:rsidRPr="000433AB">
              <w:t>Prioritize roadmap, set KPIs, approve releases and experiments</w:t>
            </w:r>
          </w:p>
        </w:tc>
        <w:tc>
          <w:tcPr>
            <w:tcW w:w="0" w:type="auto"/>
            <w:hideMark/>
          </w:tcPr>
          <w:p w14:paraId="4311D073" w14:textId="77777777" w:rsidR="00FA3FEA" w:rsidRPr="000433AB" w:rsidRDefault="00FA3FEA" w:rsidP="000433AB">
            <w:pPr>
              <w:spacing w:line="360" w:lineRule="auto"/>
            </w:pPr>
            <w:r w:rsidRPr="000433AB">
              <w:t xml:space="preserve">Reliable metrics (SUS, Recall@K, </w:t>
            </w:r>
            <w:r w:rsidRPr="000433AB">
              <w:lastRenderedPageBreak/>
              <w:t>conversion), risk reporting, A/B results</w:t>
            </w:r>
          </w:p>
        </w:tc>
      </w:tr>
      <w:tr w:rsidR="00FA3FEA" w14:paraId="18005EC1" w14:textId="77777777" w:rsidTr="007F3E24">
        <w:tc>
          <w:tcPr>
            <w:tcW w:w="0" w:type="auto"/>
            <w:hideMark/>
          </w:tcPr>
          <w:p w14:paraId="6C0A0C93" w14:textId="77777777" w:rsidR="00FA3FEA" w:rsidRPr="000433AB" w:rsidRDefault="00FA3FEA" w:rsidP="000433AB">
            <w:pPr>
              <w:spacing w:line="360" w:lineRule="auto"/>
            </w:pPr>
            <w:r w:rsidRPr="000433AB">
              <w:rPr>
                <w:rStyle w:val="Strong"/>
                <w:rFonts w:eastAsiaTheme="majorEastAsia"/>
                <w:b w:val="0"/>
                <w:bCs w:val="0"/>
              </w:rPr>
              <w:lastRenderedPageBreak/>
              <w:t>Developers</w:t>
            </w:r>
          </w:p>
        </w:tc>
        <w:tc>
          <w:tcPr>
            <w:tcW w:w="0" w:type="auto"/>
            <w:hideMark/>
          </w:tcPr>
          <w:p w14:paraId="589166FA" w14:textId="77777777" w:rsidR="00FA3FEA" w:rsidRPr="000433AB" w:rsidRDefault="00FA3FEA" w:rsidP="000433AB">
            <w:pPr>
              <w:spacing w:line="360" w:lineRule="auto"/>
            </w:pPr>
            <w:r w:rsidRPr="000433AB">
              <w:t>Delivery team</w:t>
            </w:r>
          </w:p>
        </w:tc>
        <w:tc>
          <w:tcPr>
            <w:tcW w:w="0" w:type="auto"/>
            <w:hideMark/>
          </w:tcPr>
          <w:p w14:paraId="5D285D29" w14:textId="77777777" w:rsidR="00FA3FEA" w:rsidRPr="000433AB" w:rsidRDefault="00FA3FEA" w:rsidP="000433AB">
            <w:pPr>
              <w:spacing w:line="360" w:lineRule="auto"/>
            </w:pPr>
            <w:r w:rsidRPr="000433AB">
              <w:t>Build mobile app, APIs, ML services, CI/CD</w:t>
            </w:r>
          </w:p>
        </w:tc>
        <w:tc>
          <w:tcPr>
            <w:tcW w:w="0" w:type="auto"/>
            <w:hideMark/>
          </w:tcPr>
          <w:p w14:paraId="708ACDA6" w14:textId="77777777" w:rsidR="00FA3FEA" w:rsidRPr="000433AB" w:rsidRDefault="00FA3FEA" w:rsidP="000433AB">
            <w:pPr>
              <w:spacing w:line="360" w:lineRule="auto"/>
            </w:pPr>
            <w:r w:rsidRPr="000433AB">
              <w:t>Clear requirements, test/stage envs, logs/observability, performance budgets</w:t>
            </w:r>
          </w:p>
        </w:tc>
      </w:tr>
      <w:tr w:rsidR="00FA3FEA" w14:paraId="025D6D2E" w14:textId="77777777" w:rsidTr="007F3E24">
        <w:tc>
          <w:tcPr>
            <w:tcW w:w="0" w:type="auto"/>
            <w:hideMark/>
          </w:tcPr>
          <w:p w14:paraId="613FD8EB" w14:textId="77777777" w:rsidR="00FA3FEA" w:rsidRPr="000433AB" w:rsidRDefault="00FA3FEA" w:rsidP="000433AB">
            <w:pPr>
              <w:spacing w:line="360" w:lineRule="auto"/>
            </w:pPr>
            <w:r w:rsidRPr="000433AB">
              <w:rPr>
                <w:rStyle w:val="Strong"/>
                <w:rFonts w:eastAsiaTheme="majorEastAsia"/>
                <w:b w:val="0"/>
                <w:bCs w:val="0"/>
              </w:rPr>
              <w:t>UX/UI Designers</w:t>
            </w:r>
          </w:p>
        </w:tc>
        <w:tc>
          <w:tcPr>
            <w:tcW w:w="0" w:type="auto"/>
            <w:hideMark/>
          </w:tcPr>
          <w:p w14:paraId="6971A229" w14:textId="77777777" w:rsidR="00FA3FEA" w:rsidRPr="000433AB" w:rsidRDefault="00FA3FEA" w:rsidP="000433AB">
            <w:pPr>
              <w:spacing w:line="360" w:lineRule="auto"/>
            </w:pPr>
            <w:r w:rsidRPr="000433AB">
              <w:t>Experience design</w:t>
            </w:r>
          </w:p>
        </w:tc>
        <w:tc>
          <w:tcPr>
            <w:tcW w:w="0" w:type="auto"/>
            <w:hideMark/>
          </w:tcPr>
          <w:p w14:paraId="4766E339" w14:textId="77777777" w:rsidR="00FA3FEA" w:rsidRPr="000433AB" w:rsidRDefault="00FA3FEA" w:rsidP="000433AB">
            <w:pPr>
              <w:spacing w:line="360" w:lineRule="auto"/>
            </w:pPr>
            <w:r w:rsidRPr="000433AB">
              <w:t>Research, prototypes, usability tests, accessibility reviews</w:t>
            </w:r>
          </w:p>
        </w:tc>
        <w:tc>
          <w:tcPr>
            <w:tcW w:w="0" w:type="auto"/>
            <w:hideMark/>
          </w:tcPr>
          <w:p w14:paraId="5127E3DD" w14:textId="77777777" w:rsidR="00FA3FEA" w:rsidRPr="000433AB" w:rsidRDefault="00FA3FEA" w:rsidP="000433AB">
            <w:pPr>
              <w:spacing w:line="360" w:lineRule="auto"/>
            </w:pPr>
            <w:r w:rsidRPr="000433AB">
              <w:t>User analytics, test panels, design system, accessibility tooling</w:t>
            </w:r>
          </w:p>
        </w:tc>
      </w:tr>
      <w:tr w:rsidR="00FA3FEA" w14:paraId="37459D80" w14:textId="77777777" w:rsidTr="007F3E24">
        <w:tc>
          <w:tcPr>
            <w:tcW w:w="0" w:type="auto"/>
            <w:hideMark/>
          </w:tcPr>
          <w:p w14:paraId="553233A9" w14:textId="77777777" w:rsidR="00FA3FEA" w:rsidRPr="000433AB" w:rsidRDefault="00FA3FEA" w:rsidP="000433AB">
            <w:pPr>
              <w:spacing w:line="360" w:lineRule="auto"/>
            </w:pPr>
            <w:r w:rsidRPr="000433AB">
              <w:rPr>
                <w:rStyle w:val="Strong"/>
                <w:rFonts w:eastAsiaTheme="majorEastAsia"/>
                <w:b w:val="0"/>
                <w:bCs w:val="0"/>
              </w:rPr>
              <w:t>Marketing Partners</w:t>
            </w:r>
          </w:p>
        </w:tc>
        <w:tc>
          <w:tcPr>
            <w:tcW w:w="0" w:type="auto"/>
            <w:hideMark/>
          </w:tcPr>
          <w:p w14:paraId="01F4ABD9" w14:textId="77777777" w:rsidR="00FA3FEA" w:rsidRPr="000433AB" w:rsidRDefault="00FA3FEA" w:rsidP="000433AB">
            <w:pPr>
              <w:spacing w:line="360" w:lineRule="auto"/>
            </w:pPr>
            <w:r w:rsidRPr="000433AB">
              <w:t>Growth &amp; campaigns</w:t>
            </w:r>
          </w:p>
        </w:tc>
        <w:tc>
          <w:tcPr>
            <w:tcW w:w="0" w:type="auto"/>
            <w:hideMark/>
          </w:tcPr>
          <w:p w14:paraId="227158F5" w14:textId="77777777" w:rsidR="00FA3FEA" w:rsidRPr="000433AB" w:rsidRDefault="00FA3FEA" w:rsidP="000433AB">
            <w:pPr>
              <w:spacing w:line="360" w:lineRule="auto"/>
            </w:pPr>
            <w:r w:rsidRPr="000433AB">
              <w:t>Run promos, creatives, influencer tie-ins, attribution</w:t>
            </w:r>
          </w:p>
        </w:tc>
        <w:tc>
          <w:tcPr>
            <w:tcW w:w="0" w:type="auto"/>
            <w:hideMark/>
          </w:tcPr>
          <w:p w14:paraId="716E8087" w14:textId="77777777" w:rsidR="00FA3FEA" w:rsidRPr="000433AB" w:rsidRDefault="00FA3FEA" w:rsidP="000433AB">
            <w:pPr>
              <w:spacing w:line="360" w:lineRule="auto"/>
            </w:pPr>
            <w:r w:rsidRPr="000433AB">
              <w:t>Campaign hooks, deep links, promo codes, privacy-safe analytics</w:t>
            </w:r>
          </w:p>
        </w:tc>
      </w:tr>
      <w:tr w:rsidR="00FA3FEA" w14:paraId="3BA8D079" w14:textId="77777777" w:rsidTr="007F3E24">
        <w:tc>
          <w:tcPr>
            <w:tcW w:w="0" w:type="auto"/>
            <w:hideMark/>
          </w:tcPr>
          <w:p w14:paraId="04B804E8" w14:textId="77777777" w:rsidR="00FA3FEA" w:rsidRPr="000433AB" w:rsidRDefault="00FA3FEA" w:rsidP="000433AB">
            <w:pPr>
              <w:spacing w:line="360" w:lineRule="auto"/>
            </w:pPr>
            <w:r w:rsidRPr="000433AB">
              <w:rPr>
                <w:rStyle w:val="Strong"/>
                <w:rFonts w:eastAsiaTheme="majorEastAsia"/>
                <w:b w:val="0"/>
                <w:bCs w:val="0"/>
              </w:rPr>
              <w:t>Payment Gateways</w:t>
            </w:r>
          </w:p>
        </w:tc>
        <w:tc>
          <w:tcPr>
            <w:tcW w:w="0" w:type="auto"/>
            <w:hideMark/>
          </w:tcPr>
          <w:p w14:paraId="22A0DDBF" w14:textId="77777777" w:rsidR="00FA3FEA" w:rsidRPr="000433AB" w:rsidRDefault="00FA3FEA" w:rsidP="000433AB">
            <w:pPr>
              <w:spacing w:line="360" w:lineRule="auto"/>
            </w:pPr>
            <w:r w:rsidRPr="000433AB">
              <w:t>External integration</w:t>
            </w:r>
          </w:p>
        </w:tc>
        <w:tc>
          <w:tcPr>
            <w:tcW w:w="0" w:type="auto"/>
            <w:hideMark/>
          </w:tcPr>
          <w:p w14:paraId="1067BB56" w14:textId="77777777" w:rsidR="00FA3FEA" w:rsidRPr="000433AB" w:rsidRDefault="00FA3FEA" w:rsidP="000433AB">
            <w:pPr>
              <w:spacing w:line="360" w:lineRule="auto"/>
            </w:pPr>
            <w:r w:rsidRPr="000433AB">
              <w:t>Tokenize cards, authorize/capture/refund, dispute handling</w:t>
            </w:r>
          </w:p>
        </w:tc>
        <w:tc>
          <w:tcPr>
            <w:tcW w:w="0" w:type="auto"/>
            <w:hideMark/>
          </w:tcPr>
          <w:p w14:paraId="768A88A3" w14:textId="77777777" w:rsidR="00FA3FEA" w:rsidRPr="000433AB" w:rsidRDefault="00FA3FEA" w:rsidP="000433AB">
            <w:pPr>
              <w:spacing w:line="360" w:lineRule="auto"/>
            </w:pPr>
            <w:r w:rsidRPr="000433AB">
              <w:t>Stable API contracts, idempotency, PCI compliance, low latency</w:t>
            </w:r>
          </w:p>
        </w:tc>
      </w:tr>
      <w:tr w:rsidR="00FA3FEA" w14:paraId="2B61B49C" w14:textId="77777777" w:rsidTr="007F3E24">
        <w:tc>
          <w:tcPr>
            <w:tcW w:w="0" w:type="auto"/>
            <w:hideMark/>
          </w:tcPr>
          <w:p w14:paraId="56528427" w14:textId="77777777" w:rsidR="00FA3FEA" w:rsidRPr="000433AB" w:rsidRDefault="00FA3FEA" w:rsidP="000433AB">
            <w:pPr>
              <w:spacing w:line="360" w:lineRule="auto"/>
            </w:pPr>
            <w:r w:rsidRPr="000433AB">
              <w:rPr>
                <w:rStyle w:val="Strong"/>
                <w:rFonts w:eastAsiaTheme="majorEastAsia"/>
                <w:b w:val="0"/>
                <w:bCs w:val="0"/>
              </w:rPr>
              <w:t>Delivery Services</w:t>
            </w:r>
          </w:p>
        </w:tc>
        <w:tc>
          <w:tcPr>
            <w:tcW w:w="0" w:type="auto"/>
            <w:hideMark/>
          </w:tcPr>
          <w:p w14:paraId="36A4AFF9" w14:textId="77777777" w:rsidR="00FA3FEA" w:rsidRPr="000433AB" w:rsidRDefault="00FA3FEA" w:rsidP="000433AB">
            <w:pPr>
              <w:spacing w:line="360" w:lineRule="auto"/>
            </w:pPr>
            <w:r w:rsidRPr="000433AB">
              <w:t>Fulfillment partners</w:t>
            </w:r>
          </w:p>
        </w:tc>
        <w:tc>
          <w:tcPr>
            <w:tcW w:w="0" w:type="auto"/>
            <w:hideMark/>
          </w:tcPr>
          <w:p w14:paraId="66FFBB32" w14:textId="77777777" w:rsidR="00FA3FEA" w:rsidRPr="000433AB" w:rsidRDefault="00FA3FEA" w:rsidP="000433AB">
            <w:pPr>
              <w:spacing w:line="360" w:lineRule="auto"/>
            </w:pPr>
            <w:r w:rsidRPr="000433AB">
              <w:t>Rate quotes, label generation, pickup &amp; tracking webhooks</w:t>
            </w:r>
          </w:p>
        </w:tc>
        <w:tc>
          <w:tcPr>
            <w:tcW w:w="0" w:type="auto"/>
            <w:hideMark/>
          </w:tcPr>
          <w:p w14:paraId="7BBD61E6" w14:textId="77777777" w:rsidR="00FA3FEA" w:rsidRPr="000433AB" w:rsidRDefault="00FA3FEA" w:rsidP="000433AB">
            <w:pPr>
              <w:spacing w:line="360" w:lineRule="auto"/>
            </w:pPr>
            <w:r w:rsidRPr="000433AB">
              <w:t>Accurate order data, address validation, status callbacks</w:t>
            </w:r>
          </w:p>
        </w:tc>
      </w:tr>
      <w:tr w:rsidR="00FA3FEA" w14:paraId="5B3F1629" w14:textId="77777777" w:rsidTr="007F3E24">
        <w:tc>
          <w:tcPr>
            <w:tcW w:w="0" w:type="auto"/>
            <w:hideMark/>
          </w:tcPr>
          <w:p w14:paraId="5E5A887B" w14:textId="77777777" w:rsidR="00FA3FEA" w:rsidRPr="000433AB" w:rsidRDefault="00FA3FEA" w:rsidP="000433AB">
            <w:pPr>
              <w:spacing w:line="360" w:lineRule="auto"/>
            </w:pPr>
            <w:r w:rsidRPr="000433AB">
              <w:rPr>
                <w:rStyle w:val="Strong"/>
                <w:rFonts w:eastAsiaTheme="majorEastAsia"/>
                <w:b w:val="0"/>
                <w:bCs w:val="0"/>
              </w:rPr>
              <w:t>Cloud Providers</w:t>
            </w:r>
          </w:p>
        </w:tc>
        <w:tc>
          <w:tcPr>
            <w:tcW w:w="0" w:type="auto"/>
            <w:hideMark/>
          </w:tcPr>
          <w:p w14:paraId="5232BF48" w14:textId="77777777" w:rsidR="00FA3FEA" w:rsidRPr="000433AB" w:rsidRDefault="00FA3FEA" w:rsidP="000433AB">
            <w:pPr>
              <w:spacing w:line="360" w:lineRule="auto"/>
            </w:pPr>
            <w:r w:rsidRPr="000433AB">
              <w:t>Hosting &amp; storage</w:t>
            </w:r>
          </w:p>
        </w:tc>
        <w:tc>
          <w:tcPr>
            <w:tcW w:w="0" w:type="auto"/>
            <w:hideMark/>
          </w:tcPr>
          <w:p w14:paraId="7FE11CDF" w14:textId="77777777" w:rsidR="00FA3FEA" w:rsidRPr="000433AB" w:rsidRDefault="00FA3FEA" w:rsidP="000433AB">
            <w:pPr>
              <w:spacing w:line="360" w:lineRule="auto"/>
            </w:pPr>
            <w:r w:rsidRPr="000433AB">
              <w:t>Compute, storage (images/embeddings), CDN, monitoring</w:t>
            </w:r>
          </w:p>
        </w:tc>
        <w:tc>
          <w:tcPr>
            <w:tcW w:w="0" w:type="auto"/>
            <w:hideMark/>
          </w:tcPr>
          <w:p w14:paraId="7A1D908B" w14:textId="77777777" w:rsidR="00FA3FEA" w:rsidRPr="000433AB" w:rsidRDefault="00FA3FEA" w:rsidP="000433AB">
            <w:pPr>
              <w:spacing w:line="360" w:lineRule="auto"/>
            </w:pPr>
            <w:r w:rsidRPr="000433AB">
              <w:t>Predictable workloads, security baselines, cost controls</w:t>
            </w:r>
          </w:p>
        </w:tc>
      </w:tr>
      <w:tr w:rsidR="00FA3FEA" w14:paraId="4390863D" w14:textId="77777777" w:rsidTr="007F3E24">
        <w:tc>
          <w:tcPr>
            <w:tcW w:w="0" w:type="auto"/>
            <w:hideMark/>
          </w:tcPr>
          <w:p w14:paraId="1E4211DE" w14:textId="77777777" w:rsidR="00FA3FEA" w:rsidRPr="000433AB" w:rsidRDefault="00FA3FEA" w:rsidP="000433AB">
            <w:pPr>
              <w:spacing w:line="360" w:lineRule="auto"/>
            </w:pPr>
            <w:r w:rsidRPr="000433AB">
              <w:rPr>
                <w:rStyle w:val="Strong"/>
                <w:rFonts w:eastAsiaTheme="majorEastAsia"/>
                <w:b w:val="0"/>
                <w:bCs w:val="0"/>
              </w:rPr>
              <w:t>AI Model Services</w:t>
            </w:r>
          </w:p>
        </w:tc>
        <w:tc>
          <w:tcPr>
            <w:tcW w:w="0" w:type="auto"/>
            <w:hideMark/>
          </w:tcPr>
          <w:p w14:paraId="67B4257F" w14:textId="77777777" w:rsidR="00FA3FEA" w:rsidRPr="000433AB" w:rsidRDefault="00FA3FEA" w:rsidP="000433AB">
            <w:pPr>
              <w:spacing w:line="360" w:lineRule="auto"/>
            </w:pPr>
            <w:r w:rsidRPr="000433AB">
              <w:t>ML infra &amp; tooling</w:t>
            </w:r>
          </w:p>
        </w:tc>
        <w:tc>
          <w:tcPr>
            <w:tcW w:w="0" w:type="auto"/>
            <w:hideMark/>
          </w:tcPr>
          <w:p w14:paraId="050F6DA7" w14:textId="77777777" w:rsidR="00FA3FEA" w:rsidRPr="000433AB" w:rsidRDefault="00FA3FEA" w:rsidP="000433AB">
            <w:pPr>
              <w:spacing w:line="360" w:lineRule="auto"/>
            </w:pPr>
            <w:r w:rsidRPr="000433AB">
              <w:t>Embedding generation, re-ranking, model registry/serving</w:t>
            </w:r>
          </w:p>
        </w:tc>
        <w:tc>
          <w:tcPr>
            <w:tcW w:w="0" w:type="auto"/>
            <w:hideMark/>
          </w:tcPr>
          <w:p w14:paraId="3BEE6474" w14:textId="77777777" w:rsidR="00FA3FEA" w:rsidRPr="000433AB" w:rsidRDefault="00FA3FEA" w:rsidP="000433AB">
            <w:pPr>
              <w:spacing w:line="360" w:lineRule="auto"/>
            </w:pPr>
            <w:r w:rsidRPr="000433AB">
              <w:t>Clean data contracts, versioning, latency/throughput targets</w:t>
            </w:r>
          </w:p>
        </w:tc>
      </w:tr>
      <w:tr w:rsidR="00FA3FEA" w14:paraId="67999A89" w14:textId="77777777" w:rsidTr="007F3E24">
        <w:tc>
          <w:tcPr>
            <w:tcW w:w="0" w:type="auto"/>
            <w:hideMark/>
          </w:tcPr>
          <w:p w14:paraId="1A7AB2AC" w14:textId="77777777" w:rsidR="00FA3FEA" w:rsidRPr="000433AB" w:rsidRDefault="00FA3FEA" w:rsidP="000433AB">
            <w:pPr>
              <w:spacing w:line="360" w:lineRule="auto"/>
            </w:pPr>
            <w:r w:rsidRPr="000433AB">
              <w:rPr>
                <w:rStyle w:val="Strong"/>
                <w:rFonts w:eastAsiaTheme="majorEastAsia"/>
                <w:b w:val="0"/>
                <w:bCs w:val="0"/>
              </w:rPr>
              <w:t>AI Dataset Providers</w:t>
            </w:r>
          </w:p>
        </w:tc>
        <w:tc>
          <w:tcPr>
            <w:tcW w:w="0" w:type="auto"/>
            <w:hideMark/>
          </w:tcPr>
          <w:p w14:paraId="70252229" w14:textId="77777777" w:rsidR="00FA3FEA" w:rsidRPr="000433AB" w:rsidRDefault="00FA3FEA" w:rsidP="000433AB">
            <w:pPr>
              <w:spacing w:line="360" w:lineRule="auto"/>
            </w:pPr>
            <w:r w:rsidRPr="000433AB">
              <w:t>Data sources/licensing</w:t>
            </w:r>
          </w:p>
        </w:tc>
        <w:tc>
          <w:tcPr>
            <w:tcW w:w="0" w:type="auto"/>
            <w:hideMark/>
          </w:tcPr>
          <w:p w14:paraId="5B9C6924" w14:textId="77777777" w:rsidR="00FA3FEA" w:rsidRPr="000433AB" w:rsidRDefault="00FA3FEA" w:rsidP="000433AB">
            <w:pPr>
              <w:spacing w:line="360" w:lineRule="auto"/>
            </w:pPr>
            <w:r w:rsidRPr="000433AB">
              <w:t>Provide licensed fashion images/attributes for training/fine-tuning</w:t>
            </w:r>
          </w:p>
        </w:tc>
        <w:tc>
          <w:tcPr>
            <w:tcW w:w="0" w:type="auto"/>
            <w:hideMark/>
          </w:tcPr>
          <w:p w14:paraId="1A7A79A6" w14:textId="77777777" w:rsidR="00FA3FEA" w:rsidRPr="000433AB" w:rsidRDefault="00FA3FEA" w:rsidP="000433AB">
            <w:pPr>
              <w:spacing w:line="360" w:lineRule="auto"/>
            </w:pPr>
            <w:r w:rsidRPr="000433AB">
              <w:t>Proper licensing, usage reports, data security, acknowledgements</w:t>
            </w:r>
          </w:p>
        </w:tc>
      </w:tr>
      <w:tr w:rsidR="00FA3FEA" w14:paraId="4D8E66FD" w14:textId="77777777" w:rsidTr="007F3E24">
        <w:tc>
          <w:tcPr>
            <w:tcW w:w="0" w:type="auto"/>
            <w:hideMark/>
          </w:tcPr>
          <w:p w14:paraId="0ACA73AE" w14:textId="77777777" w:rsidR="00FA3FEA" w:rsidRPr="000433AB" w:rsidRDefault="00FA3FEA" w:rsidP="000433AB">
            <w:pPr>
              <w:spacing w:line="360" w:lineRule="auto"/>
            </w:pPr>
            <w:r w:rsidRPr="000433AB">
              <w:rPr>
                <w:rStyle w:val="Strong"/>
                <w:rFonts w:eastAsiaTheme="majorEastAsia"/>
                <w:b w:val="0"/>
                <w:bCs w:val="0"/>
              </w:rPr>
              <w:lastRenderedPageBreak/>
              <w:t>Investors</w:t>
            </w:r>
          </w:p>
        </w:tc>
        <w:tc>
          <w:tcPr>
            <w:tcW w:w="0" w:type="auto"/>
            <w:hideMark/>
          </w:tcPr>
          <w:p w14:paraId="13C4A1FF" w14:textId="77777777" w:rsidR="00FA3FEA" w:rsidRPr="000433AB" w:rsidRDefault="00FA3FEA" w:rsidP="000433AB">
            <w:pPr>
              <w:spacing w:line="360" w:lineRule="auto"/>
            </w:pPr>
            <w:r w:rsidRPr="000433AB">
              <w:t>Governance &amp; funding</w:t>
            </w:r>
          </w:p>
        </w:tc>
        <w:tc>
          <w:tcPr>
            <w:tcW w:w="0" w:type="auto"/>
            <w:hideMark/>
          </w:tcPr>
          <w:p w14:paraId="7987678F" w14:textId="77777777" w:rsidR="00FA3FEA" w:rsidRPr="000433AB" w:rsidRDefault="00FA3FEA" w:rsidP="000433AB">
            <w:pPr>
              <w:spacing w:line="360" w:lineRule="auto"/>
            </w:pPr>
            <w:r w:rsidRPr="000433AB">
              <w:t>Review milestones, growth, unit economics</w:t>
            </w:r>
          </w:p>
        </w:tc>
        <w:tc>
          <w:tcPr>
            <w:tcW w:w="0" w:type="auto"/>
            <w:hideMark/>
          </w:tcPr>
          <w:p w14:paraId="5A9CD46E" w14:textId="77777777" w:rsidR="00FA3FEA" w:rsidRPr="000433AB" w:rsidRDefault="00FA3FEA" w:rsidP="000433AB">
            <w:pPr>
              <w:spacing w:line="360" w:lineRule="auto"/>
            </w:pPr>
            <w:r w:rsidRPr="000433AB">
              <w:t>Transparent KPIs, risk log, compliance posture</w:t>
            </w:r>
          </w:p>
        </w:tc>
      </w:tr>
      <w:tr w:rsidR="00FA3FEA" w14:paraId="7F020D36" w14:textId="77777777" w:rsidTr="007F3E24">
        <w:tc>
          <w:tcPr>
            <w:tcW w:w="0" w:type="auto"/>
            <w:hideMark/>
          </w:tcPr>
          <w:p w14:paraId="6B11C861" w14:textId="77777777" w:rsidR="00FA3FEA" w:rsidRPr="000433AB" w:rsidRDefault="00FA3FEA" w:rsidP="000433AB">
            <w:pPr>
              <w:spacing w:line="360" w:lineRule="auto"/>
            </w:pPr>
            <w:r w:rsidRPr="000433AB">
              <w:rPr>
                <w:rStyle w:val="Strong"/>
                <w:rFonts w:eastAsiaTheme="majorEastAsia"/>
                <w:b w:val="0"/>
                <w:bCs w:val="0"/>
              </w:rPr>
              <w:t>Business Owners (Brands)</w:t>
            </w:r>
          </w:p>
        </w:tc>
        <w:tc>
          <w:tcPr>
            <w:tcW w:w="0" w:type="auto"/>
            <w:hideMark/>
          </w:tcPr>
          <w:p w14:paraId="24413497" w14:textId="77777777" w:rsidR="00FA3FEA" w:rsidRPr="000433AB" w:rsidRDefault="00FA3FEA" w:rsidP="000433AB">
            <w:pPr>
              <w:spacing w:line="360" w:lineRule="auto"/>
            </w:pPr>
            <w:r w:rsidRPr="000433AB">
              <w:t>Potential partners</w:t>
            </w:r>
          </w:p>
        </w:tc>
        <w:tc>
          <w:tcPr>
            <w:tcW w:w="0" w:type="auto"/>
            <w:hideMark/>
          </w:tcPr>
          <w:p w14:paraId="748B485D" w14:textId="77777777" w:rsidR="00FA3FEA" w:rsidRPr="000433AB" w:rsidRDefault="00FA3FEA" w:rsidP="000433AB">
            <w:pPr>
              <w:spacing w:line="360" w:lineRule="auto"/>
            </w:pPr>
            <w:r w:rsidRPr="000433AB">
              <w:t>Provide official catalogs/feeds, co-marketing</w:t>
            </w:r>
          </w:p>
        </w:tc>
        <w:tc>
          <w:tcPr>
            <w:tcW w:w="0" w:type="auto"/>
            <w:hideMark/>
          </w:tcPr>
          <w:p w14:paraId="1E640AE1" w14:textId="77777777" w:rsidR="00FA3FEA" w:rsidRPr="000433AB" w:rsidRDefault="00FA3FEA" w:rsidP="000433AB">
            <w:pPr>
              <w:spacing w:line="360" w:lineRule="auto"/>
            </w:pPr>
            <w:r w:rsidRPr="000433AB">
              <w:t>Brand safety, correct attribution, sales lift</w:t>
            </w:r>
          </w:p>
        </w:tc>
      </w:tr>
      <w:tr w:rsidR="00FA3FEA" w14:paraId="6658A062" w14:textId="77777777" w:rsidTr="007F3E24">
        <w:tc>
          <w:tcPr>
            <w:tcW w:w="0" w:type="auto"/>
            <w:hideMark/>
          </w:tcPr>
          <w:p w14:paraId="0CC1C8A8" w14:textId="77777777" w:rsidR="00FA3FEA" w:rsidRPr="000433AB" w:rsidRDefault="00FA3FEA" w:rsidP="000433AB">
            <w:pPr>
              <w:spacing w:line="360" w:lineRule="auto"/>
            </w:pPr>
            <w:r w:rsidRPr="000433AB">
              <w:rPr>
                <w:rStyle w:val="Strong"/>
                <w:rFonts w:eastAsiaTheme="majorEastAsia"/>
                <w:b w:val="0"/>
                <w:bCs w:val="0"/>
              </w:rPr>
              <w:t>App Stores (Apple/Google)</w:t>
            </w:r>
          </w:p>
        </w:tc>
        <w:tc>
          <w:tcPr>
            <w:tcW w:w="0" w:type="auto"/>
            <w:hideMark/>
          </w:tcPr>
          <w:p w14:paraId="013B8810" w14:textId="77777777" w:rsidR="00FA3FEA" w:rsidRPr="000433AB" w:rsidRDefault="00FA3FEA" w:rsidP="000433AB">
            <w:pPr>
              <w:spacing w:line="360" w:lineRule="auto"/>
            </w:pPr>
            <w:r w:rsidRPr="000433AB">
              <w:t>Distribution platform</w:t>
            </w:r>
          </w:p>
        </w:tc>
        <w:tc>
          <w:tcPr>
            <w:tcW w:w="0" w:type="auto"/>
            <w:hideMark/>
          </w:tcPr>
          <w:p w14:paraId="63DF75AC" w14:textId="77777777" w:rsidR="00FA3FEA" w:rsidRPr="000433AB" w:rsidRDefault="00FA3FEA" w:rsidP="000433AB">
            <w:pPr>
              <w:spacing w:line="360" w:lineRule="auto"/>
            </w:pPr>
            <w:r w:rsidRPr="000433AB">
              <w:t>App review, policies, crash analytics, billing rules</w:t>
            </w:r>
          </w:p>
        </w:tc>
        <w:tc>
          <w:tcPr>
            <w:tcW w:w="0" w:type="auto"/>
            <w:hideMark/>
          </w:tcPr>
          <w:p w14:paraId="0EB2399B" w14:textId="77777777" w:rsidR="00FA3FEA" w:rsidRPr="000433AB" w:rsidRDefault="00FA3FEA" w:rsidP="000433AB">
            <w:pPr>
              <w:spacing w:line="360" w:lineRule="auto"/>
            </w:pPr>
            <w:r w:rsidRPr="000433AB">
              <w:t>Policy compliance, privacy labels, stable builds</w:t>
            </w:r>
          </w:p>
        </w:tc>
      </w:tr>
      <w:tr w:rsidR="00FA3FEA" w14:paraId="441251F9" w14:textId="77777777" w:rsidTr="007F3E24">
        <w:tc>
          <w:tcPr>
            <w:tcW w:w="0" w:type="auto"/>
            <w:hideMark/>
          </w:tcPr>
          <w:p w14:paraId="710DCED4" w14:textId="77777777" w:rsidR="00FA3FEA" w:rsidRPr="000433AB" w:rsidRDefault="00FA3FEA" w:rsidP="000433AB">
            <w:pPr>
              <w:spacing w:line="360" w:lineRule="auto"/>
            </w:pPr>
            <w:r w:rsidRPr="000433AB">
              <w:rPr>
                <w:rStyle w:val="Strong"/>
                <w:rFonts w:eastAsiaTheme="majorEastAsia"/>
                <w:b w:val="0"/>
                <w:bCs w:val="0"/>
              </w:rPr>
              <w:t>Regulatory / Data-Protection Authorities</w:t>
            </w:r>
          </w:p>
        </w:tc>
        <w:tc>
          <w:tcPr>
            <w:tcW w:w="0" w:type="auto"/>
            <w:hideMark/>
          </w:tcPr>
          <w:p w14:paraId="39C48531" w14:textId="77777777" w:rsidR="00FA3FEA" w:rsidRPr="000433AB" w:rsidRDefault="00FA3FEA" w:rsidP="000433AB">
            <w:pPr>
              <w:spacing w:line="360" w:lineRule="auto"/>
            </w:pPr>
            <w:r w:rsidRPr="000433AB">
              <w:t>Compliance environment</w:t>
            </w:r>
          </w:p>
        </w:tc>
        <w:tc>
          <w:tcPr>
            <w:tcW w:w="0" w:type="auto"/>
            <w:hideMark/>
          </w:tcPr>
          <w:p w14:paraId="43366B1D" w14:textId="77777777" w:rsidR="00FA3FEA" w:rsidRPr="000433AB" w:rsidRDefault="00FA3FEA" w:rsidP="000433AB">
            <w:pPr>
              <w:spacing w:line="360" w:lineRule="auto"/>
            </w:pPr>
            <w:r w:rsidRPr="000433AB">
              <w:t>Oversee privacy/consumer protections (GDPR-like), e-commerce rules</w:t>
            </w:r>
          </w:p>
        </w:tc>
        <w:tc>
          <w:tcPr>
            <w:tcW w:w="0" w:type="auto"/>
            <w:hideMark/>
          </w:tcPr>
          <w:p w14:paraId="19B807DC" w14:textId="77777777" w:rsidR="00FA3FEA" w:rsidRPr="000433AB" w:rsidRDefault="00FA3FEA" w:rsidP="000433AB">
            <w:pPr>
              <w:spacing w:line="360" w:lineRule="auto"/>
            </w:pPr>
            <w:r w:rsidRPr="000433AB">
              <w:t>Consent, data minimization, deletion/export, auditability</w:t>
            </w:r>
          </w:p>
        </w:tc>
      </w:tr>
      <w:tr w:rsidR="00FA3FEA" w14:paraId="347F6701" w14:textId="77777777" w:rsidTr="007F3E24">
        <w:tc>
          <w:tcPr>
            <w:tcW w:w="0" w:type="auto"/>
            <w:hideMark/>
          </w:tcPr>
          <w:p w14:paraId="0DDF8923" w14:textId="77777777" w:rsidR="00FA3FEA" w:rsidRPr="000433AB" w:rsidRDefault="00FA3FEA" w:rsidP="000433AB">
            <w:pPr>
              <w:spacing w:line="360" w:lineRule="auto"/>
            </w:pPr>
            <w:r w:rsidRPr="000433AB">
              <w:rPr>
                <w:rStyle w:val="Strong"/>
                <w:rFonts w:eastAsiaTheme="majorEastAsia"/>
                <w:b w:val="0"/>
                <w:bCs w:val="0"/>
              </w:rPr>
              <w:t>Competitors</w:t>
            </w:r>
          </w:p>
        </w:tc>
        <w:tc>
          <w:tcPr>
            <w:tcW w:w="0" w:type="auto"/>
            <w:hideMark/>
          </w:tcPr>
          <w:p w14:paraId="539CC8B9" w14:textId="77777777" w:rsidR="00FA3FEA" w:rsidRPr="000433AB" w:rsidRDefault="00FA3FEA" w:rsidP="000433AB">
            <w:pPr>
              <w:spacing w:line="360" w:lineRule="auto"/>
            </w:pPr>
            <w:r w:rsidRPr="000433AB">
              <w:t>Market forces</w:t>
            </w:r>
          </w:p>
        </w:tc>
        <w:tc>
          <w:tcPr>
            <w:tcW w:w="0" w:type="auto"/>
            <w:hideMark/>
          </w:tcPr>
          <w:p w14:paraId="40CD4636" w14:textId="77777777" w:rsidR="00FA3FEA" w:rsidRPr="000433AB" w:rsidRDefault="00FA3FEA" w:rsidP="000433AB">
            <w:pPr>
              <w:spacing w:line="360" w:lineRule="auto"/>
            </w:pPr>
            <w:r w:rsidRPr="000433AB">
              <w:t>Compete for users/catalogs</w:t>
            </w:r>
          </w:p>
        </w:tc>
        <w:tc>
          <w:tcPr>
            <w:tcW w:w="0" w:type="auto"/>
            <w:hideMark/>
          </w:tcPr>
          <w:p w14:paraId="1E0B59C4" w14:textId="77777777" w:rsidR="00FA3FEA" w:rsidRPr="000433AB" w:rsidRDefault="00FA3FEA" w:rsidP="000433AB">
            <w:pPr>
              <w:spacing w:line="360" w:lineRule="auto"/>
            </w:pPr>
            <w:r w:rsidRPr="000433AB">
              <w:t>— (tracked for benchmarking and differentiation)</w:t>
            </w:r>
          </w:p>
        </w:tc>
      </w:tr>
      <w:tr w:rsidR="00FA3FEA" w14:paraId="22213ECE" w14:textId="77777777" w:rsidTr="007F3E24">
        <w:tc>
          <w:tcPr>
            <w:tcW w:w="0" w:type="auto"/>
            <w:hideMark/>
          </w:tcPr>
          <w:p w14:paraId="169F710D" w14:textId="77777777" w:rsidR="00FA3FEA" w:rsidRPr="000433AB" w:rsidRDefault="00FA3FEA" w:rsidP="000433AB">
            <w:pPr>
              <w:spacing w:line="360" w:lineRule="auto"/>
            </w:pPr>
            <w:r w:rsidRPr="000433AB">
              <w:rPr>
                <w:rStyle w:val="Strong"/>
                <w:rFonts w:eastAsiaTheme="majorEastAsia"/>
                <w:b w:val="0"/>
                <w:bCs w:val="0"/>
              </w:rPr>
              <w:t>Hackers / Bad actors</w:t>
            </w:r>
          </w:p>
        </w:tc>
        <w:tc>
          <w:tcPr>
            <w:tcW w:w="0" w:type="auto"/>
            <w:hideMark/>
          </w:tcPr>
          <w:p w14:paraId="7DC0B179" w14:textId="77777777" w:rsidR="00FA3FEA" w:rsidRPr="000433AB" w:rsidRDefault="00FA3FEA" w:rsidP="000433AB">
            <w:pPr>
              <w:spacing w:line="360" w:lineRule="auto"/>
            </w:pPr>
            <w:r w:rsidRPr="000433AB">
              <w:t>Threat environment</w:t>
            </w:r>
          </w:p>
        </w:tc>
        <w:tc>
          <w:tcPr>
            <w:tcW w:w="0" w:type="auto"/>
            <w:hideMark/>
          </w:tcPr>
          <w:p w14:paraId="6465602C" w14:textId="77777777" w:rsidR="00FA3FEA" w:rsidRPr="000433AB" w:rsidRDefault="00FA3FEA" w:rsidP="000433AB">
            <w:pPr>
              <w:spacing w:line="360" w:lineRule="auto"/>
            </w:pPr>
            <w:r w:rsidRPr="000433AB">
              <w:t>Attempt fraud, scraping, abuse, account takeover</w:t>
            </w:r>
          </w:p>
        </w:tc>
        <w:tc>
          <w:tcPr>
            <w:tcW w:w="0" w:type="auto"/>
            <w:hideMark/>
          </w:tcPr>
          <w:p w14:paraId="20276382" w14:textId="77777777" w:rsidR="00FA3FEA" w:rsidRPr="000433AB" w:rsidRDefault="00FA3FEA" w:rsidP="000433AB">
            <w:pPr>
              <w:spacing w:line="360" w:lineRule="auto"/>
            </w:pPr>
            <w:r w:rsidRPr="000433AB">
              <w:t>— (mitigated via monitoring, rate limits, anomaly/fraud detection)</w:t>
            </w:r>
          </w:p>
        </w:tc>
      </w:tr>
    </w:tbl>
    <w:p w14:paraId="610876F7" w14:textId="77777777" w:rsidR="00427368" w:rsidRPr="00427368" w:rsidRDefault="00427368" w:rsidP="00427368">
      <w:pPr>
        <w:spacing w:before="360" w:after="80"/>
        <w:jc w:val="both"/>
        <w:outlineLvl w:val="1"/>
        <w:rPr>
          <w:b/>
          <w:bCs/>
        </w:rPr>
      </w:pPr>
    </w:p>
    <w:p w14:paraId="295D9017" w14:textId="77777777" w:rsidR="00A4358F" w:rsidRPr="00981798" w:rsidRDefault="00A4358F" w:rsidP="00981798">
      <w:pPr>
        <w:pStyle w:val="Heading2"/>
        <w:numPr>
          <w:ilvl w:val="0"/>
          <w:numId w:val="0"/>
        </w:numPr>
        <w:ind w:left="576" w:hanging="576"/>
      </w:pPr>
      <w:bookmarkStart w:id="168" w:name="_Toc213870970"/>
      <w:r w:rsidRPr="00981798">
        <w:t>4.4 Selection of Requirement Elicitation Methodologies</w:t>
      </w:r>
      <w:bookmarkEnd w:id="168"/>
    </w:p>
    <w:p w14:paraId="4D600D33" w14:textId="77777777" w:rsidR="001923C5" w:rsidRDefault="001923C5">
      <w:pPr>
        <w:spacing w:line="360" w:lineRule="auto"/>
        <w:jc w:val="both"/>
        <w:rPr>
          <w:color w:val="000000" w:themeColor="text1"/>
        </w:rPr>
      </w:pPr>
    </w:p>
    <w:p w14:paraId="49F2BE34" w14:textId="71FB0E39" w:rsidR="0025618B" w:rsidRDefault="00A4358F">
      <w:pPr>
        <w:spacing w:line="360" w:lineRule="auto"/>
        <w:jc w:val="both"/>
        <w:rPr>
          <w:color w:val="000000" w:themeColor="text1"/>
        </w:rPr>
      </w:pPr>
      <w:r w:rsidRPr="00A4358F">
        <w:rPr>
          <w:color w:val="000000" w:themeColor="text1"/>
        </w:rPr>
        <w:t xml:space="preserve">In this segment, we outline our methods for requirement-gathering for </w:t>
      </w:r>
      <w:r w:rsidR="00C53763">
        <w:rPr>
          <w:color w:val="000000" w:themeColor="text1"/>
        </w:rPr>
        <w:t>Lufyco</w:t>
      </w:r>
      <w:r w:rsidRPr="00A4358F">
        <w:rPr>
          <w:color w:val="000000" w:themeColor="text1"/>
        </w:rPr>
        <w:t>. Due to the various user groups supported by the application and the different requirements, both technical and usability requirements, we adopt different approaches to capture accurate, actionable, inputs. Each method is chosen based on what it shows, how much effort it takes to conduct, and how well it clearly relates to FR/NFRs. Together, they will assist us in converting real user needs into testable, actionable requirements that are ready for building.</w:t>
      </w:r>
    </w:p>
    <w:p w14:paraId="1FE34F18" w14:textId="77777777" w:rsidR="00EA4AAF" w:rsidRDefault="00EA4AAF">
      <w:pPr>
        <w:spacing w:line="360" w:lineRule="auto"/>
        <w:jc w:val="both"/>
        <w:rPr>
          <w:color w:val="000000" w:themeColor="text1"/>
        </w:rPr>
      </w:pPr>
    </w:p>
    <w:p w14:paraId="33BF9948" w14:textId="77777777" w:rsidR="00EA4AAF" w:rsidRDefault="00EA4AAF">
      <w:pPr>
        <w:spacing w:line="360" w:lineRule="auto"/>
        <w:jc w:val="both"/>
        <w:rPr>
          <w:color w:val="000000" w:themeColor="text1"/>
        </w:rPr>
      </w:pPr>
    </w:p>
    <w:p w14:paraId="3D1843FB" w14:textId="77777777" w:rsidR="00EA4AAF" w:rsidRDefault="00EA4AAF">
      <w:pPr>
        <w:spacing w:line="360" w:lineRule="auto"/>
        <w:jc w:val="both"/>
        <w:rPr>
          <w:color w:val="000000" w:themeColor="text1"/>
        </w:rPr>
      </w:pPr>
    </w:p>
    <w:p w14:paraId="5BC77681" w14:textId="77777777" w:rsidR="00EA4AAF" w:rsidRDefault="00EA4AAF">
      <w:pPr>
        <w:spacing w:line="360" w:lineRule="auto"/>
        <w:jc w:val="both"/>
        <w:rPr>
          <w:color w:val="000000" w:themeColor="text1"/>
        </w:rPr>
      </w:pPr>
    </w:p>
    <w:p w14:paraId="0B72E760" w14:textId="1705E5E4" w:rsidR="0025618B" w:rsidRPr="000433AB" w:rsidRDefault="000433AB" w:rsidP="000433AB">
      <w:pPr>
        <w:pStyle w:val="Caption"/>
        <w:jc w:val="center"/>
        <w:rPr>
          <w:color w:val="000000" w:themeColor="text1"/>
          <w:sz w:val="20"/>
          <w:szCs w:val="20"/>
        </w:rPr>
      </w:pPr>
      <w:bookmarkStart w:id="169" w:name="_Toc213869716"/>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14</w:t>
      </w:r>
      <w:r w:rsidRPr="000433AB">
        <w:rPr>
          <w:sz w:val="20"/>
          <w:szCs w:val="20"/>
        </w:rPr>
        <w:fldChar w:fldCharType="end"/>
      </w:r>
      <w:r w:rsidRPr="000433AB">
        <w:rPr>
          <w:sz w:val="20"/>
          <w:szCs w:val="20"/>
          <w:lang w:val="en-US"/>
        </w:rPr>
        <w:t>:Requirement Elicitation Methodologies</w:t>
      </w:r>
      <w:bookmarkEnd w:id="169"/>
    </w:p>
    <w:tbl>
      <w:tblPr>
        <w:tblStyle w:val="TableGrid"/>
        <w:tblW w:w="0" w:type="auto"/>
        <w:tblLook w:val="04A0" w:firstRow="1" w:lastRow="0" w:firstColumn="1" w:lastColumn="0" w:noHBand="0" w:noVBand="1"/>
      </w:tblPr>
      <w:tblGrid>
        <w:gridCol w:w="9016"/>
      </w:tblGrid>
      <w:tr w:rsidR="00AF1D17" w:rsidRPr="0025618B" w14:paraId="7AEC87BC" w14:textId="77777777">
        <w:tc>
          <w:tcPr>
            <w:tcW w:w="9016" w:type="dxa"/>
          </w:tcPr>
          <w:p w14:paraId="02B528D8" w14:textId="5A042F2E" w:rsidR="00AF1D17" w:rsidRPr="00AF1D17" w:rsidRDefault="00AF1D17" w:rsidP="00F858B0">
            <w:pPr>
              <w:spacing w:line="360" w:lineRule="auto"/>
              <w:jc w:val="both"/>
              <w:rPr>
                <w:color w:val="000000" w:themeColor="text1"/>
              </w:rPr>
            </w:pPr>
            <w:r w:rsidRPr="00AF1D17">
              <w:rPr>
                <w:color w:val="000000"/>
              </w:rPr>
              <w:t>Literature Review</w:t>
            </w:r>
          </w:p>
        </w:tc>
      </w:tr>
      <w:tr w:rsidR="00AF1D17" w:rsidRPr="0025618B" w14:paraId="73B3D3C2" w14:textId="77777777">
        <w:tc>
          <w:tcPr>
            <w:tcW w:w="9016" w:type="dxa"/>
          </w:tcPr>
          <w:p w14:paraId="7093DDE0" w14:textId="6EA7F42B" w:rsidR="00AF1D17" w:rsidRPr="0025618B" w:rsidRDefault="00AF1D17" w:rsidP="00F858B0">
            <w:pPr>
              <w:spacing w:line="360" w:lineRule="auto"/>
              <w:jc w:val="both"/>
              <w:rPr>
                <w:color w:val="000000" w:themeColor="text1"/>
              </w:rPr>
            </w:pPr>
            <w:r w:rsidRPr="00AF1D17">
              <w:rPr>
                <w:color w:val="000000" w:themeColor="text1"/>
              </w:rPr>
              <w:t xml:space="preserve">The author performed a literature review of fashion e-commerce and image-based retrieval and outfit recommendation. The review of current apps and research helped identify limitations such as context awareness, explainability, and mobile speed. These findings informed requirements that were based on the research and aligned with those of industry stakeholders regarding </w:t>
            </w:r>
            <w:r w:rsidR="00C53763">
              <w:rPr>
                <w:color w:val="000000" w:themeColor="text1"/>
              </w:rPr>
              <w:t>Lufyco</w:t>
            </w:r>
            <w:r w:rsidRPr="00AF1D17">
              <w:rPr>
                <w:color w:val="000000" w:themeColor="text1"/>
              </w:rPr>
              <w:t>. The review also pointed to constraints (data quality, fairness, latency) and areas for future enhancement.</w:t>
            </w:r>
          </w:p>
        </w:tc>
      </w:tr>
      <w:tr w:rsidR="0025618B" w:rsidRPr="0025618B" w14:paraId="4AA37163" w14:textId="77777777">
        <w:tc>
          <w:tcPr>
            <w:tcW w:w="9016" w:type="dxa"/>
          </w:tcPr>
          <w:p w14:paraId="7D052D2F" w14:textId="4549C048" w:rsidR="0025618B" w:rsidRPr="0025618B" w:rsidRDefault="0025618B" w:rsidP="00F858B0">
            <w:pPr>
              <w:spacing w:line="360" w:lineRule="auto"/>
              <w:jc w:val="both"/>
              <w:rPr>
                <w:color w:val="000000" w:themeColor="text1"/>
              </w:rPr>
            </w:pPr>
            <w:r w:rsidRPr="0025618B">
              <w:rPr>
                <w:color w:val="000000" w:themeColor="text1"/>
              </w:rPr>
              <w:t>Surveys</w:t>
            </w:r>
          </w:p>
        </w:tc>
      </w:tr>
      <w:tr w:rsidR="0025618B" w:rsidRPr="0025618B" w14:paraId="2742167D" w14:textId="77777777">
        <w:tc>
          <w:tcPr>
            <w:tcW w:w="9016" w:type="dxa"/>
          </w:tcPr>
          <w:p w14:paraId="7B41D2D4" w14:textId="77777777" w:rsidR="0025618B" w:rsidRPr="0025618B" w:rsidRDefault="0025618B" w:rsidP="00F858B0">
            <w:pPr>
              <w:spacing w:line="360" w:lineRule="auto"/>
              <w:jc w:val="both"/>
              <w:rPr>
                <w:color w:val="000000" w:themeColor="text1"/>
              </w:rPr>
            </w:pPr>
            <w:r w:rsidRPr="0025618B">
              <w:rPr>
                <w:color w:val="000000" w:themeColor="text1"/>
              </w:rPr>
              <w:t>We conducted short in-app/web surveys that turn opinions into quantitative data. The ratings included satisfaction rating of image searching, explanations, and speed. The open-ended responses provided us with the types of wording that feel natural, and could be included in the UI. The recommendations included acceptance measures (e.g. SUS score, time to decision), and prioritized features.</w:t>
            </w:r>
          </w:p>
        </w:tc>
      </w:tr>
      <w:tr w:rsidR="0025618B" w:rsidRPr="0025618B" w14:paraId="16E26A67" w14:textId="77777777">
        <w:tc>
          <w:tcPr>
            <w:tcW w:w="9016" w:type="dxa"/>
          </w:tcPr>
          <w:p w14:paraId="32197D23" w14:textId="17070C43" w:rsidR="0025618B" w:rsidRPr="0025618B" w:rsidRDefault="0025618B" w:rsidP="00F858B0">
            <w:pPr>
              <w:spacing w:line="360" w:lineRule="auto"/>
              <w:jc w:val="both"/>
              <w:rPr>
                <w:color w:val="000000" w:themeColor="text1"/>
              </w:rPr>
            </w:pPr>
            <w:r w:rsidRPr="0025618B">
              <w:rPr>
                <w:color w:val="000000" w:themeColor="text1"/>
              </w:rPr>
              <w:t>Brainstorm</w:t>
            </w:r>
            <w:r w:rsidR="0080607A">
              <w:rPr>
                <w:color w:val="000000" w:themeColor="text1"/>
              </w:rPr>
              <w:t>ing</w:t>
            </w:r>
            <w:r w:rsidRPr="0025618B">
              <w:rPr>
                <w:color w:val="000000" w:themeColor="text1"/>
              </w:rPr>
              <w:t xml:space="preserve"> Sessions</w:t>
            </w:r>
          </w:p>
        </w:tc>
      </w:tr>
      <w:tr w:rsidR="0025618B" w:rsidRPr="0025618B" w14:paraId="5B464B26" w14:textId="77777777">
        <w:tc>
          <w:tcPr>
            <w:tcW w:w="9016" w:type="dxa"/>
          </w:tcPr>
          <w:p w14:paraId="0718BE39" w14:textId="77777777" w:rsidR="0025618B" w:rsidRPr="0025618B" w:rsidRDefault="0025618B" w:rsidP="00F858B0">
            <w:pPr>
              <w:spacing w:line="360" w:lineRule="auto"/>
              <w:jc w:val="both"/>
              <w:rPr>
                <w:color w:val="000000" w:themeColor="text1"/>
              </w:rPr>
            </w:pPr>
            <w:r w:rsidRPr="0025618B">
              <w:rPr>
                <w:color w:val="000000" w:themeColor="text1"/>
              </w:rPr>
              <w:t>Mixed teams (Product, UX, engineers, stylist) sketched fast flows. We reviewed possibilities for Upload→Similar, Plan→Outfit, Save/Share. Ideas were further filtered by what is doable now &amp; can be tested next. Outputs were a more focused backlog with MoSCoW priorities.</w:t>
            </w:r>
          </w:p>
        </w:tc>
      </w:tr>
    </w:tbl>
    <w:p w14:paraId="55958F86" w14:textId="23AEE191" w:rsidR="0025618B" w:rsidRDefault="0025618B" w:rsidP="0025618B">
      <w:pPr>
        <w:spacing w:line="360" w:lineRule="auto"/>
        <w:jc w:val="both"/>
        <w:rPr>
          <w:color w:val="000000" w:themeColor="text1"/>
        </w:rPr>
      </w:pPr>
    </w:p>
    <w:p w14:paraId="2A1037CD" w14:textId="73E9846F" w:rsidR="00970F7D" w:rsidRPr="00981798" w:rsidRDefault="00970F7D" w:rsidP="00981798">
      <w:pPr>
        <w:pStyle w:val="Heading2"/>
        <w:numPr>
          <w:ilvl w:val="0"/>
          <w:numId w:val="0"/>
        </w:numPr>
        <w:ind w:left="576" w:hanging="576"/>
      </w:pPr>
      <w:bookmarkStart w:id="170" w:name="_Toc213870971"/>
      <w:r w:rsidRPr="00981798">
        <w:t>4.5 Discussion of Findings</w:t>
      </w:r>
      <w:bookmarkEnd w:id="170"/>
    </w:p>
    <w:p w14:paraId="3CE36BA4" w14:textId="77777777" w:rsidR="00970F7D" w:rsidRPr="00970F7D" w:rsidRDefault="00970F7D" w:rsidP="00970F7D"/>
    <w:p w14:paraId="02A09E9B" w14:textId="367DEE3A" w:rsidR="00AF1D17" w:rsidRDefault="00970F7D" w:rsidP="0025618B">
      <w:pPr>
        <w:spacing w:line="360" w:lineRule="auto"/>
        <w:jc w:val="both"/>
        <w:rPr>
          <w:color w:val="000000" w:themeColor="text1"/>
          <w:shd w:val="clear" w:color="auto" w:fill="FFFFFF"/>
        </w:rPr>
      </w:pPr>
      <w:r w:rsidRPr="00970F7D">
        <w:rPr>
          <w:color w:val="000000" w:themeColor="text1"/>
          <w:shd w:val="clear" w:color="auto" w:fill="FFFFFF"/>
        </w:rPr>
        <w:t xml:space="preserve">For each </w:t>
      </w:r>
      <w:r w:rsidRPr="00970F7D">
        <w:rPr>
          <w:rStyle w:val="diff-highlight"/>
          <w:rFonts w:eastAsiaTheme="majorEastAsia"/>
          <w:color w:val="000000" w:themeColor="text1"/>
          <w:shd w:val="clear" w:color="auto" w:fill="FFFFFF"/>
        </w:rPr>
        <w:t>method</w:t>
      </w:r>
      <w:r w:rsidRPr="00970F7D">
        <w:rPr>
          <w:color w:val="000000" w:themeColor="text1"/>
          <w:shd w:val="clear" w:color="auto" w:fill="FFFFFF"/>
        </w:rPr>
        <w:t xml:space="preserve"> </w:t>
      </w:r>
      <w:r w:rsidRPr="00970F7D">
        <w:rPr>
          <w:rStyle w:val="diff-highlight"/>
          <w:rFonts w:eastAsiaTheme="majorEastAsia"/>
          <w:color w:val="000000" w:themeColor="text1"/>
          <w:shd w:val="clear" w:color="auto" w:fill="FFFFFF"/>
        </w:rPr>
        <w:t>employed in the study</w:t>
      </w:r>
      <w:r w:rsidRPr="00970F7D">
        <w:rPr>
          <w:color w:val="000000" w:themeColor="text1"/>
          <w:shd w:val="clear" w:color="auto" w:fill="FFFFFF"/>
        </w:rPr>
        <w:t xml:space="preserve">, </w:t>
      </w:r>
      <w:r w:rsidRPr="00970F7D">
        <w:rPr>
          <w:rStyle w:val="diff-highlight"/>
          <w:rFonts w:eastAsiaTheme="majorEastAsia"/>
          <w:color w:val="000000" w:themeColor="text1"/>
          <w:shd w:val="clear" w:color="auto" w:fill="FFFFFF"/>
        </w:rPr>
        <w:t>I</w:t>
      </w:r>
      <w:r w:rsidRPr="00970F7D">
        <w:rPr>
          <w:color w:val="000000" w:themeColor="text1"/>
          <w:shd w:val="clear" w:color="auto" w:fill="FFFFFF"/>
        </w:rPr>
        <w:t xml:space="preserve"> </w:t>
      </w:r>
      <w:r w:rsidRPr="00970F7D">
        <w:rPr>
          <w:rStyle w:val="diff-highlight"/>
          <w:rFonts w:eastAsiaTheme="majorEastAsia"/>
          <w:color w:val="000000" w:themeColor="text1"/>
          <w:shd w:val="clear" w:color="auto" w:fill="FFFFFF"/>
        </w:rPr>
        <w:t>have</w:t>
      </w:r>
      <w:r w:rsidRPr="00970F7D">
        <w:rPr>
          <w:color w:val="000000" w:themeColor="text1"/>
          <w:shd w:val="clear" w:color="auto" w:fill="FFFFFF"/>
        </w:rPr>
        <w:t xml:space="preserve"> </w:t>
      </w:r>
      <w:r w:rsidRPr="00970F7D">
        <w:rPr>
          <w:rStyle w:val="diff-highlight"/>
          <w:rFonts w:eastAsiaTheme="majorEastAsia"/>
          <w:color w:val="000000" w:themeColor="text1"/>
          <w:shd w:val="clear" w:color="auto" w:fill="FFFFFF"/>
        </w:rPr>
        <w:t>outlined</w:t>
      </w:r>
      <w:r w:rsidRPr="00970F7D">
        <w:rPr>
          <w:color w:val="000000" w:themeColor="text1"/>
          <w:shd w:val="clear" w:color="auto" w:fill="FFFFFF"/>
        </w:rPr>
        <w:t xml:space="preserve"> </w:t>
      </w:r>
      <w:r w:rsidRPr="00970F7D">
        <w:rPr>
          <w:rStyle w:val="diff-highlight"/>
          <w:rFonts w:eastAsiaTheme="majorEastAsia"/>
          <w:color w:val="000000" w:themeColor="text1"/>
          <w:shd w:val="clear" w:color="auto" w:fill="FFFFFF"/>
        </w:rPr>
        <w:t>the key findings</w:t>
      </w:r>
      <w:r w:rsidRPr="00970F7D">
        <w:rPr>
          <w:color w:val="000000" w:themeColor="text1"/>
          <w:shd w:val="clear" w:color="auto" w:fill="FFFFFF"/>
        </w:rPr>
        <w:t xml:space="preserve"> below.</w:t>
      </w:r>
    </w:p>
    <w:p w14:paraId="7D1D7005" w14:textId="77777777" w:rsidR="00970F7D" w:rsidRDefault="00970F7D" w:rsidP="0025618B">
      <w:pPr>
        <w:spacing w:line="360" w:lineRule="auto"/>
        <w:jc w:val="both"/>
        <w:rPr>
          <w:color w:val="000000" w:themeColor="text1"/>
          <w:shd w:val="clear" w:color="auto" w:fill="FFFFFF"/>
        </w:rPr>
      </w:pPr>
    </w:p>
    <w:p w14:paraId="2C170B7F" w14:textId="77777777" w:rsidR="00970F7D" w:rsidRDefault="00970F7D" w:rsidP="00981798">
      <w:pPr>
        <w:pStyle w:val="Heading3"/>
        <w:numPr>
          <w:ilvl w:val="0"/>
          <w:numId w:val="0"/>
        </w:numPr>
        <w:ind w:left="720" w:hanging="720"/>
      </w:pPr>
      <w:bookmarkStart w:id="171" w:name="_Toc213870972"/>
      <w:r>
        <w:t>4.5.1 Literature Review Findings</w:t>
      </w:r>
      <w:bookmarkEnd w:id="171"/>
    </w:p>
    <w:p w14:paraId="0B20D4C4" w14:textId="2385866C" w:rsidR="00970F7D" w:rsidRPr="000433AB" w:rsidRDefault="000433AB" w:rsidP="000433AB">
      <w:pPr>
        <w:pStyle w:val="Caption"/>
        <w:jc w:val="center"/>
        <w:rPr>
          <w:sz w:val="20"/>
          <w:szCs w:val="20"/>
        </w:rPr>
      </w:pPr>
      <w:bookmarkStart w:id="172" w:name="_Toc213869717"/>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15</w:t>
      </w:r>
      <w:r w:rsidRPr="000433AB">
        <w:rPr>
          <w:sz w:val="20"/>
          <w:szCs w:val="20"/>
        </w:rPr>
        <w:fldChar w:fldCharType="end"/>
      </w:r>
      <w:r w:rsidRPr="000433AB">
        <w:rPr>
          <w:sz w:val="20"/>
          <w:szCs w:val="20"/>
          <w:lang w:val="en-US"/>
        </w:rPr>
        <w:t>:Literature Review Findings</w:t>
      </w:r>
      <w:bookmarkEnd w:id="172"/>
    </w:p>
    <w:tbl>
      <w:tblPr>
        <w:tblStyle w:val="TableGrid"/>
        <w:tblW w:w="0" w:type="auto"/>
        <w:tblLook w:val="04A0" w:firstRow="1" w:lastRow="0" w:firstColumn="1" w:lastColumn="0" w:noHBand="0" w:noVBand="1"/>
      </w:tblPr>
      <w:tblGrid>
        <w:gridCol w:w="1960"/>
        <w:gridCol w:w="7056"/>
      </w:tblGrid>
      <w:tr w:rsidR="00970F7D" w14:paraId="550B5E5F" w14:textId="77777777" w:rsidTr="00970F7D">
        <w:tc>
          <w:tcPr>
            <w:tcW w:w="0" w:type="auto"/>
            <w:hideMark/>
          </w:tcPr>
          <w:p w14:paraId="4B5EC13D" w14:textId="77777777" w:rsidR="00970F7D" w:rsidRDefault="00970F7D">
            <w:pPr>
              <w:jc w:val="center"/>
              <w:rPr>
                <w:b/>
                <w:bCs/>
              </w:rPr>
            </w:pPr>
            <w:r>
              <w:rPr>
                <w:b/>
                <w:bCs/>
              </w:rPr>
              <w:t>Citation</w:t>
            </w:r>
          </w:p>
        </w:tc>
        <w:tc>
          <w:tcPr>
            <w:tcW w:w="0" w:type="auto"/>
            <w:hideMark/>
          </w:tcPr>
          <w:p w14:paraId="0D281070" w14:textId="77777777" w:rsidR="00970F7D" w:rsidRDefault="00970F7D">
            <w:pPr>
              <w:jc w:val="center"/>
              <w:rPr>
                <w:b/>
                <w:bCs/>
              </w:rPr>
            </w:pPr>
            <w:r>
              <w:rPr>
                <w:b/>
                <w:bCs/>
              </w:rPr>
              <w:t>Finding</w:t>
            </w:r>
          </w:p>
        </w:tc>
      </w:tr>
      <w:tr w:rsidR="00970F7D" w14:paraId="32F4A9B2" w14:textId="77777777" w:rsidTr="00970F7D">
        <w:tc>
          <w:tcPr>
            <w:tcW w:w="0" w:type="auto"/>
            <w:hideMark/>
          </w:tcPr>
          <w:p w14:paraId="30303981" w14:textId="77777777" w:rsidR="00970F7D" w:rsidRDefault="00970F7D" w:rsidP="000433AB">
            <w:pPr>
              <w:spacing w:line="360" w:lineRule="auto"/>
            </w:pPr>
            <w:r>
              <w:t>(Kiapour et al., 2015)</w:t>
            </w:r>
          </w:p>
        </w:tc>
        <w:tc>
          <w:tcPr>
            <w:tcW w:w="0" w:type="auto"/>
            <w:hideMark/>
          </w:tcPr>
          <w:p w14:paraId="451ADF48" w14:textId="77777777" w:rsidR="00970F7D" w:rsidRPr="00970F7D" w:rsidRDefault="00970F7D" w:rsidP="000433AB">
            <w:pPr>
              <w:spacing w:line="360" w:lineRule="auto"/>
            </w:pPr>
            <w:r w:rsidRPr="00970F7D">
              <w:t xml:space="preserve">Street-to-shop retrieval highlights </w:t>
            </w:r>
            <w:r w:rsidRPr="00970F7D">
              <w:rPr>
                <w:rStyle w:val="Strong"/>
                <w:rFonts w:eastAsiaTheme="majorEastAsia"/>
                <w:b w:val="0"/>
                <w:bCs w:val="0"/>
              </w:rPr>
              <w:t>domain shift</w:t>
            </w:r>
            <w:r w:rsidRPr="00970F7D">
              <w:t xml:space="preserve"> between user photos and studio images; robust visual embeddings and augmentation are required to keep Recall@K high.</w:t>
            </w:r>
          </w:p>
        </w:tc>
      </w:tr>
      <w:tr w:rsidR="00970F7D" w14:paraId="0653FDF5" w14:textId="77777777" w:rsidTr="00970F7D">
        <w:tc>
          <w:tcPr>
            <w:tcW w:w="0" w:type="auto"/>
            <w:hideMark/>
          </w:tcPr>
          <w:p w14:paraId="6F1ED1A6" w14:textId="77777777" w:rsidR="00970F7D" w:rsidRDefault="00970F7D" w:rsidP="000433AB">
            <w:pPr>
              <w:spacing w:line="360" w:lineRule="auto"/>
            </w:pPr>
            <w:r>
              <w:t>(Liu et al., 2016)</w:t>
            </w:r>
          </w:p>
        </w:tc>
        <w:tc>
          <w:tcPr>
            <w:tcW w:w="0" w:type="auto"/>
            <w:hideMark/>
          </w:tcPr>
          <w:p w14:paraId="0C5DD228" w14:textId="77777777" w:rsidR="00970F7D" w:rsidRPr="00970F7D" w:rsidRDefault="00970F7D" w:rsidP="000433AB">
            <w:pPr>
              <w:spacing w:line="360" w:lineRule="auto"/>
            </w:pPr>
            <w:r w:rsidRPr="00970F7D">
              <w:t xml:space="preserve">Large, labeled fashion datasets improve </w:t>
            </w:r>
            <w:r w:rsidRPr="00970F7D">
              <w:rPr>
                <w:rStyle w:val="Strong"/>
                <w:rFonts w:eastAsiaTheme="majorEastAsia"/>
                <w:b w:val="0"/>
                <w:bCs w:val="0"/>
              </w:rPr>
              <w:t>attribute tagging</w:t>
            </w:r>
            <w:r w:rsidRPr="00970F7D">
              <w:t xml:space="preserve"> and filtering; a </w:t>
            </w:r>
            <w:r w:rsidRPr="00970F7D">
              <w:rPr>
                <w:rStyle w:val="Strong"/>
                <w:rFonts w:eastAsiaTheme="majorEastAsia"/>
                <w:b w:val="0"/>
                <w:bCs w:val="0"/>
              </w:rPr>
              <w:t>standardized taxonomy</w:t>
            </w:r>
            <w:r w:rsidRPr="00970F7D">
              <w:t xml:space="preserve"> reduces label mismatch across catalogs.</w:t>
            </w:r>
          </w:p>
        </w:tc>
      </w:tr>
      <w:tr w:rsidR="00970F7D" w14:paraId="3618DCE9" w14:textId="77777777" w:rsidTr="00970F7D">
        <w:tc>
          <w:tcPr>
            <w:tcW w:w="0" w:type="auto"/>
            <w:hideMark/>
          </w:tcPr>
          <w:p w14:paraId="5F426709" w14:textId="77777777" w:rsidR="00970F7D" w:rsidRDefault="00970F7D" w:rsidP="000433AB">
            <w:pPr>
              <w:spacing w:line="360" w:lineRule="auto"/>
            </w:pPr>
            <w:r>
              <w:lastRenderedPageBreak/>
              <w:t>(Johnson et al., 2017)</w:t>
            </w:r>
          </w:p>
        </w:tc>
        <w:tc>
          <w:tcPr>
            <w:tcW w:w="0" w:type="auto"/>
            <w:hideMark/>
          </w:tcPr>
          <w:p w14:paraId="1177A59B" w14:textId="77777777" w:rsidR="00970F7D" w:rsidRPr="00970F7D" w:rsidRDefault="00970F7D" w:rsidP="000433AB">
            <w:pPr>
              <w:spacing w:line="360" w:lineRule="auto"/>
            </w:pPr>
            <w:r w:rsidRPr="00970F7D">
              <w:rPr>
                <w:rStyle w:val="Strong"/>
                <w:rFonts w:eastAsiaTheme="majorEastAsia"/>
                <w:b w:val="0"/>
                <w:bCs w:val="0"/>
              </w:rPr>
              <w:t>Triplet/contrastive objectives</w:t>
            </w:r>
            <w:r w:rsidRPr="00970F7D">
              <w:t xml:space="preserve"> outperform plain classification baselines for image retrieval, improving early-rank metrics such as </w:t>
            </w:r>
            <w:r w:rsidRPr="00970F7D">
              <w:rPr>
                <w:rStyle w:val="Strong"/>
                <w:rFonts w:eastAsiaTheme="majorEastAsia"/>
                <w:b w:val="0"/>
                <w:bCs w:val="0"/>
              </w:rPr>
              <w:t>Recall@10</w:t>
            </w:r>
            <w:r w:rsidRPr="00970F7D">
              <w:rPr>
                <w:b/>
                <w:bCs/>
              </w:rPr>
              <w:t>.</w:t>
            </w:r>
          </w:p>
        </w:tc>
      </w:tr>
      <w:tr w:rsidR="00970F7D" w14:paraId="0BEDC876" w14:textId="77777777" w:rsidTr="00970F7D">
        <w:tc>
          <w:tcPr>
            <w:tcW w:w="0" w:type="auto"/>
            <w:hideMark/>
          </w:tcPr>
          <w:p w14:paraId="72DFB9EC" w14:textId="77777777" w:rsidR="00970F7D" w:rsidRDefault="00970F7D" w:rsidP="000433AB">
            <w:pPr>
              <w:spacing w:line="360" w:lineRule="auto"/>
            </w:pPr>
            <w:r>
              <w:t>(Ge et al., 2019)</w:t>
            </w:r>
          </w:p>
        </w:tc>
        <w:tc>
          <w:tcPr>
            <w:tcW w:w="0" w:type="auto"/>
            <w:hideMark/>
          </w:tcPr>
          <w:p w14:paraId="0BEC866D" w14:textId="77777777" w:rsidR="00970F7D" w:rsidRDefault="00970F7D" w:rsidP="000433AB">
            <w:pPr>
              <w:spacing w:line="360" w:lineRule="auto"/>
            </w:pPr>
            <w:r>
              <w:t xml:space="preserve">Modeling </w:t>
            </w:r>
            <w:r w:rsidRPr="00970F7D">
              <w:rPr>
                <w:rStyle w:val="Strong"/>
                <w:rFonts w:eastAsiaTheme="majorEastAsia"/>
                <w:b w:val="0"/>
                <w:bCs w:val="0"/>
              </w:rPr>
              <w:t>outfit compatibility</w:t>
            </w:r>
            <w:r>
              <w:t xml:space="preserve"> (graph/listwise approaches) improves recommendation quality, but most systems lack </w:t>
            </w:r>
            <w:r w:rsidRPr="00970F7D">
              <w:rPr>
                <w:rStyle w:val="Strong"/>
                <w:rFonts w:eastAsiaTheme="majorEastAsia"/>
                <w:b w:val="0"/>
                <w:bCs w:val="0"/>
              </w:rPr>
              <w:t>transparent explanations</w:t>
            </w:r>
            <w:r w:rsidRPr="00970F7D">
              <w:rPr>
                <w:b/>
                <w:bCs/>
              </w:rPr>
              <w:t xml:space="preserve">, </w:t>
            </w:r>
            <w:r>
              <w:t>motivating a lightweight “why this” layer.</w:t>
            </w:r>
          </w:p>
        </w:tc>
      </w:tr>
      <w:tr w:rsidR="00970F7D" w14:paraId="0EAA5604" w14:textId="77777777" w:rsidTr="00970F7D">
        <w:tc>
          <w:tcPr>
            <w:tcW w:w="0" w:type="auto"/>
            <w:hideMark/>
          </w:tcPr>
          <w:p w14:paraId="3C300792" w14:textId="77777777" w:rsidR="00970F7D" w:rsidRDefault="00970F7D" w:rsidP="000433AB">
            <w:pPr>
              <w:spacing w:line="360" w:lineRule="auto"/>
            </w:pPr>
            <w:r>
              <w:t>(Kohavi et al., 2009; Brooke, 1996)</w:t>
            </w:r>
          </w:p>
        </w:tc>
        <w:tc>
          <w:tcPr>
            <w:tcW w:w="0" w:type="auto"/>
            <w:hideMark/>
          </w:tcPr>
          <w:p w14:paraId="199F486E" w14:textId="3A9709B7" w:rsidR="00970F7D" w:rsidRDefault="00970F7D" w:rsidP="000433AB">
            <w:pPr>
              <w:spacing w:line="360" w:lineRule="auto"/>
            </w:pPr>
            <w:r w:rsidRPr="00970F7D">
              <w:rPr>
                <w:rStyle w:val="Strong"/>
                <w:rFonts w:eastAsiaTheme="majorEastAsia"/>
                <w:b w:val="0"/>
                <w:bCs w:val="0"/>
              </w:rPr>
              <w:t>Online A/B testing</w:t>
            </w:r>
            <w:r>
              <w:t xml:space="preserve"> with user-centered metrics  is essential to validate ranking changes and measure real UX impact.</w:t>
            </w:r>
          </w:p>
        </w:tc>
      </w:tr>
      <w:tr w:rsidR="00970F7D" w14:paraId="46767CEF" w14:textId="77777777" w:rsidTr="00970F7D">
        <w:tc>
          <w:tcPr>
            <w:tcW w:w="0" w:type="auto"/>
            <w:hideMark/>
          </w:tcPr>
          <w:p w14:paraId="37B297D1" w14:textId="77777777" w:rsidR="00970F7D" w:rsidRDefault="00970F7D" w:rsidP="000433AB">
            <w:pPr>
              <w:spacing w:line="360" w:lineRule="auto"/>
            </w:pPr>
            <w:r>
              <w:t>(Saunders et al., 2019)</w:t>
            </w:r>
          </w:p>
        </w:tc>
        <w:tc>
          <w:tcPr>
            <w:tcW w:w="0" w:type="auto"/>
            <w:hideMark/>
          </w:tcPr>
          <w:p w14:paraId="597707E3" w14:textId="77777777" w:rsidR="00970F7D" w:rsidRDefault="00970F7D" w:rsidP="000433AB">
            <w:pPr>
              <w:spacing w:line="360" w:lineRule="auto"/>
            </w:pPr>
            <w:r>
              <w:t xml:space="preserve">Mixed-methods evaluations (quant + qual) and </w:t>
            </w:r>
            <w:r w:rsidRPr="00970F7D">
              <w:rPr>
                <w:rStyle w:val="Strong"/>
                <w:rFonts w:eastAsiaTheme="majorEastAsia"/>
                <w:b w:val="0"/>
                <w:bCs w:val="0"/>
              </w:rPr>
              <w:t>pragmatic</w:t>
            </w:r>
            <w:r w:rsidRPr="00970F7D">
              <w:rPr>
                <w:b/>
                <w:bCs/>
              </w:rPr>
              <w:t xml:space="preserve"> </w:t>
            </w:r>
            <w:r>
              <w:t>designs strengthen validity; triangulating results reduces bias and supports actionable FR/NFR derivation.</w:t>
            </w:r>
          </w:p>
        </w:tc>
      </w:tr>
    </w:tbl>
    <w:p w14:paraId="7E00A819" w14:textId="77777777" w:rsidR="00970F7D" w:rsidRDefault="00970F7D" w:rsidP="0025618B">
      <w:pPr>
        <w:spacing w:line="360" w:lineRule="auto"/>
        <w:jc w:val="both"/>
        <w:rPr>
          <w:color w:val="000000" w:themeColor="text1"/>
        </w:rPr>
      </w:pPr>
    </w:p>
    <w:p w14:paraId="02008919" w14:textId="77777777" w:rsidR="00C53763" w:rsidRDefault="00C53763" w:rsidP="0025618B">
      <w:pPr>
        <w:spacing w:line="360" w:lineRule="auto"/>
        <w:jc w:val="both"/>
        <w:rPr>
          <w:color w:val="000000" w:themeColor="text1"/>
        </w:rPr>
      </w:pPr>
    </w:p>
    <w:p w14:paraId="10FDCC1E" w14:textId="1417D18F" w:rsidR="00A750B9" w:rsidRDefault="00A750B9" w:rsidP="00981798">
      <w:pPr>
        <w:pStyle w:val="Heading3"/>
        <w:numPr>
          <w:ilvl w:val="0"/>
          <w:numId w:val="0"/>
        </w:numPr>
        <w:ind w:left="720" w:hanging="720"/>
      </w:pPr>
      <w:bookmarkStart w:id="173" w:name="_Toc213870973"/>
      <w:r>
        <w:t>4.5.</w:t>
      </w:r>
      <w:r w:rsidR="004059C8">
        <w:t>2</w:t>
      </w:r>
      <w:r>
        <w:t xml:space="preserve"> Survey Findings</w:t>
      </w:r>
      <w:bookmarkEnd w:id="173"/>
    </w:p>
    <w:p w14:paraId="13135441" w14:textId="6E2F09CA" w:rsidR="000433AB" w:rsidRPr="000433AB" w:rsidRDefault="000433AB" w:rsidP="000433AB">
      <w:pPr>
        <w:pStyle w:val="Caption"/>
        <w:jc w:val="center"/>
        <w:rPr>
          <w:b/>
          <w:bCs/>
          <w:color w:val="000000"/>
          <w:sz w:val="20"/>
          <w:szCs w:val="20"/>
        </w:rPr>
      </w:pPr>
      <w:bookmarkStart w:id="174" w:name="_Toc213869718"/>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16</w:t>
      </w:r>
      <w:r w:rsidRPr="000433AB">
        <w:rPr>
          <w:sz w:val="20"/>
          <w:szCs w:val="20"/>
        </w:rPr>
        <w:fldChar w:fldCharType="end"/>
      </w:r>
      <w:r w:rsidRPr="000433AB">
        <w:rPr>
          <w:sz w:val="20"/>
          <w:szCs w:val="20"/>
          <w:lang w:val="en-US"/>
        </w:rPr>
        <w:t>:Survey Findings</w:t>
      </w:r>
      <w:bookmarkEnd w:id="174"/>
    </w:p>
    <w:tbl>
      <w:tblPr>
        <w:tblStyle w:val="TableGrid"/>
        <w:tblW w:w="0" w:type="auto"/>
        <w:tblLook w:val="04A0" w:firstRow="1" w:lastRow="0" w:firstColumn="1" w:lastColumn="0" w:noHBand="0" w:noVBand="1"/>
      </w:tblPr>
      <w:tblGrid>
        <w:gridCol w:w="1413"/>
        <w:gridCol w:w="7603"/>
      </w:tblGrid>
      <w:tr w:rsidR="00C53763" w14:paraId="7E2646A1" w14:textId="77777777" w:rsidTr="007D5285">
        <w:tc>
          <w:tcPr>
            <w:tcW w:w="9016" w:type="dxa"/>
            <w:gridSpan w:val="2"/>
          </w:tcPr>
          <w:p w14:paraId="477F6A85" w14:textId="4C3BE649" w:rsidR="00C53763" w:rsidRPr="00C53763" w:rsidRDefault="00C53763" w:rsidP="000433AB">
            <w:pPr>
              <w:pStyle w:val="NormalWeb"/>
              <w:spacing w:before="0" w:beforeAutospacing="0" w:after="160" w:afterAutospacing="0" w:line="360" w:lineRule="auto"/>
              <w:jc w:val="both"/>
              <w:rPr>
                <w:b/>
                <w:bCs/>
                <w:color w:val="000000"/>
              </w:rPr>
            </w:pPr>
            <w:r w:rsidRPr="00C53763">
              <w:rPr>
                <w:b/>
                <w:bCs/>
                <w:color w:val="202124"/>
                <w:spacing w:val="3"/>
                <w:shd w:val="clear" w:color="auto" w:fill="FFFFFF"/>
              </w:rPr>
              <w:t>Have you used any online fashion or apparel shopping apps before?</w:t>
            </w:r>
          </w:p>
        </w:tc>
      </w:tr>
      <w:tr w:rsidR="00C53763" w14:paraId="1AD414BA" w14:textId="77777777" w:rsidTr="00C53763">
        <w:tc>
          <w:tcPr>
            <w:tcW w:w="1413" w:type="dxa"/>
          </w:tcPr>
          <w:p w14:paraId="1D709849" w14:textId="428E6068"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038EDD7F" w14:textId="40A4BDB2" w:rsidR="00C53763" w:rsidRPr="00C53763" w:rsidRDefault="00C53763" w:rsidP="000433AB">
            <w:pPr>
              <w:pStyle w:val="NormalWeb"/>
              <w:spacing w:line="360" w:lineRule="auto"/>
            </w:pPr>
            <w:r>
              <w:t>To gauge respondents’ prior experience using online fashion/apparel shopping apps.</w:t>
            </w:r>
          </w:p>
        </w:tc>
      </w:tr>
      <w:tr w:rsidR="00C53763" w14:paraId="6E6A5642" w14:textId="77777777" w:rsidTr="00C53763">
        <w:tc>
          <w:tcPr>
            <w:tcW w:w="1413" w:type="dxa"/>
          </w:tcPr>
          <w:p w14:paraId="552BD0E7" w14:textId="4A576F7D"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0CFA03A4" w14:textId="5AA1A30A" w:rsidR="00C53763" w:rsidRDefault="00C53763" w:rsidP="000433AB">
            <w:pPr>
              <w:pStyle w:val="NormalWeb"/>
              <w:spacing w:before="0" w:beforeAutospacing="0" w:after="160" w:afterAutospacing="0" w:line="360" w:lineRule="auto"/>
              <w:jc w:val="both"/>
              <w:rPr>
                <w:b/>
                <w:bCs/>
                <w:color w:val="000000"/>
              </w:rPr>
            </w:pPr>
            <w:r w:rsidRPr="00C53763">
              <w:rPr>
                <w:b/>
                <w:bCs/>
                <w:noProof/>
                <w:color w:val="000000"/>
              </w:rPr>
              <w:drawing>
                <wp:inline distT="0" distB="0" distL="0" distR="0" wp14:anchorId="05F88A69" wp14:editId="5DEC7C0F">
                  <wp:extent cx="4228465" cy="1671220"/>
                  <wp:effectExtent l="0" t="0" r="635" b="5715"/>
                  <wp:docPr id="17549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826" name=""/>
                          <pic:cNvPicPr/>
                        </pic:nvPicPr>
                        <pic:blipFill>
                          <a:blip r:embed="rId14"/>
                          <a:stretch>
                            <a:fillRect/>
                          </a:stretch>
                        </pic:blipFill>
                        <pic:spPr>
                          <a:xfrm>
                            <a:off x="0" y="0"/>
                            <a:ext cx="4368028" cy="1726380"/>
                          </a:xfrm>
                          <a:prstGeom prst="rect">
                            <a:avLst/>
                          </a:prstGeom>
                        </pic:spPr>
                      </pic:pic>
                    </a:graphicData>
                  </a:graphic>
                </wp:inline>
              </w:drawing>
            </w:r>
          </w:p>
        </w:tc>
      </w:tr>
      <w:tr w:rsidR="00C53763" w14:paraId="4594586A" w14:textId="77777777" w:rsidTr="00C53763">
        <w:tc>
          <w:tcPr>
            <w:tcW w:w="1413" w:type="dxa"/>
            <w:tcBorders>
              <w:bottom w:val="single" w:sz="4" w:space="0" w:color="auto"/>
            </w:tcBorders>
          </w:tcPr>
          <w:p w14:paraId="6BBF0946" w14:textId="1BD4E64D"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1AD3ACAE" w14:textId="7EA39764" w:rsidR="00C53763" w:rsidRPr="00C53763" w:rsidRDefault="00C53763" w:rsidP="000433AB">
            <w:pPr>
              <w:pStyle w:val="NormalWeb"/>
              <w:spacing w:before="0" w:beforeAutospacing="0" w:after="160" w:afterAutospacing="0" w:line="360" w:lineRule="auto"/>
              <w:jc w:val="both"/>
            </w:pPr>
            <w:r>
              <w:t>77.8% have used them (33.3% frequently, 44.4% occasionally); 22.2% never. Most are familiar—add simple onboarding for newcomers.</w:t>
            </w:r>
          </w:p>
        </w:tc>
      </w:tr>
      <w:tr w:rsidR="00C53763" w14:paraId="4E19EE6B" w14:textId="77777777" w:rsidTr="009C1F7C">
        <w:tc>
          <w:tcPr>
            <w:tcW w:w="9016" w:type="dxa"/>
            <w:gridSpan w:val="2"/>
          </w:tcPr>
          <w:p w14:paraId="7FADEAE9" w14:textId="78731D95"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Which platform do you usually use for online shopping?</w:t>
            </w:r>
          </w:p>
        </w:tc>
      </w:tr>
      <w:tr w:rsidR="00C53763" w14:paraId="3A2D12EF" w14:textId="77777777" w:rsidTr="00C53763">
        <w:tc>
          <w:tcPr>
            <w:tcW w:w="1413" w:type="dxa"/>
          </w:tcPr>
          <w:p w14:paraId="45D5F819" w14:textId="342EB97F"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3C9BA59B" w14:textId="146C59FB" w:rsidR="00C53763" w:rsidRDefault="00C53763" w:rsidP="000433AB">
            <w:pPr>
              <w:pStyle w:val="NormalWeb"/>
              <w:spacing w:before="0" w:beforeAutospacing="0" w:after="160" w:afterAutospacing="0" w:line="360" w:lineRule="auto"/>
              <w:jc w:val="both"/>
            </w:pPr>
            <w:r>
              <w:t>Identify users’ preferred platform for online shopping.</w:t>
            </w:r>
          </w:p>
        </w:tc>
      </w:tr>
      <w:tr w:rsidR="00C53763" w14:paraId="666C21DC" w14:textId="77777777" w:rsidTr="00C53763">
        <w:tc>
          <w:tcPr>
            <w:tcW w:w="1413" w:type="dxa"/>
          </w:tcPr>
          <w:p w14:paraId="0A3FAABB" w14:textId="7724FAB5" w:rsidR="00C53763" w:rsidRDefault="00C53763" w:rsidP="000433AB">
            <w:pPr>
              <w:pStyle w:val="NormalWeb"/>
              <w:spacing w:before="0" w:beforeAutospacing="0" w:after="160" w:afterAutospacing="0" w:line="360" w:lineRule="auto"/>
              <w:jc w:val="both"/>
              <w:rPr>
                <w:b/>
                <w:bCs/>
                <w:color w:val="000000"/>
              </w:rPr>
            </w:pPr>
            <w:r>
              <w:rPr>
                <w:b/>
                <w:bCs/>
                <w:color w:val="000000"/>
              </w:rPr>
              <w:lastRenderedPageBreak/>
              <w:t>Results</w:t>
            </w:r>
          </w:p>
        </w:tc>
        <w:tc>
          <w:tcPr>
            <w:tcW w:w="7603" w:type="dxa"/>
          </w:tcPr>
          <w:p w14:paraId="4785787D" w14:textId="6A74F1B7"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2369F424" wp14:editId="3E3359B2">
                  <wp:extent cx="4562475" cy="1764145"/>
                  <wp:effectExtent l="0" t="0" r="0" b="1270"/>
                  <wp:docPr id="206206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65313" name=""/>
                          <pic:cNvPicPr/>
                        </pic:nvPicPr>
                        <pic:blipFill>
                          <a:blip r:embed="rId15"/>
                          <a:stretch>
                            <a:fillRect/>
                          </a:stretch>
                        </pic:blipFill>
                        <pic:spPr>
                          <a:xfrm>
                            <a:off x="0" y="0"/>
                            <a:ext cx="4626700" cy="1788979"/>
                          </a:xfrm>
                          <a:prstGeom prst="rect">
                            <a:avLst/>
                          </a:prstGeom>
                        </pic:spPr>
                      </pic:pic>
                    </a:graphicData>
                  </a:graphic>
                </wp:inline>
              </w:drawing>
            </w:r>
          </w:p>
        </w:tc>
      </w:tr>
      <w:tr w:rsidR="00C53763" w14:paraId="25851F7A" w14:textId="77777777" w:rsidTr="00C53763">
        <w:tc>
          <w:tcPr>
            <w:tcW w:w="1413" w:type="dxa"/>
            <w:tcBorders>
              <w:bottom w:val="single" w:sz="4" w:space="0" w:color="auto"/>
            </w:tcBorders>
          </w:tcPr>
          <w:p w14:paraId="30147F08" w14:textId="29D48201"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1D5A1FDD" w14:textId="1C3BE679" w:rsidR="00C53763" w:rsidRPr="00C53763" w:rsidRDefault="00C53763" w:rsidP="000433AB">
            <w:pPr>
              <w:pStyle w:val="NormalWeb"/>
              <w:spacing w:before="0" w:beforeAutospacing="0" w:after="160" w:afterAutospacing="0" w:line="360" w:lineRule="auto"/>
              <w:jc w:val="both"/>
            </w:pPr>
            <w:r w:rsidRPr="00C53763">
              <w:t xml:space="preserve">Usage splits evenly: </w:t>
            </w:r>
            <w:r w:rsidRPr="00C53763">
              <w:rPr>
                <w:rStyle w:val="Strong"/>
                <w:rFonts w:eastAsiaTheme="majorEastAsia"/>
                <w:b w:val="0"/>
                <w:bCs w:val="0"/>
              </w:rPr>
              <w:t>44.4% mobile app</w:t>
            </w:r>
            <w:r w:rsidRPr="00C53763">
              <w:rPr>
                <w:b/>
                <w:bCs/>
              </w:rPr>
              <w:t xml:space="preserve">, </w:t>
            </w:r>
            <w:r w:rsidRPr="00C53763">
              <w:rPr>
                <w:rStyle w:val="Strong"/>
                <w:rFonts w:eastAsiaTheme="majorEastAsia"/>
                <w:b w:val="0"/>
                <w:bCs w:val="0"/>
              </w:rPr>
              <w:t>44.4% website</w:t>
            </w:r>
            <w:r w:rsidRPr="00C53763">
              <w:rPr>
                <w:b/>
                <w:bCs/>
              </w:rPr>
              <w:t xml:space="preserve">, </w:t>
            </w:r>
            <w:r w:rsidRPr="00C53763">
              <w:rPr>
                <w:rStyle w:val="Strong"/>
                <w:rFonts w:eastAsiaTheme="majorEastAsia"/>
                <w:b w:val="0"/>
                <w:bCs w:val="0"/>
              </w:rPr>
              <w:t>11.1% both</w:t>
            </w:r>
            <w:r w:rsidRPr="00C53763">
              <w:rPr>
                <w:b/>
                <w:bCs/>
              </w:rPr>
              <w:t xml:space="preserve">, </w:t>
            </w:r>
            <w:r w:rsidRPr="00C53763">
              <w:rPr>
                <w:rStyle w:val="Strong"/>
                <w:rFonts w:eastAsiaTheme="majorEastAsia"/>
                <w:b w:val="0"/>
                <w:bCs w:val="0"/>
              </w:rPr>
              <w:t>11.1% none</w:t>
            </w:r>
            <w:r w:rsidRPr="00C53763">
              <w:rPr>
                <w:b/>
                <w:bCs/>
              </w:rPr>
              <w:t>.</w:t>
            </w:r>
            <w:r w:rsidRPr="00C53763">
              <w:t xml:space="preserve"> Build </w:t>
            </w:r>
            <w:r w:rsidRPr="00C53763">
              <w:rPr>
                <w:rStyle w:val="Strong"/>
                <w:rFonts w:eastAsiaTheme="majorEastAsia"/>
                <w:b w:val="0"/>
                <w:bCs w:val="0"/>
              </w:rPr>
              <w:t>mobile-first</w:t>
            </w:r>
            <w:r w:rsidRPr="00C53763">
              <w:t xml:space="preserve"> with a strong </w:t>
            </w:r>
            <w:r w:rsidRPr="00C53763">
              <w:rPr>
                <w:rStyle w:val="Strong"/>
                <w:rFonts w:eastAsiaTheme="majorEastAsia"/>
                <w:b w:val="0"/>
                <w:bCs w:val="0"/>
              </w:rPr>
              <w:t>responsive web</w:t>
            </w:r>
            <w:r>
              <w:rPr>
                <w:rStyle w:val="Strong"/>
                <w:b w:val="0"/>
                <w:bCs w:val="0"/>
              </w:rPr>
              <w:t>,</w:t>
            </w:r>
            <w:r w:rsidRPr="00C53763">
              <w:t xml:space="preserve"> keep experiences consistent across both.</w:t>
            </w:r>
          </w:p>
        </w:tc>
      </w:tr>
      <w:tr w:rsidR="00C53763" w14:paraId="657BA106" w14:textId="77777777" w:rsidTr="006E0257">
        <w:tc>
          <w:tcPr>
            <w:tcW w:w="9016" w:type="dxa"/>
            <w:gridSpan w:val="2"/>
          </w:tcPr>
          <w:p w14:paraId="430D04BD" w14:textId="0F891FD6"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What difficulties do you face when buying clothes online?</w:t>
            </w:r>
          </w:p>
        </w:tc>
      </w:tr>
      <w:tr w:rsidR="00C53763" w14:paraId="2C795FDA" w14:textId="77777777" w:rsidTr="00C53763">
        <w:tc>
          <w:tcPr>
            <w:tcW w:w="1413" w:type="dxa"/>
          </w:tcPr>
          <w:p w14:paraId="47918F85" w14:textId="01851D17"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363BBAC8" w14:textId="796D6388" w:rsidR="00C53763" w:rsidRDefault="00C53763" w:rsidP="000433AB">
            <w:pPr>
              <w:pStyle w:val="NormalWeb"/>
              <w:spacing w:before="0" w:beforeAutospacing="0" w:after="160" w:afterAutospacing="0" w:line="360" w:lineRule="auto"/>
              <w:jc w:val="both"/>
            </w:pPr>
            <w:r>
              <w:t>Find the biggest problems in online clothes shopping.</w:t>
            </w:r>
          </w:p>
        </w:tc>
      </w:tr>
      <w:tr w:rsidR="00C53763" w14:paraId="34190E61" w14:textId="77777777" w:rsidTr="00C53763">
        <w:tc>
          <w:tcPr>
            <w:tcW w:w="1413" w:type="dxa"/>
          </w:tcPr>
          <w:p w14:paraId="0740FD83" w14:textId="3E1BC183"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634A4A80" w14:textId="0204655F"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7DB19DC3" wp14:editId="1CEEB8EE">
                  <wp:extent cx="4377690" cy="1819564"/>
                  <wp:effectExtent l="0" t="0" r="3810" b="0"/>
                  <wp:docPr id="147541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15682" name=""/>
                          <pic:cNvPicPr/>
                        </pic:nvPicPr>
                        <pic:blipFill>
                          <a:blip r:embed="rId16"/>
                          <a:stretch>
                            <a:fillRect/>
                          </a:stretch>
                        </pic:blipFill>
                        <pic:spPr>
                          <a:xfrm>
                            <a:off x="0" y="0"/>
                            <a:ext cx="4421172" cy="1837637"/>
                          </a:xfrm>
                          <a:prstGeom prst="rect">
                            <a:avLst/>
                          </a:prstGeom>
                        </pic:spPr>
                      </pic:pic>
                    </a:graphicData>
                  </a:graphic>
                </wp:inline>
              </w:drawing>
            </w:r>
          </w:p>
        </w:tc>
      </w:tr>
      <w:tr w:rsidR="00C53763" w14:paraId="4ACA818C" w14:textId="77777777" w:rsidTr="00C53763">
        <w:tc>
          <w:tcPr>
            <w:tcW w:w="1413" w:type="dxa"/>
            <w:tcBorders>
              <w:bottom w:val="single" w:sz="4" w:space="0" w:color="auto"/>
            </w:tcBorders>
          </w:tcPr>
          <w:p w14:paraId="3DD578D5" w14:textId="22170894"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41894936" w14:textId="130884CC" w:rsidR="00C53763" w:rsidRPr="00C53763" w:rsidRDefault="00C53763" w:rsidP="000433AB">
            <w:pPr>
              <w:pStyle w:val="NormalWeb"/>
              <w:spacing w:before="0" w:beforeAutospacing="0" w:after="160" w:afterAutospacing="0" w:line="360" w:lineRule="auto"/>
              <w:jc w:val="both"/>
              <w:rPr>
                <w:b/>
                <w:bCs/>
              </w:rPr>
            </w:pPr>
            <w:r w:rsidRPr="00C53763">
              <w:rPr>
                <w:rStyle w:val="Strong"/>
                <w:rFonts w:eastAsiaTheme="majorEastAsia"/>
                <w:b w:val="0"/>
                <w:bCs w:val="0"/>
              </w:rPr>
              <w:t>77.8%</w:t>
            </w:r>
            <w:r w:rsidRPr="00C53763">
              <w:rPr>
                <w:b/>
                <w:bCs/>
              </w:rPr>
              <w:t xml:space="preserve"> </w:t>
            </w:r>
            <w:r w:rsidRPr="00C53763">
              <w:t>struggle with</w:t>
            </w:r>
            <w:r w:rsidRPr="00C53763">
              <w:rPr>
                <w:b/>
                <w:bCs/>
              </w:rPr>
              <w:t xml:space="preserve"> </w:t>
            </w:r>
            <w:r w:rsidRPr="00C53763">
              <w:rPr>
                <w:rStyle w:val="Strong"/>
                <w:rFonts w:eastAsiaTheme="majorEastAsia"/>
                <w:b w:val="0"/>
                <w:bCs w:val="0"/>
              </w:rPr>
              <w:t>size/fitting</w:t>
            </w:r>
            <w:r w:rsidRPr="00C53763">
              <w:rPr>
                <w:b/>
                <w:bCs/>
              </w:rPr>
              <w:t xml:space="preserve">; </w:t>
            </w:r>
            <w:r w:rsidRPr="00C53763">
              <w:rPr>
                <w:rStyle w:val="Strong"/>
                <w:rFonts w:eastAsiaTheme="majorEastAsia"/>
                <w:b w:val="0"/>
                <w:bCs w:val="0"/>
              </w:rPr>
              <w:t>11.1%</w:t>
            </w:r>
            <w:r w:rsidRPr="00C53763">
              <w:rPr>
                <w:b/>
                <w:bCs/>
              </w:rPr>
              <w:t xml:space="preserve"> </w:t>
            </w:r>
            <w:r w:rsidRPr="00C53763">
              <w:t xml:space="preserve">want </w:t>
            </w:r>
            <w:r w:rsidRPr="00C53763">
              <w:rPr>
                <w:rStyle w:val="Strong"/>
                <w:rFonts w:eastAsiaTheme="majorEastAsia"/>
                <w:b w:val="0"/>
                <w:bCs w:val="0"/>
              </w:rPr>
              <w:t>personalized suggestions</w:t>
            </w:r>
            <w:r w:rsidRPr="00C53763">
              <w:rPr>
                <w:b/>
                <w:bCs/>
              </w:rPr>
              <w:t xml:space="preserve">; </w:t>
            </w:r>
            <w:r w:rsidRPr="00C53763">
              <w:rPr>
                <w:rStyle w:val="Strong"/>
                <w:rFonts w:eastAsiaTheme="majorEastAsia"/>
                <w:b w:val="0"/>
                <w:bCs w:val="0"/>
              </w:rPr>
              <w:t>11.1%</w:t>
            </w:r>
            <w:r w:rsidRPr="00C53763">
              <w:rPr>
                <w:b/>
                <w:bCs/>
              </w:rPr>
              <w:t xml:space="preserve"> </w:t>
            </w:r>
            <w:r w:rsidRPr="00C53763">
              <w:t>note</w:t>
            </w:r>
            <w:r w:rsidRPr="00C53763">
              <w:rPr>
                <w:b/>
                <w:bCs/>
              </w:rPr>
              <w:t xml:space="preserve"> </w:t>
            </w:r>
            <w:r w:rsidRPr="00C53763">
              <w:rPr>
                <w:rStyle w:val="Strong"/>
                <w:rFonts w:eastAsiaTheme="majorEastAsia"/>
                <w:b w:val="0"/>
                <w:bCs w:val="0"/>
              </w:rPr>
              <w:t>unclear photos/details</w:t>
            </w:r>
            <w:r w:rsidRPr="00C53763">
              <w:rPr>
                <w:b/>
                <w:bCs/>
              </w:rPr>
              <w:t xml:space="preserve">. </w:t>
            </w:r>
            <w:r w:rsidRPr="00C53763">
              <w:t xml:space="preserve">Focus first on </w:t>
            </w:r>
            <w:r w:rsidRPr="00C53763">
              <w:rPr>
                <w:rStyle w:val="Strong"/>
                <w:rFonts w:eastAsiaTheme="majorEastAsia"/>
                <w:b w:val="0"/>
                <w:bCs w:val="0"/>
              </w:rPr>
              <w:t>fit guidance</w:t>
            </w:r>
            <w:r w:rsidRPr="00C53763">
              <w:rPr>
                <w:b/>
                <w:bCs/>
              </w:rPr>
              <w:t xml:space="preserve">, </w:t>
            </w:r>
            <w:r w:rsidRPr="00C53763">
              <w:t>then</w:t>
            </w:r>
            <w:r w:rsidRPr="00C53763">
              <w:rPr>
                <w:b/>
                <w:bCs/>
              </w:rPr>
              <w:t xml:space="preserve"> </w:t>
            </w:r>
            <w:r w:rsidRPr="00C53763">
              <w:rPr>
                <w:rStyle w:val="Strong"/>
                <w:rFonts w:eastAsiaTheme="majorEastAsia"/>
                <w:b w:val="0"/>
                <w:bCs w:val="0"/>
              </w:rPr>
              <w:t>personalization</w:t>
            </w:r>
            <w:r w:rsidRPr="00C53763">
              <w:rPr>
                <w:b/>
                <w:bCs/>
              </w:rPr>
              <w:t xml:space="preserve"> </w:t>
            </w:r>
            <w:r w:rsidRPr="00C53763">
              <w:t>and</w:t>
            </w:r>
            <w:r w:rsidRPr="00C53763">
              <w:rPr>
                <w:b/>
                <w:bCs/>
              </w:rPr>
              <w:t xml:space="preserve"> </w:t>
            </w:r>
            <w:r w:rsidRPr="00C53763">
              <w:rPr>
                <w:rStyle w:val="Strong"/>
                <w:rFonts w:eastAsiaTheme="majorEastAsia"/>
                <w:b w:val="0"/>
                <w:bCs w:val="0"/>
              </w:rPr>
              <w:t>better images</w:t>
            </w:r>
            <w:r w:rsidRPr="00C53763">
              <w:rPr>
                <w:b/>
                <w:bCs/>
              </w:rPr>
              <w:t>.</w:t>
            </w:r>
          </w:p>
        </w:tc>
      </w:tr>
      <w:tr w:rsidR="00C53763" w14:paraId="5D6E398C" w14:textId="77777777" w:rsidTr="00920BCE">
        <w:tc>
          <w:tcPr>
            <w:tcW w:w="9016" w:type="dxa"/>
            <w:gridSpan w:val="2"/>
          </w:tcPr>
          <w:p w14:paraId="7B6499D3" w14:textId="1762DBCE"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How often do you leave items in the cart without purchasing?</w:t>
            </w:r>
          </w:p>
        </w:tc>
      </w:tr>
      <w:tr w:rsidR="00C53763" w14:paraId="294D7F03" w14:textId="77777777" w:rsidTr="00C53763">
        <w:tc>
          <w:tcPr>
            <w:tcW w:w="1413" w:type="dxa"/>
          </w:tcPr>
          <w:p w14:paraId="2C46902E" w14:textId="5C3A79F5"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2A1601BD" w14:textId="6E1A653F" w:rsidR="00C53763" w:rsidRDefault="00C53763" w:rsidP="000433AB">
            <w:pPr>
              <w:pStyle w:val="NormalWeb"/>
              <w:spacing w:before="0" w:beforeAutospacing="0" w:after="160" w:afterAutospacing="0" w:line="360" w:lineRule="auto"/>
              <w:jc w:val="both"/>
            </w:pPr>
            <w:r>
              <w:t>Understand how often users abandon carts without buying.</w:t>
            </w:r>
          </w:p>
        </w:tc>
      </w:tr>
      <w:tr w:rsidR="00C53763" w14:paraId="6831A99A" w14:textId="77777777" w:rsidTr="00C53763">
        <w:tc>
          <w:tcPr>
            <w:tcW w:w="1413" w:type="dxa"/>
          </w:tcPr>
          <w:p w14:paraId="3EE10EB7" w14:textId="3F8A08FB" w:rsidR="00C53763" w:rsidRDefault="00C53763" w:rsidP="000433AB">
            <w:pPr>
              <w:pStyle w:val="NormalWeb"/>
              <w:spacing w:before="0" w:beforeAutospacing="0" w:after="160" w:afterAutospacing="0" w:line="360" w:lineRule="auto"/>
              <w:jc w:val="both"/>
              <w:rPr>
                <w:b/>
                <w:bCs/>
                <w:color w:val="000000"/>
              </w:rPr>
            </w:pPr>
            <w:r>
              <w:rPr>
                <w:b/>
                <w:bCs/>
                <w:color w:val="000000"/>
              </w:rPr>
              <w:lastRenderedPageBreak/>
              <w:t>Results</w:t>
            </w:r>
          </w:p>
        </w:tc>
        <w:tc>
          <w:tcPr>
            <w:tcW w:w="7603" w:type="dxa"/>
          </w:tcPr>
          <w:p w14:paraId="5AFE4889" w14:textId="41772EE6"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144F02C0" wp14:editId="70D37121">
                  <wp:extent cx="4090045" cy="1994535"/>
                  <wp:effectExtent l="0" t="0" r="0" b="0"/>
                  <wp:docPr id="21136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0099" name=""/>
                          <pic:cNvPicPr/>
                        </pic:nvPicPr>
                        <pic:blipFill>
                          <a:blip r:embed="rId17"/>
                          <a:stretch>
                            <a:fillRect/>
                          </a:stretch>
                        </pic:blipFill>
                        <pic:spPr>
                          <a:xfrm>
                            <a:off x="0" y="0"/>
                            <a:ext cx="4156561" cy="2026972"/>
                          </a:xfrm>
                          <a:prstGeom prst="rect">
                            <a:avLst/>
                          </a:prstGeom>
                        </pic:spPr>
                      </pic:pic>
                    </a:graphicData>
                  </a:graphic>
                </wp:inline>
              </w:drawing>
            </w:r>
          </w:p>
        </w:tc>
      </w:tr>
      <w:tr w:rsidR="00C53763" w14:paraId="0111DB01" w14:textId="77777777" w:rsidTr="00C53763">
        <w:tc>
          <w:tcPr>
            <w:tcW w:w="1413" w:type="dxa"/>
            <w:tcBorders>
              <w:bottom w:val="single" w:sz="4" w:space="0" w:color="auto"/>
            </w:tcBorders>
          </w:tcPr>
          <w:p w14:paraId="54951DB3" w14:textId="66AEE228"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77A14646" w14:textId="5633ED8C" w:rsidR="00C53763" w:rsidRDefault="00C53763" w:rsidP="000433AB">
            <w:pPr>
              <w:pStyle w:val="NormalWeb"/>
              <w:spacing w:before="0" w:beforeAutospacing="0" w:after="160" w:afterAutospacing="0" w:line="360" w:lineRule="auto"/>
              <w:jc w:val="both"/>
            </w:pPr>
            <w:r w:rsidRPr="00C53763">
              <w:rPr>
                <w:rStyle w:val="Strong"/>
                <w:rFonts w:eastAsiaTheme="majorEastAsia"/>
                <w:b w:val="0"/>
                <w:bCs w:val="0"/>
              </w:rPr>
              <w:t>66.7%</w:t>
            </w:r>
            <w:r w:rsidRPr="00C53763">
              <w:rPr>
                <w:b/>
                <w:bCs/>
              </w:rPr>
              <w:t xml:space="preserve"> </w:t>
            </w:r>
            <w:r w:rsidRPr="00C53763">
              <w:t>abandon</w:t>
            </w:r>
            <w:r w:rsidRPr="00C53763">
              <w:rPr>
                <w:b/>
                <w:bCs/>
              </w:rPr>
              <w:t xml:space="preserve"> </w:t>
            </w:r>
            <w:r w:rsidRPr="00C53763">
              <w:rPr>
                <w:rStyle w:val="Strong"/>
                <w:rFonts w:eastAsiaTheme="majorEastAsia"/>
                <w:b w:val="0"/>
                <w:bCs w:val="0"/>
              </w:rPr>
              <w:t>sometimes</w:t>
            </w:r>
            <w:r w:rsidRPr="00C53763">
              <w:rPr>
                <w:b/>
                <w:bCs/>
              </w:rPr>
              <w:t xml:space="preserve">, </w:t>
            </w:r>
            <w:r w:rsidRPr="00C53763">
              <w:rPr>
                <w:rStyle w:val="Strong"/>
                <w:rFonts w:eastAsiaTheme="majorEastAsia"/>
                <w:b w:val="0"/>
                <w:bCs w:val="0"/>
              </w:rPr>
              <w:t>22.2%</w:t>
            </w:r>
            <w:r w:rsidRPr="00C53763">
              <w:rPr>
                <w:b/>
                <w:bCs/>
              </w:rPr>
              <w:t xml:space="preserve"> </w:t>
            </w:r>
            <w:r w:rsidRPr="00C53763">
              <w:rPr>
                <w:rStyle w:val="Strong"/>
                <w:rFonts w:eastAsiaTheme="majorEastAsia"/>
                <w:b w:val="0"/>
                <w:bCs w:val="0"/>
              </w:rPr>
              <w:t>always</w:t>
            </w:r>
            <w:r w:rsidRPr="00C53763">
              <w:rPr>
                <w:b/>
                <w:bCs/>
              </w:rPr>
              <w:t xml:space="preserve">, </w:t>
            </w:r>
            <w:r w:rsidRPr="00C53763">
              <w:rPr>
                <w:rStyle w:val="Strong"/>
                <w:rFonts w:eastAsiaTheme="majorEastAsia"/>
                <w:b w:val="0"/>
                <w:bCs w:val="0"/>
              </w:rPr>
              <w:t>11.1%</w:t>
            </w:r>
            <w:r w:rsidRPr="00C53763">
              <w:rPr>
                <w:b/>
                <w:bCs/>
              </w:rPr>
              <w:t xml:space="preserve"> </w:t>
            </w:r>
            <w:r w:rsidRPr="00C53763">
              <w:rPr>
                <w:rStyle w:val="Strong"/>
                <w:rFonts w:eastAsiaTheme="majorEastAsia"/>
                <w:b w:val="0"/>
                <w:bCs w:val="0"/>
              </w:rPr>
              <w:t>never</w:t>
            </w:r>
            <w:r>
              <w:t>. Cart abandonment is common (</w:t>
            </w:r>
            <w:r w:rsidRPr="00C53763">
              <w:rPr>
                <w:rStyle w:val="Strong"/>
                <w:rFonts w:eastAsiaTheme="majorEastAsia"/>
                <w:b w:val="0"/>
                <w:bCs w:val="0"/>
              </w:rPr>
              <w:t>88.9%</w:t>
            </w:r>
            <w:r>
              <w:t xml:space="preserve"> at least sometimes). Prioritize nudges: fit/size confidence, price/shipping clarity, and reminder prompts to improve checkout.</w:t>
            </w:r>
          </w:p>
        </w:tc>
      </w:tr>
      <w:tr w:rsidR="00C53763" w14:paraId="2B46D246" w14:textId="77777777" w:rsidTr="004E66C5">
        <w:tc>
          <w:tcPr>
            <w:tcW w:w="9016" w:type="dxa"/>
            <w:gridSpan w:val="2"/>
          </w:tcPr>
          <w:p w14:paraId="708EA46D" w14:textId="0348FC59"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What makes you more confident to complete a purchase?</w:t>
            </w:r>
          </w:p>
        </w:tc>
      </w:tr>
      <w:tr w:rsidR="00C53763" w14:paraId="313DBA8A" w14:textId="77777777" w:rsidTr="00C53763">
        <w:tc>
          <w:tcPr>
            <w:tcW w:w="1413" w:type="dxa"/>
          </w:tcPr>
          <w:p w14:paraId="47DAFED3" w14:textId="3C2B9176"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376ED066" w14:textId="24E4BAE0" w:rsidR="00C53763" w:rsidRDefault="00C53763" w:rsidP="000433AB">
            <w:pPr>
              <w:pStyle w:val="NormalWeb"/>
              <w:spacing w:before="0" w:beforeAutospacing="0" w:after="160" w:afterAutospacing="0" w:line="360" w:lineRule="auto"/>
              <w:jc w:val="both"/>
            </w:pPr>
            <w:r>
              <w:t>Identify which features most increase purchase confidence.</w:t>
            </w:r>
          </w:p>
        </w:tc>
      </w:tr>
      <w:tr w:rsidR="00C53763" w14:paraId="583F678A" w14:textId="77777777" w:rsidTr="00C53763">
        <w:tc>
          <w:tcPr>
            <w:tcW w:w="1413" w:type="dxa"/>
          </w:tcPr>
          <w:p w14:paraId="7F4B96C0" w14:textId="4DF75299"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11E34E4C" w14:textId="61C73BA3"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3347CB2F" wp14:editId="5F5A9AC3">
                  <wp:extent cx="4377690" cy="1671782"/>
                  <wp:effectExtent l="0" t="0" r="3810" b="5080"/>
                  <wp:docPr id="85378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3289" name=""/>
                          <pic:cNvPicPr/>
                        </pic:nvPicPr>
                        <pic:blipFill>
                          <a:blip r:embed="rId18"/>
                          <a:stretch>
                            <a:fillRect/>
                          </a:stretch>
                        </pic:blipFill>
                        <pic:spPr>
                          <a:xfrm>
                            <a:off x="0" y="0"/>
                            <a:ext cx="4426506" cy="1690424"/>
                          </a:xfrm>
                          <a:prstGeom prst="rect">
                            <a:avLst/>
                          </a:prstGeom>
                        </pic:spPr>
                      </pic:pic>
                    </a:graphicData>
                  </a:graphic>
                </wp:inline>
              </w:drawing>
            </w:r>
          </w:p>
        </w:tc>
      </w:tr>
      <w:tr w:rsidR="00C53763" w14:paraId="7194C34B" w14:textId="77777777" w:rsidTr="00C53763">
        <w:tc>
          <w:tcPr>
            <w:tcW w:w="1413" w:type="dxa"/>
            <w:tcBorders>
              <w:bottom w:val="single" w:sz="4" w:space="0" w:color="auto"/>
            </w:tcBorders>
          </w:tcPr>
          <w:p w14:paraId="19B65E07" w14:textId="647712A2"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0441F65B" w14:textId="657AB385" w:rsidR="00C53763" w:rsidRDefault="00C53763" w:rsidP="000433AB">
            <w:pPr>
              <w:pStyle w:val="NormalWeb"/>
              <w:spacing w:before="0" w:beforeAutospacing="0" w:after="160" w:afterAutospacing="0" w:line="360" w:lineRule="auto"/>
              <w:jc w:val="both"/>
            </w:pPr>
            <w:r w:rsidRPr="00C53763">
              <w:rPr>
                <w:rStyle w:val="Strong"/>
                <w:rFonts w:eastAsiaTheme="majorEastAsia"/>
                <w:b w:val="0"/>
                <w:bCs w:val="0"/>
              </w:rPr>
              <w:t>Better size prediction/fit guide (55.6%)</w:t>
            </w:r>
            <w:r>
              <w:t xml:space="preserve"> matters most, then </w:t>
            </w:r>
            <w:r w:rsidRPr="00C53763">
              <w:rPr>
                <w:rStyle w:val="Strong"/>
                <w:rFonts w:eastAsiaTheme="majorEastAsia"/>
                <w:b w:val="0"/>
                <w:bCs w:val="0"/>
              </w:rPr>
              <w:t>easy payment (33.3%)</w:t>
            </w:r>
            <w:r w:rsidRPr="00C53763">
              <w:rPr>
                <w:b/>
                <w:bCs/>
              </w:rPr>
              <w:t xml:space="preserve">, </w:t>
            </w:r>
            <w:r w:rsidRPr="00C53763">
              <w:t>then</w:t>
            </w:r>
            <w:r w:rsidRPr="00C53763">
              <w:rPr>
                <w:b/>
                <w:bCs/>
              </w:rPr>
              <w:t xml:space="preserve"> </w:t>
            </w:r>
            <w:r w:rsidRPr="00C53763">
              <w:rPr>
                <w:rStyle w:val="Strong"/>
                <w:rFonts w:eastAsiaTheme="majorEastAsia"/>
                <w:b w:val="0"/>
                <w:bCs w:val="0"/>
              </w:rPr>
              <w:t>seeing outfits on similar models (11.1%)</w:t>
            </w:r>
            <w:r w:rsidRPr="00C53763">
              <w:rPr>
                <w:b/>
                <w:bCs/>
              </w:rPr>
              <w:t xml:space="preserve">. </w:t>
            </w:r>
            <w:r w:rsidRPr="00C53763">
              <w:rPr>
                <w:rStyle w:val="Strong"/>
                <w:rFonts w:eastAsiaTheme="majorEastAsia"/>
                <w:b w:val="0"/>
                <w:bCs w:val="0"/>
              </w:rPr>
              <w:t>Personalized recommendations: 0%</w:t>
            </w:r>
            <w:r w:rsidRPr="00C53763">
              <w:rPr>
                <w:b/>
                <w:bCs/>
              </w:rPr>
              <w:t xml:space="preserve">. </w:t>
            </w:r>
            <w:r>
              <w:t>Focus on sizing first, checkout second.</w:t>
            </w:r>
          </w:p>
        </w:tc>
      </w:tr>
      <w:tr w:rsidR="00C53763" w14:paraId="5EFDEA7F" w14:textId="77777777" w:rsidTr="005C25DC">
        <w:tc>
          <w:tcPr>
            <w:tcW w:w="9016" w:type="dxa"/>
            <w:gridSpan w:val="2"/>
          </w:tcPr>
          <w:p w14:paraId="650DD6FF" w14:textId="09C9D150"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Would you like an app that lets you upload a photo to find similar outfits automatically</w:t>
            </w:r>
            <w:r>
              <w:rPr>
                <w:b/>
                <w:bCs/>
                <w:color w:val="202124"/>
                <w:spacing w:val="3"/>
                <w:shd w:val="clear" w:color="auto" w:fill="FFFFFF"/>
              </w:rPr>
              <w:t>?</w:t>
            </w:r>
          </w:p>
        </w:tc>
      </w:tr>
      <w:tr w:rsidR="00C53763" w14:paraId="484772F5" w14:textId="77777777" w:rsidTr="00C53763">
        <w:tc>
          <w:tcPr>
            <w:tcW w:w="1413" w:type="dxa"/>
          </w:tcPr>
          <w:p w14:paraId="327CBFD2" w14:textId="4C158667"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76D79A4D" w14:textId="4DD5F404" w:rsidR="00C53763" w:rsidRDefault="00C53763" w:rsidP="000433AB">
            <w:pPr>
              <w:pStyle w:val="NormalWeb"/>
              <w:spacing w:before="0" w:beforeAutospacing="0" w:after="160" w:afterAutospacing="0" w:line="360" w:lineRule="auto"/>
              <w:jc w:val="both"/>
            </w:pPr>
            <w:r>
              <w:t>Measure interest in a photo-upload “find similar outfit” feature.</w:t>
            </w:r>
          </w:p>
        </w:tc>
      </w:tr>
      <w:tr w:rsidR="00C53763" w14:paraId="512ED12C" w14:textId="77777777" w:rsidTr="00C53763">
        <w:tc>
          <w:tcPr>
            <w:tcW w:w="1413" w:type="dxa"/>
          </w:tcPr>
          <w:p w14:paraId="78024789" w14:textId="70D1FDB3" w:rsidR="00C53763" w:rsidRDefault="00C53763" w:rsidP="000433AB">
            <w:pPr>
              <w:pStyle w:val="NormalWeb"/>
              <w:spacing w:before="0" w:beforeAutospacing="0" w:after="160" w:afterAutospacing="0" w:line="360" w:lineRule="auto"/>
              <w:jc w:val="both"/>
              <w:rPr>
                <w:b/>
                <w:bCs/>
                <w:color w:val="000000"/>
              </w:rPr>
            </w:pPr>
            <w:r>
              <w:rPr>
                <w:b/>
                <w:bCs/>
                <w:color w:val="000000"/>
              </w:rPr>
              <w:lastRenderedPageBreak/>
              <w:t>Results</w:t>
            </w:r>
          </w:p>
        </w:tc>
        <w:tc>
          <w:tcPr>
            <w:tcW w:w="7603" w:type="dxa"/>
          </w:tcPr>
          <w:p w14:paraId="0A7F500E" w14:textId="3A57E41C"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58D6CAF5" wp14:editId="3FAD8804">
                  <wp:extent cx="4137891" cy="1902460"/>
                  <wp:effectExtent l="0" t="0" r="2540" b="2540"/>
                  <wp:docPr id="34729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5281" name=""/>
                          <pic:cNvPicPr/>
                        </pic:nvPicPr>
                        <pic:blipFill>
                          <a:blip r:embed="rId19"/>
                          <a:stretch>
                            <a:fillRect/>
                          </a:stretch>
                        </pic:blipFill>
                        <pic:spPr>
                          <a:xfrm>
                            <a:off x="0" y="0"/>
                            <a:ext cx="4193394" cy="1927978"/>
                          </a:xfrm>
                          <a:prstGeom prst="rect">
                            <a:avLst/>
                          </a:prstGeom>
                        </pic:spPr>
                      </pic:pic>
                    </a:graphicData>
                  </a:graphic>
                </wp:inline>
              </w:drawing>
            </w:r>
          </w:p>
        </w:tc>
      </w:tr>
      <w:tr w:rsidR="00C53763" w14:paraId="790CA959" w14:textId="77777777" w:rsidTr="00C53763">
        <w:tc>
          <w:tcPr>
            <w:tcW w:w="1413" w:type="dxa"/>
            <w:tcBorders>
              <w:bottom w:val="single" w:sz="4" w:space="0" w:color="auto"/>
            </w:tcBorders>
          </w:tcPr>
          <w:p w14:paraId="218CFFF3" w14:textId="42FEA587"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3943CC98" w14:textId="3DCD2BD3" w:rsidR="00C53763" w:rsidRDefault="00C53763" w:rsidP="000433AB">
            <w:pPr>
              <w:pStyle w:val="NormalWeb"/>
              <w:spacing w:before="0" w:beforeAutospacing="0" w:after="160" w:afterAutospacing="0" w:line="360" w:lineRule="auto"/>
              <w:jc w:val="both"/>
            </w:pPr>
            <w:r w:rsidRPr="00C53763">
              <w:rPr>
                <w:rStyle w:val="Strong"/>
                <w:rFonts w:eastAsiaTheme="majorEastAsia"/>
                <w:b w:val="0"/>
                <w:bCs w:val="0"/>
              </w:rPr>
              <w:t>77.8%</w:t>
            </w:r>
            <w:r w:rsidRPr="00C53763">
              <w:t xml:space="preserve"> said </w:t>
            </w:r>
            <w:r w:rsidRPr="00C53763">
              <w:rPr>
                <w:rStyle w:val="Emphasis"/>
                <w:rFonts w:eastAsiaTheme="majorEastAsia"/>
                <w:i w:val="0"/>
                <w:iCs w:val="0"/>
              </w:rPr>
              <w:t>Yes</w:t>
            </w:r>
            <w:r w:rsidRPr="00C53763">
              <w:t xml:space="preserve">; </w:t>
            </w:r>
            <w:r w:rsidRPr="00C53763">
              <w:rPr>
                <w:rStyle w:val="Strong"/>
                <w:rFonts w:eastAsiaTheme="majorEastAsia"/>
                <w:b w:val="0"/>
                <w:bCs w:val="0"/>
              </w:rPr>
              <w:t>22.2%</w:t>
            </w:r>
            <w:r w:rsidRPr="00C53763">
              <w:t xml:space="preserve"> said </w:t>
            </w:r>
            <w:r w:rsidRPr="00C53763">
              <w:rPr>
                <w:rStyle w:val="Emphasis"/>
                <w:rFonts w:eastAsiaTheme="majorEastAsia"/>
                <w:i w:val="0"/>
                <w:iCs w:val="0"/>
              </w:rPr>
              <w:t>Maybe, if accurate</w:t>
            </w:r>
            <w:r w:rsidRPr="00C53763">
              <w:t xml:space="preserve">; </w:t>
            </w:r>
            <w:r w:rsidRPr="00C53763">
              <w:rPr>
                <w:rStyle w:val="Strong"/>
                <w:rFonts w:eastAsiaTheme="majorEastAsia"/>
                <w:b w:val="0"/>
                <w:bCs w:val="0"/>
              </w:rPr>
              <w:t>0%</w:t>
            </w:r>
            <w:r w:rsidRPr="00C53763">
              <w:t xml:space="preserve"> </w:t>
            </w:r>
            <w:r w:rsidRPr="00C53763">
              <w:rPr>
                <w:rStyle w:val="Emphasis"/>
                <w:rFonts w:eastAsiaTheme="majorEastAsia"/>
                <w:i w:val="0"/>
                <w:iCs w:val="0"/>
              </w:rPr>
              <w:t>Not really</w:t>
            </w:r>
            <w:r>
              <w:t>. Clear demand—build the feature, with priority on high matching accuracy to convert the “maybe” group.</w:t>
            </w:r>
          </w:p>
        </w:tc>
      </w:tr>
      <w:tr w:rsidR="00C53763" w14:paraId="28B3FD98" w14:textId="77777777" w:rsidTr="00B205DE">
        <w:tc>
          <w:tcPr>
            <w:tcW w:w="9016" w:type="dxa"/>
            <w:gridSpan w:val="2"/>
          </w:tcPr>
          <w:p w14:paraId="4437B8A9" w14:textId="11141321"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Do you think AI-based outfit suggestions (based on mood, weather, or occasion) would improve your experience?</w:t>
            </w:r>
          </w:p>
        </w:tc>
      </w:tr>
      <w:tr w:rsidR="00C53763" w14:paraId="31E63519" w14:textId="77777777" w:rsidTr="00C53763">
        <w:tc>
          <w:tcPr>
            <w:tcW w:w="1413" w:type="dxa"/>
          </w:tcPr>
          <w:p w14:paraId="15D44118" w14:textId="18E54170"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0AD1E90C" w14:textId="2B5C828A" w:rsidR="00C53763" w:rsidRDefault="00C53763" w:rsidP="000433AB">
            <w:pPr>
              <w:pStyle w:val="NormalWeb"/>
              <w:spacing w:before="0" w:beforeAutospacing="0" w:after="160" w:afterAutospacing="0" w:line="360" w:lineRule="auto"/>
              <w:jc w:val="both"/>
            </w:pPr>
            <w:r>
              <w:t>Check if AI-based outfit suggestions (mood, weather, occasion) would improve shopping.</w:t>
            </w:r>
          </w:p>
        </w:tc>
      </w:tr>
      <w:tr w:rsidR="00C53763" w14:paraId="509BEDD2" w14:textId="77777777" w:rsidTr="00C53763">
        <w:tc>
          <w:tcPr>
            <w:tcW w:w="1413" w:type="dxa"/>
          </w:tcPr>
          <w:p w14:paraId="4C851FC8" w14:textId="2E0C272D"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2A210A7C" w14:textId="4E079687"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1426A28C" wp14:editId="2BB9510B">
                  <wp:extent cx="4340860" cy="1847272"/>
                  <wp:effectExtent l="0" t="0" r="2540" b="0"/>
                  <wp:docPr id="169840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8953" name=""/>
                          <pic:cNvPicPr/>
                        </pic:nvPicPr>
                        <pic:blipFill>
                          <a:blip r:embed="rId20"/>
                          <a:stretch>
                            <a:fillRect/>
                          </a:stretch>
                        </pic:blipFill>
                        <pic:spPr>
                          <a:xfrm>
                            <a:off x="0" y="0"/>
                            <a:ext cx="4376431" cy="1862409"/>
                          </a:xfrm>
                          <a:prstGeom prst="rect">
                            <a:avLst/>
                          </a:prstGeom>
                        </pic:spPr>
                      </pic:pic>
                    </a:graphicData>
                  </a:graphic>
                </wp:inline>
              </w:drawing>
            </w:r>
          </w:p>
        </w:tc>
      </w:tr>
      <w:tr w:rsidR="00C53763" w14:paraId="5C95FAF1" w14:textId="77777777" w:rsidTr="00C53763">
        <w:tc>
          <w:tcPr>
            <w:tcW w:w="1413" w:type="dxa"/>
            <w:tcBorders>
              <w:bottom w:val="single" w:sz="4" w:space="0" w:color="auto"/>
            </w:tcBorders>
          </w:tcPr>
          <w:p w14:paraId="5E014923" w14:textId="2347B9BF"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725FB454" w14:textId="522BF94E" w:rsidR="00C53763" w:rsidRDefault="00C53763" w:rsidP="000433AB">
            <w:pPr>
              <w:pStyle w:val="NormalWeb"/>
              <w:spacing w:before="0" w:beforeAutospacing="0" w:after="160" w:afterAutospacing="0" w:line="360" w:lineRule="auto"/>
              <w:jc w:val="both"/>
            </w:pPr>
            <w:r w:rsidRPr="00C53763">
              <w:rPr>
                <w:rStyle w:val="Strong"/>
                <w:rFonts w:eastAsiaTheme="majorEastAsia"/>
                <w:b w:val="0"/>
                <w:bCs w:val="0"/>
              </w:rPr>
              <w:t>66.7%</w:t>
            </w:r>
            <w:r>
              <w:t xml:space="preserve"> said </w:t>
            </w:r>
            <w:r w:rsidRPr="00C53763">
              <w:rPr>
                <w:rStyle w:val="Emphasis"/>
                <w:rFonts w:eastAsiaTheme="majorEastAsia"/>
                <w:i w:val="0"/>
                <w:iCs w:val="0"/>
              </w:rPr>
              <w:t>Yes, absolutely</w:t>
            </w:r>
            <w:r>
              <w:t xml:space="preserve">; </w:t>
            </w:r>
            <w:r w:rsidRPr="00C53763">
              <w:rPr>
                <w:rStyle w:val="Strong"/>
                <w:rFonts w:eastAsiaTheme="majorEastAsia"/>
                <w:b w:val="0"/>
                <w:bCs w:val="0"/>
              </w:rPr>
              <w:t>33.3%</w:t>
            </w:r>
            <w:r w:rsidRPr="00C53763">
              <w:rPr>
                <w:b/>
                <w:bCs/>
              </w:rPr>
              <w:t xml:space="preserve"> </w:t>
            </w:r>
            <w:r>
              <w:t xml:space="preserve">said </w:t>
            </w:r>
            <w:r w:rsidRPr="00C53763">
              <w:rPr>
                <w:rStyle w:val="Emphasis"/>
                <w:rFonts w:eastAsiaTheme="majorEastAsia"/>
                <w:i w:val="0"/>
                <w:iCs w:val="0"/>
              </w:rPr>
              <w:t>Somewhat</w:t>
            </w:r>
            <w:r>
              <w:t xml:space="preserve">; </w:t>
            </w:r>
            <w:r w:rsidRPr="00C53763">
              <w:rPr>
                <w:rStyle w:val="Strong"/>
                <w:rFonts w:eastAsiaTheme="majorEastAsia"/>
                <w:b w:val="0"/>
                <w:bCs w:val="0"/>
              </w:rPr>
              <w:t>0%</w:t>
            </w:r>
            <w:r>
              <w:t xml:space="preserve"> </w:t>
            </w:r>
            <w:r w:rsidRPr="00C53763">
              <w:rPr>
                <w:rStyle w:val="Emphasis"/>
                <w:rFonts w:eastAsiaTheme="majorEastAsia"/>
                <w:i w:val="0"/>
                <w:iCs w:val="0"/>
              </w:rPr>
              <w:t>Not sure/No</w:t>
            </w:r>
            <w:r>
              <w:t>. Strong support—implement AI stylist. Focus on quality/context accuracy to convert “somewhat” users.</w:t>
            </w:r>
          </w:p>
        </w:tc>
      </w:tr>
      <w:tr w:rsidR="00C53763" w14:paraId="34503638" w14:textId="77777777" w:rsidTr="00F60F0B">
        <w:tc>
          <w:tcPr>
            <w:tcW w:w="9016" w:type="dxa"/>
            <w:gridSpan w:val="2"/>
          </w:tcPr>
          <w:p w14:paraId="15889887" w14:textId="0065CC84"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Would you use a digital wardrobe feature to manage your owned clothes and get mix-and-match suggestions?</w:t>
            </w:r>
          </w:p>
        </w:tc>
      </w:tr>
      <w:tr w:rsidR="00C53763" w14:paraId="305032CC" w14:textId="77777777" w:rsidTr="00C53763">
        <w:tc>
          <w:tcPr>
            <w:tcW w:w="1413" w:type="dxa"/>
          </w:tcPr>
          <w:p w14:paraId="64D0B903" w14:textId="2C51C2C3"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3656859A" w14:textId="59212636" w:rsidR="00C53763" w:rsidRDefault="00C53763" w:rsidP="000433AB">
            <w:pPr>
              <w:pStyle w:val="NormalWeb"/>
              <w:spacing w:before="0" w:beforeAutospacing="0" w:after="160" w:afterAutospacing="0" w:line="360" w:lineRule="auto"/>
              <w:jc w:val="both"/>
            </w:pPr>
            <w:r>
              <w:t>Assess interest in a digital wardrobe for managing clothes and mix-and-match suggestions.</w:t>
            </w:r>
          </w:p>
        </w:tc>
      </w:tr>
      <w:tr w:rsidR="00C53763" w14:paraId="089BA7BD" w14:textId="77777777" w:rsidTr="00C53763">
        <w:tc>
          <w:tcPr>
            <w:tcW w:w="1413" w:type="dxa"/>
          </w:tcPr>
          <w:p w14:paraId="10FC98DE" w14:textId="57A99033" w:rsidR="00C53763" w:rsidRDefault="00C53763" w:rsidP="000433AB">
            <w:pPr>
              <w:pStyle w:val="NormalWeb"/>
              <w:spacing w:before="0" w:beforeAutospacing="0" w:after="160" w:afterAutospacing="0" w:line="360" w:lineRule="auto"/>
              <w:jc w:val="both"/>
              <w:rPr>
                <w:b/>
                <w:bCs/>
                <w:color w:val="000000"/>
              </w:rPr>
            </w:pPr>
            <w:r>
              <w:rPr>
                <w:b/>
                <w:bCs/>
                <w:color w:val="000000"/>
              </w:rPr>
              <w:lastRenderedPageBreak/>
              <w:t>Results</w:t>
            </w:r>
          </w:p>
        </w:tc>
        <w:tc>
          <w:tcPr>
            <w:tcW w:w="7603" w:type="dxa"/>
          </w:tcPr>
          <w:p w14:paraId="45813359" w14:textId="3829012F"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181F4942" wp14:editId="302F80E0">
                  <wp:extent cx="3814618" cy="2087245"/>
                  <wp:effectExtent l="0" t="0" r="0" b="0"/>
                  <wp:docPr id="4770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39048" name=""/>
                          <pic:cNvPicPr/>
                        </pic:nvPicPr>
                        <pic:blipFill>
                          <a:blip r:embed="rId21"/>
                          <a:stretch>
                            <a:fillRect/>
                          </a:stretch>
                        </pic:blipFill>
                        <pic:spPr>
                          <a:xfrm>
                            <a:off x="0" y="0"/>
                            <a:ext cx="3846379" cy="2104624"/>
                          </a:xfrm>
                          <a:prstGeom prst="rect">
                            <a:avLst/>
                          </a:prstGeom>
                        </pic:spPr>
                      </pic:pic>
                    </a:graphicData>
                  </a:graphic>
                </wp:inline>
              </w:drawing>
            </w:r>
          </w:p>
        </w:tc>
      </w:tr>
      <w:tr w:rsidR="00C53763" w14:paraId="60D8262D" w14:textId="77777777" w:rsidTr="00C53763">
        <w:tc>
          <w:tcPr>
            <w:tcW w:w="1413" w:type="dxa"/>
            <w:tcBorders>
              <w:bottom w:val="single" w:sz="4" w:space="0" w:color="auto"/>
            </w:tcBorders>
          </w:tcPr>
          <w:p w14:paraId="762C875F" w14:textId="1F0DDACF"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25524970" w14:textId="74DDF380" w:rsidR="00C53763" w:rsidRDefault="00C53763" w:rsidP="000433AB">
            <w:pPr>
              <w:pStyle w:val="NormalWeb"/>
              <w:spacing w:before="0" w:beforeAutospacing="0" w:after="160" w:afterAutospacing="0" w:line="360" w:lineRule="auto"/>
              <w:jc w:val="both"/>
            </w:pPr>
            <w:r>
              <w:t xml:space="preserve">Yes </w:t>
            </w:r>
            <w:r w:rsidRPr="00C53763">
              <w:rPr>
                <w:rStyle w:val="Strong"/>
                <w:rFonts w:eastAsiaTheme="majorEastAsia"/>
                <w:b w:val="0"/>
                <w:bCs w:val="0"/>
              </w:rPr>
              <w:t>66.7%</w:t>
            </w:r>
            <w:r w:rsidRPr="00C53763">
              <w:rPr>
                <w:b/>
                <w:bCs/>
              </w:rPr>
              <w:t>,</w:t>
            </w:r>
            <w:r>
              <w:t xml:space="preserve"> Maybe </w:t>
            </w:r>
            <w:r w:rsidRPr="00C53763">
              <w:rPr>
                <w:rStyle w:val="Strong"/>
                <w:rFonts w:eastAsiaTheme="majorEastAsia"/>
                <w:b w:val="0"/>
                <w:bCs w:val="0"/>
              </w:rPr>
              <w:t>22.2%</w:t>
            </w:r>
            <w:r>
              <w:t xml:space="preserve">, No </w:t>
            </w:r>
            <w:r w:rsidRPr="00C53763">
              <w:rPr>
                <w:rStyle w:val="Strong"/>
                <w:rFonts w:eastAsiaTheme="majorEastAsia"/>
                <w:b w:val="0"/>
                <w:bCs w:val="0"/>
              </w:rPr>
              <w:t>11.1%</w:t>
            </w:r>
            <w:r>
              <w:rPr>
                <w:rStyle w:val="Strong"/>
                <w:rFonts w:eastAsiaTheme="majorEastAsia"/>
              </w:rPr>
              <w:t xml:space="preserve">. </w:t>
            </w:r>
            <w:r>
              <w:t>Strong interest; prioritize building the digital wardrobe, with onboarding/tutorials to convert “maybe” users.</w:t>
            </w:r>
          </w:p>
        </w:tc>
      </w:tr>
      <w:tr w:rsidR="00C53763" w14:paraId="0FB3E5FD" w14:textId="77777777" w:rsidTr="00E6220A">
        <w:tc>
          <w:tcPr>
            <w:tcW w:w="9016" w:type="dxa"/>
            <w:gridSpan w:val="2"/>
          </w:tcPr>
          <w:p w14:paraId="56803667" w14:textId="5FEA7A8E"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Was the image search accurate in finding similar clothing items?</w:t>
            </w:r>
          </w:p>
        </w:tc>
      </w:tr>
      <w:tr w:rsidR="00C53763" w14:paraId="26D1F392" w14:textId="77777777" w:rsidTr="00C53763">
        <w:tc>
          <w:tcPr>
            <w:tcW w:w="1413" w:type="dxa"/>
          </w:tcPr>
          <w:p w14:paraId="2CB0FC72" w14:textId="58893FA5"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1CD15C63" w14:textId="77618148" w:rsidR="00C53763" w:rsidRDefault="00C53763" w:rsidP="000433AB">
            <w:pPr>
              <w:pStyle w:val="NormalWeb"/>
              <w:spacing w:line="360" w:lineRule="auto"/>
            </w:pPr>
            <w:r>
              <w:t>Measure users’ perceived accuracy of the image-search feature.</w:t>
            </w:r>
          </w:p>
        </w:tc>
      </w:tr>
      <w:tr w:rsidR="00C53763" w14:paraId="6FCCA1F4" w14:textId="77777777" w:rsidTr="00C53763">
        <w:tc>
          <w:tcPr>
            <w:tcW w:w="1413" w:type="dxa"/>
          </w:tcPr>
          <w:p w14:paraId="65B679BC" w14:textId="245B8D56"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24691EBB" w14:textId="77293295"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02866622" wp14:editId="50C1684B">
                  <wp:extent cx="3888509" cy="1856105"/>
                  <wp:effectExtent l="0" t="0" r="0" b="0"/>
                  <wp:docPr id="163823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8711" name=""/>
                          <pic:cNvPicPr/>
                        </pic:nvPicPr>
                        <pic:blipFill>
                          <a:blip r:embed="rId22"/>
                          <a:stretch>
                            <a:fillRect/>
                          </a:stretch>
                        </pic:blipFill>
                        <pic:spPr>
                          <a:xfrm>
                            <a:off x="0" y="0"/>
                            <a:ext cx="3916980" cy="1869695"/>
                          </a:xfrm>
                          <a:prstGeom prst="rect">
                            <a:avLst/>
                          </a:prstGeom>
                        </pic:spPr>
                      </pic:pic>
                    </a:graphicData>
                  </a:graphic>
                </wp:inline>
              </w:drawing>
            </w:r>
          </w:p>
        </w:tc>
      </w:tr>
      <w:tr w:rsidR="00C53763" w14:paraId="42CF8808" w14:textId="77777777" w:rsidTr="00C53763">
        <w:tc>
          <w:tcPr>
            <w:tcW w:w="1413" w:type="dxa"/>
            <w:tcBorders>
              <w:bottom w:val="single" w:sz="4" w:space="0" w:color="auto"/>
            </w:tcBorders>
          </w:tcPr>
          <w:p w14:paraId="2164078C" w14:textId="6749E166"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15824CF8" w14:textId="28499032" w:rsidR="00C53763" w:rsidRDefault="00C53763" w:rsidP="000433AB">
            <w:pPr>
              <w:pStyle w:val="NormalWeb"/>
              <w:spacing w:before="0" w:beforeAutospacing="0" w:after="160" w:afterAutospacing="0" w:line="360" w:lineRule="auto"/>
              <w:jc w:val="both"/>
            </w:pPr>
            <w:r>
              <w:t xml:space="preserve">Very accurate </w:t>
            </w:r>
            <w:r w:rsidRPr="00C53763">
              <w:rPr>
                <w:rStyle w:val="Strong"/>
                <w:rFonts w:eastAsiaTheme="majorEastAsia"/>
                <w:b w:val="0"/>
                <w:bCs w:val="0"/>
              </w:rPr>
              <w:t>44.4%</w:t>
            </w:r>
            <w:r>
              <w:t xml:space="preserve">; Somewhat accurate </w:t>
            </w:r>
            <w:r w:rsidRPr="00C53763">
              <w:rPr>
                <w:rStyle w:val="Strong"/>
                <w:rFonts w:eastAsiaTheme="majorEastAsia"/>
                <w:b w:val="0"/>
                <w:bCs w:val="0"/>
              </w:rPr>
              <w:t>55.6%</w:t>
            </w:r>
            <w:r>
              <w:rPr>
                <w:rStyle w:val="Strong"/>
                <w:rFonts w:eastAsiaTheme="majorEastAsia"/>
              </w:rPr>
              <w:t xml:space="preserve">. </w:t>
            </w:r>
            <w:r>
              <w:t>Accuracy is generally good; focus on boosting precision (better embeddings/re-ranking) to shift “somewhat” to “very.”</w:t>
            </w:r>
          </w:p>
        </w:tc>
      </w:tr>
      <w:tr w:rsidR="00C53763" w14:paraId="5D0B2A1C" w14:textId="77777777" w:rsidTr="00A46974">
        <w:tc>
          <w:tcPr>
            <w:tcW w:w="9016" w:type="dxa"/>
            <w:gridSpan w:val="2"/>
          </w:tcPr>
          <w:p w14:paraId="5022AB1C" w14:textId="3EE3F7C7"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Did the AI Stylist’s outfit suggestions match your preferences or occasion?</w:t>
            </w:r>
          </w:p>
        </w:tc>
      </w:tr>
      <w:tr w:rsidR="00C53763" w14:paraId="4E87D7E7" w14:textId="77777777" w:rsidTr="00C53763">
        <w:tc>
          <w:tcPr>
            <w:tcW w:w="1413" w:type="dxa"/>
          </w:tcPr>
          <w:p w14:paraId="50E4A83A" w14:textId="2E0681B8"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6F1688B7" w14:textId="6DA76F65" w:rsidR="00C53763" w:rsidRDefault="00C53763" w:rsidP="000433AB">
            <w:pPr>
              <w:pStyle w:val="NormalWeb"/>
              <w:spacing w:line="360" w:lineRule="auto"/>
            </w:pPr>
            <w:r>
              <w:t>Assess how well the AI Stylist’s outfit suggestions match user preferences/occasions.</w:t>
            </w:r>
          </w:p>
        </w:tc>
      </w:tr>
      <w:tr w:rsidR="00C53763" w14:paraId="786B9BFD" w14:textId="77777777" w:rsidTr="00C53763">
        <w:tc>
          <w:tcPr>
            <w:tcW w:w="1413" w:type="dxa"/>
          </w:tcPr>
          <w:p w14:paraId="0B0B93BE" w14:textId="4AAB32C1" w:rsidR="00C53763" w:rsidRDefault="00C53763" w:rsidP="000433AB">
            <w:pPr>
              <w:pStyle w:val="NormalWeb"/>
              <w:spacing w:before="0" w:beforeAutospacing="0" w:after="160" w:afterAutospacing="0" w:line="360" w:lineRule="auto"/>
              <w:jc w:val="both"/>
              <w:rPr>
                <w:b/>
                <w:bCs/>
                <w:color w:val="000000"/>
              </w:rPr>
            </w:pPr>
            <w:r>
              <w:rPr>
                <w:b/>
                <w:bCs/>
                <w:color w:val="000000"/>
              </w:rPr>
              <w:lastRenderedPageBreak/>
              <w:t>Results</w:t>
            </w:r>
          </w:p>
        </w:tc>
        <w:tc>
          <w:tcPr>
            <w:tcW w:w="7603" w:type="dxa"/>
          </w:tcPr>
          <w:p w14:paraId="562F876F" w14:textId="6B5F4FF9"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428C030F" wp14:editId="2EB5062E">
                  <wp:extent cx="4424045" cy="2142837"/>
                  <wp:effectExtent l="0" t="0" r="0" b="3810"/>
                  <wp:docPr id="173953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36928" name=""/>
                          <pic:cNvPicPr/>
                        </pic:nvPicPr>
                        <pic:blipFill>
                          <a:blip r:embed="rId23"/>
                          <a:stretch>
                            <a:fillRect/>
                          </a:stretch>
                        </pic:blipFill>
                        <pic:spPr>
                          <a:xfrm>
                            <a:off x="0" y="0"/>
                            <a:ext cx="4464053" cy="2162215"/>
                          </a:xfrm>
                          <a:prstGeom prst="rect">
                            <a:avLst/>
                          </a:prstGeom>
                        </pic:spPr>
                      </pic:pic>
                    </a:graphicData>
                  </a:graphic>
                </wp:inline>
              </w:drawing>
            </w:r>
          </w:p>
        </w:tc>
      </w:tr>
      <w:tr w:rsidR="00C53763" w14:paraId="77C396E0" w14:textId="77777777" w:rsidTr="00C53763">
        <w:tc>
          <w:tcPr>
            <w:tcW w:w="1413" w:type="dxa"/>
            <w:tcBorders>
              <w:bottom w:val="single" w:sz="4" w:space="0" w:color="auto"/>
            </w:tcBorders>
          </w:tcPr>
          <w:p w14:paraId="265CC7CB" w14:textId="24C6F7D2"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50696E91" w14:textId="4436B170" w:rsidR="00C53763" w:rsidRDefault="00C53763" w:rsidP="000433AB">
            <w:pPr>
              <w:pStyle w:val="NormalWeb"/>
              <w:spacing w:line="360" w:lineRule="auto"/>
            </w:pPr>
            <w:r>
              <w:t xml:space="preserve">Mostly </w:t>
            </w:r>
            <w:r w:rsidRPr="00C53763">
              <w:rPr>
                <w:rStyle w:val="Strong"/>
                <w:rFonts w:eastAsiaTheme="majorEastAsia"/>
                <w:b w:val="0"/>
                <w:bCs w:val="0"/>
              </w:rPr>
              <w:t>55.6% (5/9)</w:t>
            </w:r>
            <w:r w:rsidRPr="00C53763">
              <w:rPr>
                <w:b/>
                <w:bCs/>
              </w:rPr>
              <w:t>;</w:t>
            </w:r>
            <w:r>
              <w:t xml:space="preserve"> Yes, perfectly </w:t>
            </w:r>
            <w:r w:rsidRPr="00C53763">
              <w:rPr>
                <w:rStyle w:val="Strong"/>
                <w:rFonts w:eastAsiaTheme="majorEastAsia"/>
                <w:b w:val="0"/>
                <w:bCs w:val="0"/>
              </w:rPr>
              <w:t>33.3% (3/9)</w:t>
            </w:r>
            <w:r w:rsidRPr="00C53763">
              <w:rPr>
                <w:b/>
                <w:bCs/>
              </w:rPr>
              <w:t>;</w:t>
            </w:r>
            <w:r>
              <w:t xml:space="preserve"> Partly </w:t>
            </w:r>
            <w:r w:rsidRPr="00C53763">
              <w:rPr>
                <w:rStyle w:val="Strong"/>
                <w:rFonts w:eastAsiaTheme="majorEastAsia"/>
                <w:b w:val="0"/>
                <w:bCs w:val="0"/>
              </w:rPr>
              <w:t>11.1% (1/9)</w:t>
            </w:r>
            <w:r>
              <w:t xml:space="preserve">; Not at all </w:t>
            </w:r>
            <w:r w:rsidRPr="00C53763">
              <w:rPr>
                <w:rStyle w:val="Strong"/>
                <w:rFonts w:eastAsiaTheme="majorEastAsia"/>
                <w:b w:val="0"/>
                <w:bCs w:val="0"/>
              </w:rPr>
              <w:t>0%</w:t>
            </w:r>
            <w:r>
              <w:t>.Good fit for most users (</w:t>
            </w:r>
            <w:r w:rsidRPr="00C53763">
              <w:rPr>
                <w:rStyle w:val="Strong"/>
                <w:rFonts w:eastAsiaTheme="majorEastAsia"/>
                <w:b w:val="0"/>
                <w:bCs w:val="0"/>
              </w:rPr>
              <w:t>89%</w:t>
            </w:r>
            <w:r>
              <w:t xml:space="preserve"> mostly/perfect). Improve by refining preference capture and context signals to convert “mostly” → “perfect.”</w:t>
            </w:r>
          </w:p>
        </w:tc>
      </w:tr>
      <w:tr w:rsidR="00C53763" w14:paraId="2E09910D" w14:textId="77777777" w:rsidTr="00FD3262">
        <w:tc>
          <w:tcPr>
            <w:tcW w:w="9016" w:type="dxa"/>
            <w:gridSpan w:val="2"/>
          </w:tcPr>
          <w:p w14:paraId="3A24BA3D" w14:textId="3C8A24ED"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 xml:space="preserve">How interested would you be in using an app like </w:t>
            </w:r>
            <w:r>
              <w:rPr>
                <w:b/>
                <w:bCs/>
                <w:color w:val="202124"/>
                <w:spacing w:val="3"/>
                <w:shd w:val="clear" w:color="auto" w:fill="FFFFFF"/>
              </w:rPr>
              <w:t>Lufyco</w:t>
            </w:r>
            <w:r w:rsidRPr="00C53763">
              <w:rPr>
                <w:b/>
                <w:bCs/>
                <w:color w:val="202124"/>
                <w:spacing w:val="3"/>
                <w:shd w:val="clear" w:color="auto" w:fill="FFFFFF"/>
              </w:rPr>
              <w:t xml:space="preserve"> for online clothes shopping?</w:t>
            </w:r>
          </w:p>
        </w:tc>
      </w:tr>
      <w:tr w:rsidR="00C53763" w14:paraId="41B0A23E" w14:textId="77777777" w:rsidTr="00C53763">
        <w:tc>
          <w:tcPr>
            <w:tcW w:w="1413" w:type="dxa"/>
          </w:tcPr>
          <w:p w14:paraId="09EF70A9" w14:textId="5D44C351"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41C1C508" w14:textId="09BD7FD2" w:rsidR="00C53763" w:rsidRDefault="00C53763" w:rsidP="000433AB">
            <w:pPr>
              <w:pStyle w:val="NormalWeb"/>
              <w:spacing w:before="0" w:beforeAutospacing="0" w:after="160" w:afterAutospacing="0" w:line="360" w:lineRule="auto"/>
              <w:jc w:val="both"/>
            </w:pPr>
            <w:r>
              <w:t>Measure interest in using an app like Lufyco for online clothes shopping.</w:t>
            </w:r>
          </w:p>
        </w:tc>
      </w:tr>
      <w:tr w:rsidR="00C53763" w14:paraId="107FF138" w14:textId="77777777" w:rsidTr="00C53763">
        <w:tc>
          <w:tcPr>
            <w:tcW w:w="1413" w:type="dxa"/>
          </w:tcPr>
          <w:p w14:paraId="582D547F" w14:textId="3205E443"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5E0F6AC5" w14:textId="4247301D"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400DA48C" wp14:editId="4846B0EA">
                  <wp:extent cx="4580769" cy="2068888"/>
                  <wp:effectExtent l="0" t="0" r="4445" b="1270"/>
                  <wp:docPr id="8876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74775" name=""/>
                          <pic:cNvPicPr/>
                        </pic:nvPicPr>
                        <pic:blipFill>
                          <a:blip r:embed="rId24"/>
                          <a:stretch>
                            <a:fillRect/>
                          </a:stretch>
                        </pic:blipFill>
                        <pic:spPr>
                          <a:xfrm>
                            <a:off x="0" y="0"/>
                            <a:ext cx="4622514" cy="2087742"/>
                          </a:xfrm>
                          <a:prstGeom prst="rect">
                            <a:avLst/>
                          </a:prstGeom>
                        </pic:spPr>
                      </pic:pic>
                    </a:graphicData>
                  </a:graphic>
                </wp:inline>
              </w:drawing>
            </w:r>
          </w:p>
        </w:tc>
      </w:tr>
      <w:tr w:rsidR="00C53763" w14:paraId="5641278B" w14:textId="77777777" w:rsidTr="00C53763">
        <w:tc>
          <w:tcPr>
            <w:tcW w:w="1413" w:type="dxa"/>
            <w:tcBorders>
              <w:bottom w:val="single" w:sz="4" w:space="0" w:color="auto"/>
            </w:tcBorders>
          </w:tcPr>
          <w:p w14:paraId="7163FD6A" w14:textId="2712BACE"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23FDAF77" w14:textId="0C73D41E" w:rsidR="00C53763" w:rsidRDefault="00C53763" w:rsidP="000433AB">
            <w:pPr>
              <w:pStyle w:val="NormalWeb"/>
              <w:spacing w:before="0" w:beforeAutospacing="0" w:after="160" w:afterAutospacing="0" w:line="360" w:lineRule="auto"/>
              <w:jc w:val="both"/>
            </w:pPr>
            <w:r>
              <w:t xml:space="preserve">Very interested </w:t>
            </w:r>
            <w:r w:rsidRPr="00C53763">
              <w:rPr>
                <w:rStyle w:val="Strong"/>
                <w:rFonts w:eastAsiaTheme="majorEastAsia"/>
                <w:b w:val="0"/>
                <w:bCs w:val="0"/>
              </w:rPr>
              <w:t>62.5% (5/8)</w:t>
            </w:r>
            <w:r>
              <w:t xml:space="preserve">; Somewhat interested </w:t>
            </w:r>
            <w:r w:rsidRPr="00C53763">
              <w:rPr>
                <w:rStyle w:val="Strong"/>
                <w:rFonts w:eastAsiaTheme="majorEastAsia"/>
                <w:b w:val="0"/>
                <w:bCs w:val="0"/>
              </w:rPr>
              <w:t>12.5% (1/8)</w:t>
            </w:r>
            <w:r>
              <w:t xml:space="preserve">; Not interested </w:t>
            </w:r>
            <w:r w:rsidRPr="00C53763">
              <w:rPr>
                <w:rStyle w:val="Strong"/>
                <w:rFonts w:eastAsiaTheme="majorEastAsia"/>
                <w:b w:val="0"/>
                <w:bCs w:val="0"/>
              </w:rPr>
              <w:t>12.5% (1/8)</w:t>
            </w:r>
            <w:r>
              <w:t xml:space="preserve">; Satisfied with current solutions </w:t>
            </w:r>
            <w:r w:rsidRPr="00C53763">
              <w:rPr>
                <w:rStyle w:val="Strong"/>
                <w:rFonts w:eastAsiaTheme="majorEastAsia"/>
                <w:b w:val="0"/>
                <w:bCs w:val="0"/>
              </w:rPr>
              <w:t>12.5% (1/8)</w:t>
            </w:r>
            <w:r>
              <w:t xml:space="preserve">; </w:t>
            </w:r>
            <w:r w:rsidRPr="00C53763">
              <w:t>Neutral</w:t>
            </w:r>
            <w:r w:rsidRPr="00C53763">
              <w:rPr>
                <w:b/>
                <w:bCs/>
              </w:rPr>
              <w:t xml:space="preserve"> </w:t>
            </w:r>
            <w:r w:rsidRPr="00C53763">
              <w:rPr>
                <w:rStyle w:val="Strong"/>
                <w:rFonts w:eastAsiaTheme="majorEastAsia"/>
                <w:b w:val="0"/>
                <w:bCs w:val="0"/>
              </w:rPr>
              <w:t>0%</w:t>
            </w:r>
            <w:r>
              <w:t xml:space="preserve">.Strong demand indicated. </w:t>
            </w:r>
          </w:p>
        </w:tc>
      </w:tr>
      <w:tr w:rsidR="00C53763" w14:paraId="4AE8D47F" w14:textId="77777777" w:rsidTr="0031500F">
        <w:tc>
          <w:tcPr>
            <w:tcW w:w="9016" w:type="dxa"/>
            <w:gridSpan w:val="2"/>
          </w:tcPr>
          <w:p w14:paraId="5A069E04" w14:textId="0A463EFD"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Which additional features would you like to see?</w:t>
            </w:r>
          </w:p>
        </w:tc>
      </w:tr>
      <w:tr w:rsidR="00C53763" w14:paraId="58E9796D" w14:textId="77777777" w:rsidTr="00C53763">
        <w:tc>
          <w:tcPr>
            <w:tcW w:w="1413" w:type="dxa"/>
          </w:tcPr>
          <w:p w14:paraId="00390518" w14:textId="2B51DEB8"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26850A50" w14:textId="14F44F08" w:rsidR="00C53763" w:rsidRDefault="00C53763" w:rsidP="000433AB">
            <w:pPr>
              <w:pStyle w:val="NormalWeb"/>
              <w:spacing w:before="0" w:beforeAutospacing="0" w:after="160" w:afterAutospacing="0" w:line="360" w:lineRule="auto"/>
              <w:jc w:val="both"/>
            </w:pPr>
            <w:r>
              <w:t>Identify which extra features users want most.</w:t>
            </w:r>
          </w:p>
        </w:tc>
      </w:tr>
      <w:tr w:rsidR="00C53763" w14:paraId="69B9E20D" w14:textId="77777777" w:rsidTr="00C53763">
        <w:tc>
          <w:tcPr>
            <w:tcW w:w="1413" w:type="dxa"/>
          </w:tcPr>
          <w:p w14:paraId="3F7BAC8A" w14:textId="7ED9F143" w:rsidR="00C53763" w:rsidRDefault="00C53763" w:rsidP="000433AB">
            <w:pPr>
              <w:pStyle w:val="NormalWeb"/>
              <w:spacing w:before="0" w:beforeAutospacing="0" w:after="160" w:afterAutospacing="0" w:line="360" w:lineRule="auto"/>
              <w:jc w:val="both"/>
              <w:rPr>
                <w:b/>
                <w:bCs/>
                <w:color w:val="000000"/>
              </w:rPr>
            </w:pPr>
            <w:r>
              <w:rPr>
                <w:b/>
                <w:bCs/>
                <w:color w:val="000000"/>
              </w:rPr>
              <w:lastRenderedPageBreak/>
              <w:t>Results</w:t>
            </w:r>
          </w:p>
        </w:tc>
        <w:tc>
          <w:tcPr>
            <w:tcW w:w="7603" w:type="dxa"/>
          </w:tcPr>
          <w:p w14:paraId="0696FECE" w14:textId="44B930AD"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0F8D2EBF" wp14:editId="7B21F43B">
                  <wp:extent cx="4562475" cy="1681018"/>
                  <wp:effectExtent l="0" t="0" r="0" b="0"/>
                  <wp:docPr id="5456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96587" name=""/>
                          <pic:cNvPicPr/>
                        </pic:nvPicPr>
                        <pic:blipFill>
                          <a:blip r:embed="rId25"/>
                          <a:stretch>
                            <a:fillRect/>
                          </a:stretch>
                        </pic:blipFill>
                        <pic:spPr>
                          <a:xfrm>
                            <a:off x="0" y="0"/>
                            <a:ext cx="4581899" cy="1688175"/>
                          </a:xfrm>
                          <a:prstGeom prst="rect">
                            <a:avLst/>
                          </a:prstGeom>
                        </pic:spPr>
                      </pic:pic>
                    </a:graphicData>
                  </a:graphic>
                </wp:inline>
              </w:drawing>
            </w:r>
          </w:p>
        </w:tc>
      </w:tr>
      <w:tr w:rsidR="00C53763" w14:paraId="5391FC5E" w14:textId="77777777" w:rsidTr="00C53763">
        <w:tc>
          <w:tcPr>
            <w:tcW w:w="1413" w:type="dxa"/>
            <w:tcBorders>
              <w:bottom w:val="single" w:sz="4" w:space="0" w:color="auto"/>
            </w:tcBorders>
          </w:tcPr>
          <w:p w14:paraId="4E7DAF86" w14:textId="0A098EEE"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Borders>
              <w:bottom w:val="single" w:sz="4" w:space="0" w:color="auto"/>
            </w:tcBorders>
          </w:tcPr>
          <w:p w14:paraId="46C375FB" w14:textId="5624D4D0" w:rsidR="00C53763" w:rsidRDefault="00C53763" w:rsidP="000433AB">
            <w:pPr>
              <w:pStyle w:val="NormalWeb"/>
              <w:spacing w:before="0" w:beforeAutospacing="0" w:after="160" w:afterAutospacing="0" w:line="360" w:lineRule="auto"/>
              <w:jc w:val="both"/>
            </w:pPr>
            <w:r>
              <w:t xml:space="preserve">Prioritize </w:t>
            </w:r>
            <w:r w:rsidRPr="00C53763">
              <w:rPr>
                <w:rStyle w:val="Strong"/>
                <w:rFonts w:eastAsiaTheme="majorEastAsia"/>
                <w:b w:val="0"/>
                <w:bCs w:val="0"/>
              </w:rPr>
              <w:t>Style Chat Assistant</w:t>
            </w:r>
            <w:r>
              <w:t xml:space="preserve"> and </w:t>
            </w:r>
            <w:r w:rsidRPr="00C53763">
              <w:rPr>
                <w:rStyle w:val="Strong"/>
                <w:rFonts w:eastAsiaTheme="majorEastAsia"/>
                <w:b w:val="0"/>
                <w:bCs w:val="0"/>
              </w:rPr>
              <w:t>Virtual Try-On</w:t>
            </w:r>
            <w:r>
              <w:t xml:space="preserve"> for the MVP; add </w:t>
            </w:r>
            <w:r w:rsidRPr="00C53763">
              <w:rPr>
                <w:rStyle w:val="Strong"/>
                <w:rFonts w:eastAsiaTheme="majorEastAsia"/>
                <w:b w:val="0"/>
                <w:bCs w:val="0"/>
              </w:rPr>
              <w:t>Filtering</w:t>
            </w:r>
            <w:r>
              <w:t xml:space="preserve"> and </w:t>
            </w:r>
            <w:r w:rsidRPr="00C53763">
              <w:rPr>
                <w:rStyle w:val="Strong"/>
                <w:rFonts w:eastAsiaTheme="majorEastAsia"/>
                <w:b w:val="0"/>
                <w:bCs w:val="0"/>
              </w:rPr>
              <w:t>Sharing</w:t>
            </w:r>
            <w:r>
              <w:t xml:space="preserve"> next; </w:t>
            </w:r>
            <w:r w:rsidRPr="00C53763">
              <w:rPr>
                <w:rStyle w:val="Strong"/>
                <w:rFonts w:eastAsiaTheme="majorEastAsia"/>
                <w:b w:val="0"/>
                <w:bCs w:val="0"/>
              </w:rPr>
              <w:t>Sustainability info</w:t>
            </w:r>
            <w:r>
              <w:t xml:space="preserve"> can follow as a nice-to-have.</w:t>
            </w:r>
          </w:p>
        </w:tc>
      </w:tr>
      <w:tr w:rsidR="00C53763" w14:paraId="6EE22335" w14:textId="77777777" w:rsidTr="009F6ADB">
        <w:tc>
          <w:tcPr>
            <w:tcW w:w="9016" w:type="dxa"/>
            <w:gridSpan w:val="2"/>
          </w:tcPr>
          <w:p w14:paraId="297B0100" w14:textId="57A1D5AC" w:rsidR="00C53763" w:rsidRPr="00C53763" w:rsidRDefault="00C53763" w:rsidP="000433AB">
            <w:pPr>
              <w:pStyle w:val="NormalWeb"/>
              <w:spacing w:before="0" w:beforeAutospacing="0" w:after="160" w:afterAutospacing="0" w:line="360" w:lineRule="auto"/>
              <w:jc w:val="both"/>
              <w:rPr>
                <w:b/>
                <w:bCs/>
              </w:rPr>
            </w:pPr>
            <w:r w:rsidRPr="00C53763">
              <w:rPr>
                <w:b/>
                <w:bCs/>
                <w:color w:val="202124"/>
                <w:spacing w:val="3"/>
                <w:shd w:val="clear" w:color="auto" w:fill="FFFFFF"/>
              </w:rPr>
              <w:t xml:space="preserve">Would you recommend </w:t>
            </w:r>
            <w:r>
              <w:rPr>
                <w:b/>
                <w:bCs/>
                <w:color w:val="202124"/>
                <w:spacing w:val="3"/>
                <w:shd w:val="clear" w:color="auto" w:fill="FFFFFF"/>
              </w:rPr>
              <w:t>Lufyco</w:t>
            </w:r>
            <w:r w:rsidRPr="00C53763">
              <w:rPr>
                <w:b/>
                <w:bCs/>
                <w:color w:val="202124"/>
                <w:spacing w:val="3"/>
                <w:shd w:val="clear" w:color="auto" w:fill="FFFFFF"/>
              </w:rPr>
              <w:t xml:space="preserve"> to others if it becomes available?</w:t>
            </w:r>
          </w:p>
        </w:tc>
      </w:tr>
      <w:tr w:rsidR="00C53763" w14:paraId="57CE8E73" w14:textId="77777777" w:rsidTr="00C53763">
        <w:tc>
          <w:tcPr>
            <w:tcW w:w="1413" w:type="dxa"/>
          </w:tcPr>
          <w:p w14:paraId="228B30C0" w14:textId="41C226EB" w:rsidR="00C53763" w:rsidRDefault="00C53763" w:rsidP="000433AB">
            <w:pPr>
              <w:pStyle w:val="NormalWeb"/>
              <w:spacing w:before="0" w:beforeAutospacing="0" w:after="160" w:afterAutospacing="0" w:line="360" w:lineRule="auto"/>
              <w:jc w:val="both"/>
              <w:rPr>
                <w:b/>
                <w:bCs/>
                <w:color w:val="000000"/>
              </w:rPr>
            </w:pPr>
            <w:r>
              <w:rPr>
                <w:b/>
                <w:bCs/>
                <w:color w:val="000000"/>
              </w:rPr>
              <w:t>Aim</w:t>
            </w:r>
          </w:p>
        </w:tc>
        <w:tc>
          <w:tcPr>
            <w:tcW w:w="7603" w:type="dxa"/>
          </w:tcPr>
          <w:p w14:paraId="50DA0A6B" w14:textId="6B3A9065" w:rsidR="00C53763" w:rsidRDefault="00C53763" w:rsidP="000433AB">
            <w:pPr>
              <w:pStyle w:val="NormalWeb"/>
              <w:spacing w:before="0" w:beforeAutospacing="0" w:after="160" w:afterAutospacing="0" w:line="360" w:lineRule="auto"/>
              <w:jc w:val="both"/>
            </w:pPr>
            <w:r>
              <w:t>Measure willingness to recommend Lufyco.</w:t>
            </w:r>
          </w:p>
        </w:tc>
      </w:tr>
      <w:tr w:rsidR="00C53763" w14:paraId="79114672" w14:textId="77777777" w:rsidTr="00C53763">
        <w:tc>
          <w:tcPr>
            <w:tcW w:w="1413" w:type="dxa"/>
          </w:tcPr>
          <w:p w14:paraId="770AC1FE" w14:textId="505BCB5A" w:rsidR="00C53763" w:rsidRDefault="00C53763" w:rsidP="000433AB">
            <w:pPr>
              <w:pStyle w:val="NormalWeb"/>
              <w:spacing w:before="0" w:beforeAutospacing="0" w:after="160" w:afterAutospacing="0" w:line="360" w:lineRule="auto"/>
              <w:jc w:val="both"/>
              <w:rPr>
                <w:b/>
                <w:bCs/>
                <w:color w:val="000000"/>
              </w:rPr>
            </w:pPr>
            <w:r>
              <w:rPr>
                <w:b/>
                <w:bCs/>
                <w:color w:val="000000"/>
              </w:rPr>
              <w:t>Results</w:t>
            </w:r>
          </w:p>
        </w:tc>
        <w:tc>
          <w:tcPr>
            <w:tcW w:w="7603" w:type="dxa"/>
          </w:tcPr>
          <w:p w14:paraId="72C134BE" w14:textId="600AD9C1" w:rsidR="00C53763" w:rsidRDefault="00C53763" w:rsidP="000433AB">
            <w:pPr>
              <w:pStyle w:val="NormalWeb"/>
              <w:spacing w:before="0" w:beforeAutospacing="0" w:after="160" w:afterAutospacing="0" w:line="360" w:lineRule="auto"/>
              <w:jc w:val="both"/>
            </w:pPr>
            <w:r w:rsidRPr="00C53763">
              <w:rPr>
                <w:noProof/>
              </w:rPr>
              <w:drawing>
                <wp:inline distT="0" distB="0" distL="0" distR="0" wp14:anchorId="1B50AD63" wp14:editId="2A1FA8CB">
                  <wp:extent cx="4562475" cy="1967346"/>
                  <wp:effectExtent l="0" t="0" r="0" b="1270"/>
                  <wp:docPr id="5864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517" name=""/>
                          <pic:cNvPicPr/>
                        </pic:nvPicPr>
                        <pic:blipFill>
                          <a:blip r:embed="rId26"/>
                          <a:stretch>
                            <a:fillRect/>
                          </a:stretch>
                        </pic:blipFill>
                        <pic:spPr>
                          <a:xfrm>
                            <a:off x="0" y="0"/>
                            <a:ext cx="4589877" cy="1979162"/>
                          </a:xfrm>
                          <a:prstGeom prst="rect">
                            <a:avLst/>
                          </a:prstGeom>
                        </pic:spPr>
                      </pic:pic>
                    </a:graphicData>
                  </a:graphic>
                </wp:inline>
              </w:drawing>
            </w:r>
          </w:p>
        </w:tc>
      </w:tr>
      <w:tr w:rsidR="00C53763" w14:paraId="5ACF8FB6" w14:textId="77777777" w:rsidTr="00C53763">
        <w:tc>
          <w:tcPr>
            <w:tcW w:w="1413" w:type="dxa"/>
          </w:tcPr>
          <w:p w14:paraId="56D169DA" w14:textId="6C952E8F" w:rsidR="00C53763" w:rsidRDefault="00C53763" w:rsidP="000433AB">
            <w:pPr>
              <w:pStyle w:val="NormalWeb"/>
              <w:spacing w:before="0" w:beforeAutospacing="0" w:after="160" w:afterAutospacing="0" w:line="360" w:lineRule="auto"/>
              <w:jc w:val="both"/>
              <w:rPr>
                <w:b/>
                <w:bCs/>
                <w:color w:val="000000"/>
              </w:rPr>
            </w:pPr>
            <w:r>
              <w:rPr>
                <w:b/>
                <w:bCs/>
                <w:color w:val="000000"/>
              </w:rPr>
              <w:t>Findings &amp; Conclusion</w:t>
            </w:r>
          </w:p>
        </w:tc>
        <w:tc>
          <w:tcPr>
            <w:tcW w:w="7603" w:type="dxa"/>
          </w:tcPr>
          <w:p w14:paraId="3AD6BAF8" w14:textId="6219924F" w:rsidR="00C53763" w:rsidRDefault="00C53763" w:rsidP="000433AB">
            <w:pPr>
              <w:pStyle w:val="NormalWeb"/>
              <w:spacing w:before="0" w:beforeAutospacing="0" w:after="160" w:afterAutospacing="0" w:line="360" w:lineRule="auto"/>
              <w:jc w:val="both"/>
            </w:pPr>
            <w:r>
              <w:t>Very strong referral potential; no negative sentiment. Convert “Maybe” users with accuracy demos, trust signals, and early incentives.</w:t>
            </w:r>
          </w:p>
        </w:tc>
      </w:tr>
    </w:tbl>
    <w:p w14:paraId="210D138C" w14:textId="77777777" w:rsidR="00EA4AAF" w:rsidRDefault="00EA4AAF" w:rsidP="00981798">
      <w:pPr>
        <w:pStyle w:val="Heading3"/>
        <w:numPr>
          <w:ilvl w:val="0"/>
          <w:numId w:val="0"/>
        </w:numPr>
        <w:ind w:left="720" w:hanging="720"/>
      </w:pPr>
      <w:bookmarkStart w:id="175" w:name="_Toc213870974"/>
    </w:p>
    <w:p w14:paraId="48721EB5" w14:textId="44DB02F4" w:rsidR="006603F3" w:rsidRDefault="006603F3" w:rsidP="00981798">
      <w:pPr>
        <w:pStyle w:val="Heading3"/>
        <w:numPr>
          <w:ilvl w:val="0"/>
          <w:numId w:val="0"/>
        </w:numPr>
        <w:ind w:left="720" w:hanging="720"/>
      </w:pPr>
      <w:r>
        <w:t>4.5.3 Brainstorming</w:t>
      </w:r>
      <w:r w:rsidR="000433AB">
        <w:t xml:space="preserve"> Findings</w:t>
      </w:r>
      <w:bookmarkEnd w:id="175"/>
    </w:p>
    <w:p w14:paraId="5D10DFBE" w14:textId="5C69F9B8" w:rsidR="006603F3" w:rsidRPr="000433AB" w:rsidRDefault="000433AB" w:rsidP="000433AB">
      <w:pPr>
        <w:pStyle w:val="Caption"/>
        <w:jc w:val="center"/>
        <w:rPr>
          <w:sz w:val="20"/>
          <w:szCs w:val="20"/>
        </w:rPr>
      </w:pPr>
      <w:bookmarkStart w:id="176" w:name="_Toc213869719"/>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17</w:t>
      </w:r>
      <w:r w:rsidRPr="000433AB">
        <w:rPr>
          <w:sz w:val="20"/>
          <w:szCs w:val="20"/>
        </w:rPr>
        <w:fldChar w:fldCharType="end"/>
      </w:r>
      <w:r w:rsidRPr="000433AB">
        <w:rPr>
          <w:sz w:val="20"/>
          <w:szCs w:val="20"/>
          <w:lang w:val="en-US"/>
        </w:rPr>
        <w:t>:Brainstorming Findings</w:t>
      </w:r>
      <w:bookmarkEnd w:id="176"/>
    </w:p>
    <w:tbl>
      <w:tblPr>
        <w:tblStyle w:val="TableGrid"/>
        <w:tblW w:w="0" w:type="auto"/>
        <w:tblLook w:val="04A0" w:firstRow="1" w:lastRow="0" w:firstColumn="1" w:lastColumn="0" w:noHBand="0" w:noVBand="1"/>
      </w:tblPr>
      <w:tblGrid>
        <w:gridCol w:w="1940"/>
        <w:gridCol w:w="7076"/>
      </w:tblGrid>
      <w:tr w:rsidR="00D41303" w14:paraId="1DB7FAF1" w14:textId="77777777" w:rsidTr="00D41303">
        <w:tc>
          <w:tcPr>
            <w:tcW w:w="0" w:type="auto"/>
            <w:hideMark/>
          </w:tcPr>
          <w:p w14:paraId="3F5B6EF3" w14:textId="77777777" w:rsidR="00D41303" w:rsidRDefault="00D41303" w:rsidP="000433AB">
            <w:pPr>
              <w:spacing w:line="360" w:lineRule="auto"/>
              <w:jc w:val="center"/>
              <w:rPr>
                <w:b/>
                <w:bCs/>
              </w:rPr>
            </w:pPr>
            <w:r>
              <w:rPr>
                <w:b/>
                <w:bCs/>
              </w:rPr>
              <w:t>Aspect</w:t>
            </w:r>
          </w:p>
        </w:tc>
        <w:tc>
          <w:tcPr>
            <w:tcW w:w="0" w:type="auto"/>
            <w:hideMark/>
          </w:tcPr>
          <w:p w14:paraId="31BC3E8A" w14:textId="77777777" w:rsidR="00D41303" w:rsidRDefault="00D41303" w:rsidP="000433AB">
            <w:pPr>
              <w:spacing w:line="360" w:lineRule="auto"/>
              <w:jc w:val="center"/>
              <w:rPr>
                <w:b/>
                <w:bCs/>
              </w:rPr>
            </w:pPr>
            <w:r>
              <w:rPr>
                <w:b/>
                <w:bCs/>
              </w:rPr>
              <w:t>Finding</w:t>
            </w:r>
          </w:p>
        </w:tc>
      </w:tr>
      <w:tr w:rsidR="00D41303" w14:paraId="203375F7" w14:textId="77777777" w:rsidTr="00D41303">
        <w:tc>
          <w:tcPr>
            <w:tcW w:w="0" w:type="auto"/>
            <w:hideMark/>
          </w:tcPr>
          <w:p w14:paraId="3622BBFB" w14:textId="77777777" w:rsidR="00D41303" w:rsidRPr="00D41303" w:rsidRDefault="00D41303" w:rsidP="000433AB">
            <w:pPr>
              <w:spacing w:line="360" w:lineRule="auto"/>
            </w:pPr>
            <w:r w:rsidRPr="00D41303">
              <w:rPr>
                <w:rStyle w:val="Strong"/>
                <w:rFonts w:eastAsiaTheme="majorEastAsia"/>
                <w:b w:val="0"/>
                <w:bCs w:val="0"/>
              </w:rPr>
              <w:t>Photo-first discovery</w:t>
            </w:r>
          </w:p>
        </w:tc>
        <w:tc>
          <w:tcPr>
            <w:tcW w:w="0" w:type="auto"/>
            <w:hideMark/>
          </w:tcPr>
          <w:p w14:paraId="6D924A26" w14:textId="77777777" w:rsidR="00D41303" w:rsidRPr="00D41303" w:rsidRDefault="00D41303" w:rsidP="000433AB">
            <w:pPr>
              <w:spacing w:line="360" w:lineRule="auto"/>
            </w:pPr>
            <w:r w:rsidRPr="00D41303">
              <w:t xml:space="preserve">Users prefer starting with </w:t>
            </w:r>
            <w:r w:rsidRPr="00D41303">
              <w:rPr>
                <w:rStyle w:val="Strong"/>
                <w:rFonts w:eastAsiaTheme="majorEastAsia"/>
                <w:b w:val="0"/>
                <w:bCs w:val="0"/>
              </w:rPr>
              <w:t>Upload/Take Photo → Similar Items</w:t>
            </w:r>
            <w:r w:rsidRPr="00D41303">
              <w:t xml:space="preserve"> instead of typing; this should be the home action.</w:t>
            </w:r>
          </w:p>
        </w:tc>
      </w:tr>
      <w:tr w:rsidR="00D41303" w14:paraId="2DED0E55" w14:textId="77777777" w:rsidTr="00D41303">
        <w:tc>
          <w:tcPr>
            <w:tcW w:w="0" w:type="auto"/>
            <w:hideMark/>
          </w:tcPr>
          <w:p w14:paraId="71413641" w14:textId="77777777" w:rsidR="00D41303" w:rsidRPr="00D41303" w:rsidRDefault="00D41303" w:rsidP="000433AB">
            <w:pPr>
              <w:spacing w:line="360" w:lineRule="auto"/>
            </w:pPr>
            <w:r w:rsidRPr="00D41303">
              <w:rPr>
                <w:rStyle w:val="Strong"/>
                <w:rFonts w:eastAsiaTheme="majorEastAsia"/>
                <w:b w:val="0"/>
                <w:bCs w:val="0"/>
              </w:rPr>
              <w:t>Explainability</w:t>
            </w:r>
          </w:p>
        </w:tc>
        <w:tc>
          <w:tcPr>
            <w:tcW w:w="0" w:type="auto"/>
            <w:hideMark/>
          </w:tcPr>
          <w:p w14:paraId="6DCB5E49" w14:textId="77777777" w:rsidR="00D41303" w:rsidRPr="00D41303" w:rsidRDefault="00D41303" w:rsidP="000433AB">
            <w:pPr>
              <w:spacing w:line="360" w:lineRule="auto"/>
            </w:pPr>
            <w:r w:rsidRPr="00D41303">
              <w:t xml:space="preserve">A one-line </w:t>
            </w:r>
            <w:r w:rsidRPr="00D41303">
              <w:rPr>
                <w:rStyle w:val="Strong"/>
                <w:rFonts w:eastAsiaTheme="majorEastAsia"/>
                <w:b w:val="0"/>
                <w:bCs w:val="0"/>
              </w:rPr>
              <w:t>“why this”</w:t>
            </w:r>
            <w:r w:rsidRPr="00D41303">
              <w:t xml:space="preserve"> under each recommendation increases trust and speeds decisions.</w:t>
            </w:r>
          </w:p>
        </w:tc>
      </w:tr>
      <w:tr w:rsidR="00D41303" w14:paraId="58ED8865" w14:textId="77777777" w:rsidTr="00D41303">
        <w:tc>
          <w:tcPr>
            <w:tcW w:w="0" w:type="auto"/>
            <w:hideMark/>
          </w:tcPr>
          <w:p w14:paraId="7A4B976F" w14:textId="77777777" w:rsidR="00D41303" w:rsidRPr="00D41303" w:rsidRDefault="00D41303" w:rsidP="000433AB">
            <w:pPr>
              <w:spacing w:line="360" w:lineRule="auto"/>
            </w:pPr>
            <w:r w:rsidRPr="00D41303">
              <w:rPr>
                <w:rStyle w:val="Strong"/>
                <w:rFonts w:eastAsiaTheme="majorEastAsia"/>
                <w:b w:val="0"/>
                <w:bCs w:val="0"/>
              </w:rPr>
              <w:t>Latency &amp; resilience</w:t>
            </w:r>
          </w:p>
        </w:tc>
        <w:tc>
          <w:tcPr>
            <w:tcW w:w="0" w:type="auto"/>
            <w:hideMark/>
          </w:tcPr>
          <w:p w14:paraId="40FD853F" w14:textId="77777777" w:rsidR="00D41303" w:rsidRPr="00D41303" w:rsidRDefault="00D41303" w:rsidP="000433AB">
            <w:pPr>
              <w:spacing w:line="360" w:lineRule="auto"/>
            </w:pPr>
            <w:r w:rsidRPr="00D41303">
              <w:t xml:space="preserve">Slow networks caused hesitation; enforce </w:t>
            </w:r>
            <w:r w:rsidRPr="00D41303">
              <w:rPr>
                <w:rStyle w:val="Strong"/>
                <w:rFonts w:eastAsiaTheme="majorEastAsia"/>
                <w:b w:val="0"/>
                <w:bCs w:val="0"/>
              </w:rPr>
              <w:t>p95 ≤ 1s</w:t>
            </w:r>
            <w:r w:rsidRPr="00D41303">
              <w:t xml:space="preserve">, add caching, and provide </w:t>
            </w:r>
            <w:r w:rsidRPr="00D41303">
              <w:rPr>
                <w:rStyle w:val="Strong"/>
                <w:rFonts w:eastAsiaTheme="majorEastAsia"/>
                <w:b w:val="0"/>
                <w:bCs w:val="0"/>
              </w:rPr>
              <w:t>offline/attribute-only fallbacks</w:t>
            </w:r>
            <w:r w:rsidRPr="00D41303">
              <w:t>.</w:t>
            </w:r>
          </w:p>
        </w:tc>
      </w:tr>
      <w:tr w:rsidR="00D41303" w14:paraId="73DFC1EB" w14:textId="77777777" w:rsidTr="00D41303">
        <w:tc>
          <w:tcPr>
            <w:tcW w:w="0" w:type="auto"/>
            <w:hideMark/>
          </w:tcPr>
          <w:p w14:paraId="2B96619C" w14:textId="77777777" w:rsidR="00D41303" w:rsidRPr="00D41303" w:rsidRDefault="00D41303" w:rsidP="000433AB">
            <w:pPr>
              <w:spacing w:line="360" w:lineRule="auto"/>
            </w:pPr>
            <w:r w:rsidRPr="00D41303">
              <w:rPr>
                <w:rStyle w:val="Strong"/>
                <w:rFonts w:eastAsiaTheme="majorEastAsia"/>
                <w:b w:val="0"/>
                <w:bCs w:val="0"/>
              </w:rPr>
              <w:lastRenderedPageBreak/>
              <w:t>Taxonomy &amp; sizes</w:t>
            </w:r>
          </w:p>
        </w:tc>
        <w:tc>
          <w:tcPr>
            <w:tcW w:w="0" w:type="auto"/>
            <w:hideMark/>
          </w:tcPr>
          <w:p w14:paraId="432B6C1F" w14:textId="77777777" w:rsidR="00D41303" w:rsidRPr="00D41303" w:rsidRDefault="00D41303" w:rsidP="000433AB">
            <w:pPr>
              <w:spacing w:line="360" w:lineRule="auto"/>
            </w:pPr>
            <w:r w:rsidRPr="00D41303">
              <w:t xml:space="preserve">Ambiguous color/size terms confused users; adopt a </w:t>
            </w:r>
            <w:r w:rsidRPr="00D41303">
              <w:rPr>
                <w:rStyle w:val="Strong"/>
                <w:rFonts w:eastAsiaTheme="majorEastAsia"/>
                <w:b w:val="0"/>
                <w:bCs w:val="0"/>
              </w:rPr>
              <w:t>shared taxonomy</w:t>
            </w:r>
            <w:r w:rsidRPr="00D41303">
              <w:t xml:space="preserve"> and a </w:t>
            </w:r>
            <w:r w:rsidRPr="00D41303">
              <w:rPr>
                <w:rStyle w:val="Strong"/>
                <w:rFonts w:eastAsiaTheme="majorEastAsia"/>
                <w:b w:val="0"/>
                <w:bCs w:val="0"/>
              </w:rPr>
              <w:t>size-mapping helper</w:t>
            </w:r>
            <w:r w:rsidRPr="00D41303">
              <w:t xml:space="preserve"> in filters.</w:t>
            </w:r>
          </w:p>
        </w:tc>
      </w:tr>
      <w:tr w:rsidR="00D41303" w14:paraId="7E49956D" w14:textId="77777777" w:rsidTr="00D41303">
        <w:tc>
          <w:tcPr>
            <w:tcW w:w="0" w:type="auto"/>
            <w:hideMark/>
          </w:tcPr>
          <w:p w14:paraId="6A1F3A59" w14:textId="77777777" w:rsidR="00D41303" w:rsidRPr="00D41303" w:rsidRDefault="00D41303" w:rsidP="000433AB">
            <w:pPr>
              <w:spacing w:line="360" w:lineRule="auto"/>
            </w:pPr>
            <w:r w:rsidRPr="00D41303">
              <w:rPr>
                <w:rStyle w:val="Strong"/>
                <w:rFonts w:eastAsiaTheme="majorEastAsia"/>
                <w:b w:val="0"/>
                <w:bCs w:val="0"/>
              </w:rPr>
              <w:t>Outfit editing</w:t>
            </w:r>
          </w:p>
        </w:tc>
        <w:tc>
          <w:tcPr>
            <w:tcW w:w="0" w:type="auto"/>
            <w:hideMark/>
          </w:tcPr>
          <w:p w14:paraId="4B0E4A6A" w14:textId="77777777" w:rsidR="00D41303" w:rsidRPr="00D41303" w:rsidRDefault="00D41303" w:rsidP="000433AB">
            <w:pPr>
              <w:spacing w:line="360" w:lineRule="auto"/>
            </w:pPr>
            <w:r w:rsidRPr="00D41303">
              <w:t xml:space="preserve">Users want quick </w:t>
            </w:r>
            <w:r w:rsidRPr="00D41303">
              <w:rPr>
                <w:rStyle w:val="Strong"/>
                <w:rFonts w:eastAsiaTheme="majorEastAsia"/>
                <w:b w:val="0"/>
                <w:bCs w:val="0"/>
              </w:rPr>
              <w:t>swap</w:t>
            </w:r>
            <w:r w:rsidRPr="00D41303">
              <w:t xml:space="preserve"> of any item inside a suggestion with 2–3 alternatives, without leaving the card.</w:t>
            </w:r>
          </w:p>
        </w:tc>
      </w:tr>
      <w:tr w:rsidR="00D41303" w14:paraId="78377314" w14:textId="77777777" w:rsidTr="00D41303">
        <w:tc>
          <w:tcPr>
            <w:tcW w:w="0" w:type="auto"/>
            <w:hideMark/>
          </w:tcPr>
          <w:p w14:paraId="67F67D64" w14:textId="77777777" w:rsidR="00D41303" w:rsidRPr="00D41303" w:rsidRDefault="00D41303" w:rsidP="000433AB">
            <w:pPr>
              <w:spacing w:line="360" w:lineRule="auto"/>
            </w:pPr>
            <w:r w:rsidRPr="00D41303">
              <w:rPr>
                <w:rStyle w:val="Strong"/>
                <w:rFonts w:eastAsiaTheme="majorEastAsia"/>
                <w:b w:val="0"/>
                <w:bCs w:val="0"/>
              </w:rPr>
              <w:t>Catalog freshness</w:t>
            </w:r>
          </w:p>
        </w:tc>
        <w:tc>
          <w:tcPr>
            <w:tcW w:w="0" w:type="auto"/>
            <w:hideMark/>
          </w:tcPr>
          <w:p w14:paraId="76355CD6" w14:textId="77777777" w:rsidR="00D41303" w:rsidRPr="00D41303" w:rsidRDefault="00D41303" w:rsidP="000433AB">
            <w:pPr>
              <w:spacing w:line="360" w:lineRule="auto"/>
            </w:pPr>
            <w:r w:rsidRPr="00D41303">
              <w:t xml:space="preserve">Shop owners need </w:t>
            </w:r>
            <w:r w:rsidRPr="00D41303">
              <w:rPr>
                <w:rStyle w:val="Strong"/>
                <w:rFonts w:eastAsiaTheme="majorEastAsia"/>
                <w:b w:val="0"/>
                <w:bCs w:val="0"/>
              </w:rPr>
              <w:t>instant visibility</w:t>
            </w:r>
            <w:r w:rsidRPr="00D41303">
              <w:t xml:space="preserve"> after updates; support </w:t>
            </w:r>
            <w:r w:rsidRPr="00D41303">
              <w:rPr>
                <w:rStyle w:val="Strong"/>
                <w:rFonts w:eastAsiaTheme="majorEastAsia"/>
                <w:b w:val="0"/>
                <w:bCs w:val="0"/>
              </w:rPr>
              <w:t>micro-updates</w:t>
            </w:r>
            <w:r w:rsidRPr="00D41303">
              <w:t xml:space="preserve"> to the vector index and show update status.</w:t>
            </w:r>
          </w:p>
        </w:tc>
      </w:tr>
    </w:tbl>
    <w:p w14:paraId="6CFF141A" w14:textId="77777777" w:rsidR="000433AB" w:rsidRDefault="000433AB" w:rsidP="00A750B9">
      <w:pPr>
        <w:pStyle w:val="NormalWeb"/>
        <w:spacing w:before="0" w:beforeAutospacing="0" w:after="160" w:afterAutospacing="0"/>
        <w:jc w:val="both"/>
        <w:rPr>
          <w:b/>
          <w:bCs/>
          <w:color w:val="000000"/>
        </w:rPr>
      </w:pPr>
    </w:p>
    <w:p w14:paraId="04E36D98" w14:textId="77777777" w:rsidR="00D41303" w:rsidRDefault="00D41303" w:rsidP="00981798">
      <w:pPr>
        <w:pStyle w:val="Heading2"/>
        <w:numPr>
          <w:ilvl w:val="0"/>
          <w:numId w:val="0"/>
        </w:numPr>
        <w:ind w:left="576" w:hanging="576"/>
      </w:pPr>
      <w:bookmarkStart w:id="177" w:name="_Toc213870975"/>
      <w:r>
        <w:t>4.6 Summary of Findings</w:t>
      </w:r>
      <w:bookmarkEnd w:id="177"/>
    </w:p>
    <w:p w14:paraId="23F000BD" w14:textId="7B2A0F94" w:rsidR="00D41303" w:rsidRPr="000433AB" w:rsidRDefault="000433AB" w:rsidP="000433AB">
      <w:pPr>
        <w:pStyle w:val="Caption"/>
        <w:jc w:val="center"/>
        <w:rPr>
          <w:sz w:val="20"/>
          <w:szCs w:val="20"/>
        </w:rPr>
      </w:pPr>
      <w:bookmarkStart w:id="178" w:name="_Toc213869720"/>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18</w:t>
      </w:r>
      <w:r w:rsidRPr="000433AB">
        <w:rPr>
          <w:sz w:val="20"/>
          <w:szCs w:val="20"/>
        </w:rPr>
        <w:fldChar w:fldCharType="end"/>
      </w:r>
      <w:r w:rsidRPr="000433AB">
        <w:rPr>
          <w:sz w:val="20"/>
          <w:szCs w:val="20"/>
          <w:lang w:val="en-US"/>
        </w:rPr>
        <w:t>:Summary of Findings</w:t>
      </w:r>
      <w:bookmarkEnd w:id="178"/>
    </w:p>
    <w:tbl>
      <w:tblPr>
        <w:tblStyle w:val="TableGrid"/>
        <w:tblW w:w="0" w:type="auto"/>
        <w:tblLook w:val="04A0" w:firstRow="1" w:lastRow="0" w:firstColumn="1" w:lastColumn="0" w:noHBand="0" w:noVBand="1"/>
      </w:tblPr>
      <w:tblGrid>
        <w:gridCol w:w="4572"/>
        <w:gridCol w:w="1691"/>
        <w:gridCol w:w="1030"/>
        <w:gridCol w:w="1723"/>
      </w:tblGrid>
      <w:tr w:rsidR="00D41303" w14:paraId="4AE33159" w14:textId="77777777" w:rsidTr="00D41303">
        <w:tc>
          <w:tcPr>
            <w:tcW w:w="0" w:type="auto"/>
            <w:hideMark/>
          </w:tcPr>
          <w:p w14:paraId="0CC805F0" w14:textId="77777777" w:rsidR="00D41303" w:rsidRDefault="00D41303" w:rsidP="000433AB">
            <w:pPr>
              <w:spacing w:line="360" w:lineRule="auto"/>
              <w:jc w:val="center"/>
              <w:rPr>
                <w:b/>
                <w:bCs/>
              </w:rPr>
            </w:pPr>
            <w:r>
              <w:rPr>
                <w:b/>
                <w:bCs/>
              </w:rPr>
              <w:t>Finding</w:t>
            </w:r>
          </w:p>
        </w:tc>
        <w:tc>
          <w:tcPr>
            <w:tcW w:w="0" w:type="auto"/>
            <w:hideMark/>
          </w:tcPr>
          <w:p w14:paraId="70987FEE" w14:textId="77777777" w:rsidR="00D41303" w:rsidRDefault="00D41303" w:rsidP="000433AB">
            <w:pPr>
              <w:spacing w:line="360" w:lineRule="auto"/>
              <w:jc w:val="center"/>
              <w:rPr>
                <w:b/>
                <w:bCs/>
              </w:rPr>
            </w:pPr>
            <w:r>
              <w:rPr>
                <w:b/>
                <w:bCs/>
              </w:rPr>
              <w:t>Literature Review</w:t>
            </w:r>
          </w:p>
        </w:tc>
        <w:tc>
          <w:tcPr>
            <w:tcW w:w="0" w:type="auto"/>
            <w:hideMark/>
          </w:tcPr>
          <w:p w14:paraId="2570D30F" w14:textId="77777777" w:rsidR="00D41303" w:rsidRDefault="00D41303" w:rsidP="000433AB">
            <w:pPr>
              <w:spacing w:line="360" w:lineRule="auto"/>
              <w:jc w:val="center"/>
              <w:rPr>
                <w:b/>
                <w:bCs/>
              </w:rPr>
            </w:pPr>
            <w:r>
              <w:rPr>
                <w:b/>
                <w:bCs/>
              </w:rPr>
              <w:t>Surveys</w:t>
            </w:r>
          </w:p>
        </w:tc>
        <w:tc>
          <w:tcPr>
            <w:tcW w:w="0" w:type="auto"/>
            <w:hideMark/>
          </w:tcPr>
          <w:p w14:paraId="745DBB31" w14:textId="77777777" w:rsidR="00D41303" w:rsidRDefault="00D41303" w:rsidP="000433AB">
            <w:pPr>
              <w:spacing w:line="360" w:lineRule="auto"/>
              <w:jc w:val="center"/>
              <w:rPr>
                <w:b/>
                <w:bCs/>
              </w:rPr>
            </w:pPr>
            <w:r>
              <w:rPr>
                <w:b/>
                <w:bCs/>
              </w:rPr>
              <w:t>Brainstorming</w:t>
            </w:r>
          </w:p>
        </w:tc>
      </w:tr>
      <w:tr w:rsidR="00D41303" w14:paraId="6228C4D7" w14:textId="77777777" w:rsidTr="00D41303">
        <w:tc>
          <w:tcPr>
            <w:tcW w:w="0" w:type="auto"/>
            <w:hideMark/>
          </w:tcPr>
          <w:p w14:paraId="08E9086A" w14:textId="77777777" w:rsidR="00D41303" w:rsidRDefault="00D41303" w:rsidP="000433AB">
            <w:pPr>
              <w:spacing w:line="360" w:lineRule="auto"/>
            </w:pPr>
            <w:r>
              <w:t>Photo-first discovery improves relevance and engagement</w:t>
            </w:r>
          </w:p>
        </w:tc>
        <w:tc>
          <w:tcPr>
            <w:tcW w:w="0" w:type="auto"/>
            <w:hideMark/>
          </w:tcPr>
          <w:p w14:paraId="6EF47F41"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34C2DC05"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327F8BF3" w14:textId="77777777" w:rsidR="00D41303" w:rsidRDefault="00D41303" w:rsidP="000433AB">
            <w:pPr>
              <w:spacing w:line="360" w:lineRule="auto"/>
              <w:jc w:val="center"/>
            </w:pPr>
            <w:r>
              <w:rPr>
                <w:rFonts w:ascii="Segoe UI Symbol" w:hAnsi="Segoe UI Symbol" w:cs="Segoe UI Symbol"/>
              </w:rPr>
              <w:t>✓</w:t>
            </w:r>
          </w:p>
        </w:tc>
      </w:tr>
      <w:tr w:rsidR="00D41303" w14:paraId="69F6A2A0" w14:textId="77777777" w:rsidTr="00D41303">
        <w:tc>
          <w:tcPr>
            <w:tcW w:w="0" w:type="auto"/>
            <w:hideMark/>
          </w:tcPr>
          <w:p w14:paraId="51144498" w14:textId="726C4373" w:rsidR="00D41303" w:rsidRDefault="00D41303" w:rsidP="000433AB">
            <w:pPr>
              <w:spacing w:line="360" w:lineRule="auto"/>
            </w:pPr>
            <w:r>
              <w:t>Low-latency retrieval is critical for satisfaction</w:t>
            </w:r>
          </w:p>
        </w:tc>
        <w:tc>
          <w:tcPr>
            <w:tcW w:w="0" w:type="auto"/>
            <w:hideMark/>
          </w:tcPr>
          <w:p w14:paraId="119868EB"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1EFDAFDA"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055005AE" w14:textId="77777777" w:rsidR="00D41303" w:rsidRDefault="00D41303" w:rsidP="000433AB">
            <w:pPr>
              <w:spacing w:line="360" w:lineRule="auto"/>
              <w:jc w:val="center"/>
            </w:pPr>
            <w:r>
              <w:rPr>
                <w:rFonts w:ascii="Segoe UI Symbol" w:hAnsi="Segoe UI Symbol" w:cs="Segoe UI Symbol"/>
              </w:rPr>
              <w:t>✓</w:t>
            </w:r>
          </w:p>
        </w:tc>
      </w:tr>
      <w:tr w:rsidR="00D41303" w14:paraId="21FDCB49" w14:textId="77777777" w:rsidTr="00D41303">
        <w:tc>
          <w:tcPr>
            <w:tcW w:w="0" w:type="auto"/>
            <w:hideMark/>
          </w:tcPr>
          <w:p w14:paraId="35C9B9BB" w14:textId="77777777" w:rsidR="00D41303" w:rsidRDefault="00D41303" w:rsidP="000433AB">
            <w:pPr>
              <w:spacing w:line="360" w:lineRule="auto"/>
            </w:pPr>
            <w:r>
              <w:t>Short “why this” explanations increase trust and reduce edits</w:t>
            </w:r>
          </w:p>
        </w:tc>
        <w:tc>
          <w:tcPr>
            <w:tcW w:w="0" w:type="auto"/>
            <w:hideMark/>
          </w:tcPr>
          <w:p w14:paraId="16E6FA1A"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36156FA4"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6F68C942" w14:textId="77777777" w:rsidR="00D41303" w:rsidRDefault="00D41303" w:rsidP="000433AB">
            <w:pPr>
              <w:spacing w:line="360" w:lineRule="auto"/>
              <w:jc w:val="center"/>
            </w:pPr>
          </w:p>
        </w:tc>
      </w:tr>
      <w:tr w:rsidR="00D41303" w14:paraId="208F34CB" w14:textId="77777777" w:rsidTr="00D41303">
        <w:tc>
          <w:tcPr>
            <w:tcW w:w="0" w:type="auto"/>
            <w:hideMark/>
          </w:tcPr>
          <w:p w14:paraId="206C6EFC" w14:textId="77777777" w:rsidR="00D41303" w:rsidRDefault="00D41303" w:rsidP="000433AB">
            <w:pPr>
              <w:spacing w:line="360" w:lineRule="auto"/>
            </w:pPr>
            <w:r>
              <w:t>Clean taxonomy and size-mapping reduce search friction</w:t>
            </w:r>
          </w:p>
        </w:tc>
        <w:tc>
          <w:tcPr>
            <w:tcW w:w="0" w:type="auto"/>
            <w:hideMark/>
          </w:tcPr>
          <w:p w14:paraId="7AEA8D9D"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1347B899"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41818319" w14:textId="77777777" w:rsidR="00D41303" w:rsidRDefault="00D41303" w:rsidP="000433AB">
            <w:pPr>
              <w:spacing w:line="360" w:lineRule="auto"/>
              <w:jc w:val="center"/>
            </w:pPr>
          </w:p>
        </w:tc>
      </w:tr>
      <w:tr w:rsidR="00D41303" w14:paraId="097E7F48" w14:textId="77777777" w:rsidTr="00D41303">
        <w:tc>
          <w:tcPr>
            <w:tcW w:w="0" w:type="auto"/>
            <w:hideMark/>
          </w:tcPr>
          <w:p w14:paraId="30E91A00" w14:textId="77777777" w:rsidR="00D41303" w:rsidRDefault="00D41303" w:rsidP="000433AB">
            <w:pPr>
              <w:spacing w:line="360" w:lineRule="auto"/>
            </w:pPr>
            <w:r>
              <w:t>Offline resilience and graceful fallbacks are expected on mobile</w:t>
            </w:r>
          </w:p>
        </w:tc>
        <w:tc>
          <w:tcPr>
            <w:tcW w:w="0" w:type="auto"/>
            <w:hideMark/>
          </w:tcPr>
          <w:p w14:paraId="79974C10" w14:textId="77777777" w:rsidR="00D41303" w:rsidRDefault="00D41303" w:rsidP="000433AB">
            <w:pPr>
              <w:spacing w:line="360" w:lineRule="auto"/>
            </w:pPr>
          </w:p>
        </w:tc>
        <w:tc>
          <w:tcPr>
            <w:tcW w:w="0" w:type="auto"/>
            <w:hideMark/>
          </w:tcPr>
          <w:p w14:paraId="3C4DE864" w14:textId="77777777" w:rsidR="00D41303" w:rsidRDefault="00D41303" w:rsidP="000433AB">
            <w:pPr>
              <w:spacing w:line="360" w:lineRule="auto"/>
              <w:jc w:val="center"/>
              <w:rPr>
                <w:sz w:val="20"/>
                <w:szCs w:val="20"/>
              </w:rPr>
            </w:pPr>
          </w:p>
        </w:tc>
        <w:tc>
          <w:tcPr>
            <w:tcW w:w="0" w:type="auto"/>
            <w:hideMark/>
          </w:tcPr>
          <w:p w14:paraId="13D9116F" w14:textId="77777777" w:rsidR="00D41303" w:rsidRDefault="00D41303" w:rsidP="000433AB">
            <w:pPr>
              <w:spacing w:line="360" w:lineRule="auto"/>
              <w:jc w:val="center"/>
            </w:pPr>
            <w:r>
              <w:rPr>
                <w:rFonts w:ascii="Segoe UI Symbol" w:hAnsi="Segoe UI Symbol" w:cs="Segoe UI Symbol"/>
              </w:rPr>
              <w:t>✓</w:t>
            </w:r>
          </w:p>
        </w:tc>
      </w:tr>
      <w:tr w:rsidR="00D41303" w14:paraId="39195030" w14:textId="77777777" w:rsidTr="00D41303">
        <w:tc>
          <w:tcPr>
            <w:tcW w:w="0" w:type="auto"/>
            <w:hideMark/>
          </w:tcPr>
          <w:p w14:paraId="54E5AA39" w14:textId="77777777" w:rsidR="00D41303" w:rsidRDefault="00D41303" w:rsidP="000433AB">
            <w:pPr>
              <w:spacing w:line="360" w:lineRule="auto"/>
            </w:pPr>
            <w:r>
              <w:t>Fresh catalog with micro-updates (near-real-time indexing) is required</w:t>
            </w:r>
          </w:p>
        </w:tc>
        <w:tc>
          <w:tcPr>
            <w:tcW w:w="0" w:type="auto"/>
            <w:hideMark/>
          </w:tcPr>
          <w:p w14:paraId="09C027F9"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2BCA3813" w14:textId="77777777" w:rsidR="00D41303" w:rsidRDefault="00D41303" w:rsidP="000433AB">
            <w:pPr>
              <w:spacing w:line="360" w:lineRule="auto"/>
              <w:jc w:val="center"/>
            </w:pPr>
          </w:p>
        </w:tc>
        <w:tc>
          <w:tcPr>
            <w:tcW w:w="0" w:type="auto"/>
            <w:hideMark/>
          </w:tcPr>
          <w:p w14:paraId="07D608B9" w14:textId="77777777" w:rsidR="00D41303" w:rsidRDefault="00D41303" w:rsidP="000433AB">
            <w:pPr>
              <w:spacing w:line="360" w:lineRule="auto"/>
              <w:jc w:val="center"/>
            </w:pPr>
            <w:r>
              <w:rPr>
                <w:rFonts w:ascii="Segoe UI Symbol" w:hAnsi="Segoe UI Symbol" w:cs="Segoe UI Symbol"/>
              </w:rPr>
              <w:t>✓</w:t>
            </w:r>
          </w:p>
        </w:tc>
      </w:tr>
      <w:tr w:rsidR="00D41303" w14:paraId="59FA30B4" w14:textId="77777777" w:rsidTr="00D41303">
        <w:tc>
          <w:tcPr>
            <w:tcW w:w="0" w:type="auto"/>
            <w:hideMark/>
          </w:tcPr>
          <w:p w14:paraId="1B261702" w14:textId="77777777" w:rsidR="00D41303" w:rsidRDefault="00D41303" w:rsidP="000433AB">
            <w:pPr>
              <w:spacing w:line="360" w:lineRule="auto"/>
            </w:pPr>
            <w:r>
              <w:t>Easy swap/alternatives inside outfits improves decision speed</w:t>
            </w:r>
          </w:p>
        </w:tc>
        <w:tc>
          <w:tcPr>
            <w:tcW w:w="0" w:type="auto"/>
            <w:hideMark/>
          </w:tcPr>
          <w:p w14:paraId="1F4D6BD7" w14:textId="77777777" w:rsidR="00D41303" w:rsidRDefault="00D41303" w:rsidP="000433AB">
            <w:pPr>
              <w:spacing w:line="360" w:lineRule="auto"/>
            </w:pPr>
          </w:p>
        </w:tc>
        <w:tc>
          <w:tcPr>
            <w:tcW w:w="0" w:type="auto"/>
            <w:hideMark/>
          </w:tcPr>
          <w:p w14:paraId="782ECED9"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36C2606E" w14:textId="77777777" w:rsidR="00D41303" w:rsidRDefault="00D41303" w:rsidP="000433AB">
            <w:pPr>
              <w:spacing w:line="360" w:lineRule="auto"/>
              <w:jc w:val="center"/>
            </w:pPr>
            <w:r>
              <w:rPr>
                <w:rFonts w:ascii="Segoe UI Symbol" w:hAnsi="Segoe UI Symbol" w:cs="Segoe UI Symbol"/>
              </w:rPr>
              <w:t>✓</w:t>
            </w:r>
          </w:p>
        </w:tc>
      </w:tr>
      <w:tr w:rsidR="00D41303" w14:paraId="3AF4F40B" w14:textId="77777777" w:rsidTr="00D41303">
        <w:tc>
          <w:tcPr>
            <w:tcW w:w="0" w:type="auto"/>
            <w:hideMark/>
          </w:tcPr>
          <w:p w14:paraId="6E2B53F0" w14:textId="77777777" w:rsidR="00D41303" w:rsidRDefault="00D41303" w:rsidP="000433AB">
            <w:pPr>
              <w:spacing w:line="360" w:lineRule="auto"/>
            </w:pPr>
            <w:r>
              <w:t>Privacy controls (opt-in, delete/export) boost willingness to share photos</w:t>
            </w:r>
          </w:p>
        </w:tc>
        <w:tc>
          <w:tcPr>
            <w:tcW w:w="0" w:type="auto"/>
            <w:hideMark/>
          </w:tcPr>
          <w:p w14:paraId="0F400345"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25CA22E5" w14:textId="77777777" w:rsidR="00D41303" w:rsidRDefault="00D41303" w:rsidP="000433AB">
            <w:pPr>
              <w:spacing w:line="360" w:lineRule="auto"/>
              <w:jc w:val="center"/>
            </w:pPr>
            <w:r>
              <w:rPr>
                <w:rFonts w:ascii="Segoe UI Symbol" w:hAnsi="Segoe UI Symbol" w:cs="Segoe UI Symbol"/>
              </w:rPr>
              <w:t>✓</w:t>
            </w:r>
          </w:p>
        </w:tc>
        <w:tc>
          <w:tcPr>
            <w:tcW w:w="0" w:type="auto"/>
            <w:hideMark/>
          </w:tcPr>
          <w:p w14:paraId="56A960D7" w14:textId="77777777" w:rsidR="00D41303" w:rsidRDefault="00D41303" w:rsidP="000433AB">
            <w:pPr>
              <w:spacing w:line="360" w:lineRule="auto"/>
              <w:jc w:val="center"/>
            </w:pPr>
          </w:p>
        </w:tc>
      </w:tr>
    </w:tbl>
    <w:p w14:paraId="0ED5E430" w14:textId="77777777" w:rsidR="004059C8" w:rsidRDefault="004059C8" w:rsidP="00A750B9">
      <w:pPr>
        <w:pStyle w:val="NormalWeb"/>
        <w:spacing w:before="0" w:beforeAutospacing="0" w:after="160" w:afterAutospacing="0"/>
        <w:jc w:val="both"/>
      </w:pPr>
    </w:p>
    <w:p w14:paraId="5CF92818" w14:textId="77777777" w:rsidR="002560D4" w:rsidRPr="002560D4" w:rsidRDefault="002560D4" w:rsidP="00981798">
      <w:pPr>
        <w:pStyle w:val="Heading2"/>
        <w:numPr>
          <w:ilvl w:val="0"/>
          <w:numId w:val="0"/>
        </w:numPr>
        <w:ind w:left="576" w:hanging="576"/>
        <w:rPr>
          <w:sz w:val="36"/>
          <w:szCs w:val="36"/>
        </w:rPr>
      </w:pPr>
      <w:bookmarkStart w:id="179" w:name="_Toc213870976"/>
      <w:r w:rsidRPr="002560D4">
        <w:t>4.7 Context Diagram</w:t>
      </w:r>
      <w:bookmarkEnd w:id="179"/>
    </w:p>
    <w:p w14:paraId="7D7148E1" w14:textId="3B967FE2" w:rsidR="00A750B9" w:rsidRDefault="002560D4" w:rsidP="002560D4">
      <w:pPr>
        <w:spacing w:line="360" w:lineRule="auto"/>
        <w:jc w:val="both"/>
        <w:rPr>
          <w:ins w:id="180" w:author="Akarshani Amarasinghe" w:date="2025-11-12T14:29:00Z" w16du:dateUtc="2025-11-12T08:59:00Z"/>
          <w:color w:val="000000" w:themeColor="text1"/>
          <w:lang w:val="en-US"/>
        </w:rPr>
      </w:pPr>
      <w:r w:rsidRPr="002560D4">
        <w:rPr>
          <w:color w:val="000000" w:themeColor="text1"/>
        </w:rPr>
        <w:t xml:space="preserve">A </w:t>
      </w:r>
      <w:r w:rsidR="00C53763">
        <w:rPr>
          <w:color w:val="000000" w:themeColor="text1"/>
        </w:rPr>
        <w:t>Lufyco</w:t>
      </w:r>
      <w:r w:rsidRPr="002560D4">
        <w:rPr>
          <w:color w:val="000000" w:themeColor="text1"/>
        </w:rPr>
        <w:t xml:space="preserve"> context diagram visualizes the app in the middle, connecting it to entities in its ecosystem.Users provide photos, moods/occasions, and clothing items, while </w:t>
      </w:r>
      <w:r w:rsidR="00C53763">
        <w:rPr>
          <w:color w:val="000000" w:themeColor="text1"/>
        </w:rPr>
        <w:t>Lufyco</w:t>
      </w:r>
      <w:r w:rsidRPr="002560D4">
        <w:rPr>
          <w:color w:val="000000" w:themeColor="text1"/>
        </w:rPr>
        <w:t xml:space="preserve"> connects to a weather/auth service, cloud storage/vector service, payment service, shipping service, and </w:t>
      </w:r>
      <w:r w:rsidRPr="002560D4">
        <w:rPr>
          <w:color w:val="000000" w:themeColor="text1"/>
        </w:rPr>
        <w:lastRenderedPageBreak/>
        <w:t xml:space="preserve">an AI service.Outputs include similar items, outfits suggestions, and justification of how </w:t>
      </w:r>
      <w:r w:rsidR="00C53763">
        <w:rPr>
          <w:color w:val="000000" w:themeColor="text1"/>
        </w:rPr>
        <w:t>Lufyco</w:t>
      </w:r>
      <w:r w:rsidRPr="002560D4">
        <w:rPr>
          <w:color w:val="000000" w:themeColor="text1"/>
        </w:rPr>
        <w:t xml:space="preserve"> makes recommendations intelligently and confidently.</w:t>
      </w:r>
    </w:p>
    <w:p w14:paraId="5C8BB26F" w14:textId="731D4488" w:rsidR="009D2370" w:rsidRDefault="000433AB" w:rsidP="002560D4">
      <w:pPr>
        <w:spacing w:line="360" w:lineRule="auto"/>
        <w:jc w:val="both"/>
        <w:rPr>
          <w:color w:val="000000" w:themeColor="text1"/>
        </w:rPr>
      </w:pPr>
      <w:r>
        <w:rPr>
          <w:noProof/>
          <w:color w:val="000000" w:themeColor="text1"/>
          <w:lang w:val="en-US"/>
          <w14:ligatures w14:val="standardContextual"/>
        </w:rPr>
        <w:drawing>
          <wp:inline distT="0" distB="0" distL="0" distR="0" wp14:anchorId="4DFB3EFC" wp14:editId="3B3DCA2E">
            <wp:extent cx="6160135" cy="4304145"/>
            <wp:effectExtent l="0" t="0" r="0" b="1270"/>
            <wp:docPr id="1233907768" name="Picture 2" descr="A diagram of a clothy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07768" name="Picture 2" descr="A diagram of a clothy app&#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190983" cy="4325699"/>
                    </a:xfrm>
                    <a:prstGeom prst="rect">
                      <a:avLst/>
                    </a:prstGeom>
                  </pic:spPr>
                </pic:pic>
              </a:graphicData>
            </a:graphic>
          </wp:inline>
        </w:drawing>
      </w:r>
    </w:p>
    <w:p w14:paraId="427E6F9E" w14:textId="5A1D370B" w:rsidR="00A20814" w:rsidRPr="000433AB" w:rsidRDefault="000433AB" w:rsidP="000433AB">
      <w:pPr>
        <w:pStyle w:val="Caption"/>
        <w:jc w:val="center"/>
        <w:rPr>
          <w:color w:val="000000" w:themeColor="text1"/>
          <w:sz w:val="20"/>
          <w:szCs w:val="20"/>
        </w:rPr>
      </w:pPr>
      <w:bookmarkStart w:id="181" w:name="_Toc213869746"/>
      <w:r w:rsidRPr="000433AB">
        <w:rPr>
          <w:sz w:val="20"/>
          <w:szCs w:val="20"/>
        </w:rPr>
        <w:t xml:space="preserve">Figure </w:t>
      </w:r>
      <w:r w:rsidRPr="000433AB">
        <w:rPr>
          <w:sz w:val="20"/>
          <w:szCs w:val="20"/>
        </w:rPr>
        <w:fldChar w:fldCharType="begin"/>
      </w:r>
      <w:r w:rsidRPr="000433AB">
        <w:rPr>
          <w:sz w:val="20"/>
          <w:szCs w:val="20"/>
        </w:rPr>
        <w:instrText xml:space="preserve"> SEQ Figure \* ARABIC </w:instrText>
      </w:r>
      <w:r w:rsidRPr="000433AB">
        <w:rPr>
          <w:sz w:val="20"/>
          <w:szCs w:val="20"/>
        </w:rPr>
        <w:fldChar w:fldCharType="separate"/>
      </w:r>
      <w:r w:rsidR="00AE5ED2">
        <w:rPr>
          <w:noProof/>
          <w:sz w:val="20"/>
          <w:szCs w:val="20"/>
        </w:rPr>
        <w:t>5</w:t>
      </w:r>
      <w:r w:rsidRPr="000433AB">
        <w:rPr>
          <w:sz w:val="20"/>
          <w:szCs w:val="20"/>
        </w:rPr>
        <w:fldChar w:fldCharType="end"/>
      </w:r>
      <w:r w:rsidRPr="000433AB">
        <w:rPr>
          <w:sz w:val="20"/>
          <w:szCs w:val="20"/>
          <w:lang w:val="en-US"/>
        </w:rPr>
        <w:t>:Context Diagram</w:t>
      </w:r>
      <w:bookmarkEnd w:id="181"/>
    </w:p>
    <w:p w14:paraId="4479607F" w14:textId="77777777" w:rsidR="00261A2F" w:rsidRDefault="00261A2F" w:rsidP="00981798">
      <w:pPr>
        <w:pStyle w:val="Heading2"/>
        <w:numPr>
          <w:ilvl w:val="0"/>
          <w:numId w:val="0"/>
        </w:numPr>
        <w:ind w:left="576" w:hanging="576"/>
      </w:pPr>
      <w:bookmarkStart w:id="182" w:name="_Toc213870977"/>
      <w:r>
        <w:lastRenderedPageBreak/>
        <w:t>4.8 Use Case Diagram</w:t>
      </w:r>
      <w:bookmarkEnd w:id="182"/>
    </w:p>
    <w:p w14:paraId="695EB83D" w14:textId="0D9F177A" w:rsidR="007E031E" w:rsidRDefault="004C12B7" w:rsidP="002560D4">
      <w:pPr>
        <w:spacing w:line="360" w:lineRule="auto"/>
        <w:jc w:val="both"/>
        <w:rPr>
          <w:noProof/>
          <w:color w:val="000000" w:themeColor="text1"/>
          <w14:ligatures w14:val="standardContextual"/>
        </w:rPr>
      </w:pPr>
      <w:r>
        <w:rPr>
          <w:noProof/>
          <w:color w:val="000000" w:themeColor="text1"/>
          <w14:ligatures w14:val="standardContextual"/>
        </w:rPr>
        <w:drawing>
          <wp:inline distT="0" distB="0" distL="0" distR="0" wp14:anchorId="2B545633" wp14:editId="4EBEB7CE">
            <wp:extent cx="5882736" cy="4738255"/>
            <wp:effectExtent l="0" t="0" r="0" b="0"/>
            <wp:docPr id="1803715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15279" name="Picture 1803715279"/>
                    <pic:cNvPicPr/>
                  </pic:nvPicPr>
                  <pic:blipFill>
                    <a:blip r:embed="rId28">
                      <a:extLst>
                        <a:ext uri="{28A0092B-C50C-407E-A947-70E740481C1C}">
                          <a14:useLocalDpi xmlns:a14="http://schemas.microsoft.com/office/drawing/2010/main" val="0"/>
                        </a:ext>
                      </a:extLst>
                    </a:blip>
                    <a:stretch>
                      <a:fillRect/>
                    </a:stretch>
                  </pic:blipFill>
                  <pic:spPr>
                    <a:xfrm>
                      <a:off x="0" y="0"/>
                      <a:ext cx="5887359" cy="4741978"/>
                    </a:xfrm>
                    <a:prstGeom prst="rect">
                      <a:avLst/>
                    </a:prstGeom>
                  </pic:spPr>
                </pic:pic>
              </a:graphicData>
            </a:graphic>
          </wp:inline>
        </w:drawing>
      </w:r>
    </w:p>
    <w:p w14:paraId="700CCA60" w14:textId="314BDCAD" w:rsidR="004C12B7" w:rsidRPr="000433AB" w:rsidRDefault="000433AB" w:rsidP="000433AB">
      <w:pPr>
        <w:pStyle w:val="Caption"/>
        <w:jc w:val="center"/>
        <w:rPr>
          <w:sz w:val="20"/>
          <w:szCs w:val="20"/>
        </w:rPr>
      </w:pPr>
      <w:bookmarkStart w:id="183" w:name="_Toc213869747"/>
      <w:r w:rsidRPr="000433AB">
        <w:rPr>
          <w:sz w:val="20"/>
          <w:szCs w:val="20"/>
        </w:rPr>
        <w:t xml:space="preserve">Figure </w:t>
      </w:r>
      <w:r w:rsidRPr="000433AB">
        <w:rPr>
          <w:sz w:val="20"/>
          <w:szCs w:val="20"/>
        </w:rPr>
        <w:fldChar w:fldCharType="begin"/>
      </w:r>
      <w:r w:rsidRPr="000433AB">
        <w:rPr>
          <w:sz w:val="20"/>
          <w:szCs w:val="20"/>
        </w:rPr>
        <w:instrText xml:space="preserve"> SEQ Figure \* ARABIC </w:instrText>
      </w:r>
      <w:r w:rsidRPr="000433AB">
        <w:rPr>
          <w:sz w:val="20"/>
          <w:szCs w:val="20"/>
        </w:rPr>
        <w:fldChar w:fldCharType="separate"/>
      </w:r>
      <w:r w:rsidR="00AE5ED2">
        <w:rPr>
          <w:noProof/>
          <w:sz w:val="20"/>
          <w:szCs w:val="20"/>
        </w:rPr>
        <w:t>6</w:t>
      </w:r>
      <w:r w:rsidRPr="000433AB">
        <w:rPr>
          <w:sz w:val="20"/>
          <w:szCs w:val="20"/>
        </w:rPr>
        <w:fldChar w:fldCharType="end"/>
      </w:r>
      <w:r w:rsidRPr="000433AB">
        <w:rPr>
          <w:sz w:val="20"/>
          <w:szCs w:val="20"/>
          <w:lang w:val="en-US"/>
        </w:rPr>
        <w:t>:Use Case Diagram</w:t>
      </w:r>
      <w:bookmarkEnd w:id="183"/>
    </w:p>
    <w:p w14:paraId="248E3146" w14:textId="77777777" w:rsidR="004C12B7" w:rsidRDefault="004C12B7" w:rsidP="004C12B7">
      <w:pPr>
        <w:rPr>
          <w:noProof/>
          <w:color w:val="000000" w:themeColor="text1"/>
          <w14:ligatures w14:val="standardContextual"/>
        </w:rPr>
      </w:pPr>
    </w:p>
    <w:p w14:paraId="256A26F5" w14:textId="5CF8DAA0" w:rsidR="004C12B7" w:rsidRDefault="004C12B7" w:rsidP="00981798">
      <w:pPr>
        <w:pStyle w:val="Heading2"/>
        <w:numPr>
          <w:ilvl w:val="0"/>
          <w:numId w:val="0"/>
        </w:numPr>
        <w:ind w:left="576" w:hanging="576"/>
      </w:pPr>
      <w:bookmarkStart w:id="184" w:name="_Toc213870978"/>
      <w:r>
        <w:t>4.9 Use Case Descriptions</w:t>
      </w:r>
      <w:bookmarkEnd w:id="184"/>
    </w:p>
    <w:p w14:paraId="3C18136F" w14:textId="77777777" w:rsidR="004C12B7" w:rsidRDefault="004C12B7" w:rsidP="004C12B7">
      <w:pPr>
        <w:rPr>
          <w:b/>
          <w:bCs/>
          <w:color w:val="000000"/>
          <w:sz w:val="28"/>
          <w:szCs w:val="28"/>
        </w:rPr>
      </w:pPr>
    </w:p>
    <w:p w14:paraId="0E40099D" w14:textId="7F1CED14" w:rsidR="004C12B7" w:rsidRDefault="004C12B7" w:rsidP="004C12B7">
      <w:pPr>
        <w:pStyle w:val="NormalWeb"/>
        <w:spacing w:before="0" w:beforeAutospacing="0" w:after="0" w:afterAutospacing="0"/>
        <w:rPr>
          <w:color w:val="000000"/>
        </w:rPr>
      </w:pPr>
      <w:r>
        <w:rPr>
          <w:color w:val="000000"/>
        </w:rPr>
        <w:t>The main use cases are described here</w:t>
      </w:r>
      <w:r w:rsidR="000433AB">
        <w:rPr>
          <w:color w:val="000000"/>
        </w:rPr>
        <w:t xml:space="preserve"> and other use case descriptions can be found on Appendix A – Use Case Descriptions</w:t>
      </w:r>
    </w:p>
    <w:p w14:paraId="0E5BBB1B" w14:textId="77777777" w:rsidR="000433AB" w:rsidRDefault="000433AB" w:rsidP="004C12B7">
      <w:pPr>
        <w:pStyle w:val="NormalWeb"/>
        <w:spacing w:before="0" w:beforeAutospacing="0" w:after="0" w:afterAutospacing="0"/>
        <w:rPr>
          <w:color w:val="000000"/>
        </w:rPr>
      </w:pPr>
    </w:p>
    <w:p w14:paraId="0A57D386" w14:textId="5DC237D7" w:rsidR="004C12B7" w:rsidRPr="000433AB" w:rsidRDefault="000433AB" w:rsidP="000433AB">
      <w:pPr>
        <w:pStyle w:val="Caption"/>
        <w:jc w:val="center"/>
        <w:rPr>
          <w:color w:val="000000"/>
          <w:sz w:val="20"/>
          <w:szCs w:val="20"/>
        </w:rPr>
      </w:pPr>
      <w:bookmarkStart w:id="185" w:name="_Toc213869721"/>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19</w:t>
      </w:r>
      <w:r w:rsidRPr="000433AB">
        <w:rPr>
          <w:sz w:val="20"/>
          <w:szCs w:val="20"/>
        </w:rPr>
        <w:fldChar w:fldCharType="end"/>
      </w:r>
      <w:r w:rsidRPr="000433AB">
        <w:rPr>
          <w:sz w:val="20"/>
          <w:szCs w:val="20"/>
          <w:lang w:val="en-US"/>
        </w:rPr>
        <w:t>:Use Case Descriptions</w:t>
      </w:r>
      <w:bookmarkEnd w:id="185"/>
    </w:p>
    <w:tbl>
      <w:tblPr>
        <w:tblStyle w:val="TableGrid"/>
        <w:tblW w:w="0" w:type="auto"/>
        <w:tblLook w:val="04A0" w:firstRow="1" w:lastRow="0" w:firstColumn="1" w:lastColumn="0" w:noHBand="0" w:noVBand="1"/>
      </w:tblPr>
      <w:tblGrid>
        <w:gridCol w:w="2176"/>
        <w:gridCol w:w="6840"/>
      </w:tblGrid>
      <w:tr w:rsidR="004C12B7" w14:paraId="70504976" w14:textId="77777777" w:rsidTr="004C12B7">
        <w:tc>
          <w:tcPr>
            <w:tcW w:w="0" w:type="auto"/>
            <w:hideMark/>
          </w:tcPr>
          <w:p w14:paraId="562D19C8"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1B42E4CD" w14:textId="77777777" w:rsidR="004C12B7" w:rsidRDefault="004C12B7" w:rsidP="004C12B7">
            <w:pPr>
              <w:spacing w:line="360" w:lineRule="auto"/>
              <w:jc w:val="center"/>
              <w:rPr>
                <w:b/>
                <w:bCs/>
              </w:rPr>
            </w:pPr>
            <w:r>
              <w:rPr>
                <w:rStyle w:val="Strong"/>
                <w:rFonts w:eastAsiaTheme="majorEastAsia"/>
              </w:rPr>
              <w:t>Register / Sign In</w:t>
            </w:r>
          </w:p>
        </w:tc>
      </w:tr>
      <w:tr w:rsidR="004C12B7" w14:paraId="75DBFCF7" w14:textId="77777777" w:rsidTr="004C12B7">
        <w:tc>
          <w:tcPr>
            <w:tcW w:w="0" w:type="auto"/>
            <w:hideMark/>
          </w:tcPr>
          <w:p w14:paraId="531F2E86" w14:textId="77777777" w:rsidR="004C12B7" w:rsidRDefault="004C12B7" w:rsidP="004C12B7">
            <w:pPr>
              <w:spacing w:line="360" w:lineRule="auto"/>
            </w:pPr>
            <w:r>
              <w:rPr>
                <w:rStyle w:val="Strong"/>
                <w:rFonts w:eastAsiaTheme="majorEastAsia"/>
              </w:rPr>
              <w:t>Id</w:t>
            </w:r>
          </w:p>
        </w:tc>
        <w:tc>
          <w:tcPr>
            <w:tcW w:w="0" w:type="auto"/>
            <w:hideMark/>
          </w:tcPr>
          <w:p w14:paraId="6E48B1DA" w14:textId="77777777" w:rsidR="004C12B7" w:rsidRDefault="004C12B7" w:rsidP="004C12B7">
            <w:pPr>
              <w:spacing w:line="360" w:lineRule="auto"/>
            </w:pPr>
            <w:r>
              <w:t>UC1</w:t>
            </w:r>
          </w:p>
        </w:tc>
      </w:tr>
      <w:tr w:rsidR="004C12B7" w14:paraId="4ACCC1D5" w14:textId="77777777" w:rsidTr="004C12B7">
        <w:tc>
          <w:tcPr>
            <w:tcW w:w="0" w:type="auto"/>
            <w:hideMark/>
          </w:tcPr>
          <w:p w14:paraId="13848AD7" w14:textId="77777777" w:rsidR="004C12B7" w:rsidRDefault="004C12B7" w:rsidP="004C12B7">
            <w:pPr>
              <w:spacing w:line="360" w:lineRule="auto"/>
            </w:pPr>
            <w:r>
              <w:rPr>
                <w:rStyle w:val="Strong"/>
                <w:rFonts w:eastAsiaTheme="majorEastAsia"/>
              </w:rPr>
              <w:t>Description</w:t>
            </w:r>
          </w:p>
        </w:tc>
        <w:tc>
          <w:tcPr>
            <w:tcW w:w="0" w:type="auto"/>
            <w:hideMark/>
          </w:tcPr>
          <w:p w14:paraId="5ECF1E5D" w14:textId="11EC6DF5" w:rsidR="004C12B7" w:rsidRDefault="004C12B7" w:rsidP="004C12B7">
            <w:pPr>
              <w:spacing w:line="360" w:lineRule="auto"/>
            </w:pPr>
            <w:r>
              <w:t xml:space="preserve">Authenticates a shopper or shop owner to access </w:t>
            </w:r>
            <w:r w:rsidR="00C53763">
              <w:t>Lufyco</w:t>
            </w:r>
            <w:r>
              <w:t xml:space="preserve"> features.</w:t>
            </w:r>
          </w:p>
        </w:tc>
      </w:tr>
      <w:tr w:rsidR="004C12B7" w14:paraId="17B1CB00" w14:textId="77777777" w:rsidTr="004C12B7">
        <w:tc>
          <w:tcPr>
            <w:tcW w:w="0" w:type="auto"/>
            <w:hideMark/>
          </w:tcPr>
          <w:p w14:paraId="2C34DF5F" w14:textId="77777777" w:rsidR="004C12B7" w:rsidRDefault="004C12B7" w:rsidP="004C12B7">
            <w:pPr>
              <w:spacing w:line="360" w:lineRule="auto"/>
            </w:pPr>
            <w:r>
              <w:rPr>
                <w:rStyle w:val="Strong"/>
                <w:rFonts w:eastAsiaTheme="majorEastAsia"/>
              </w:rPr>
              <w:t>Primary Actor</w:t>
            </w:r>
          </w:p>
        </w:tc>
        <w:tc>
          <w:tcPr>
            <w:tcW w:w="0" w:type="auto"/>
            <w:hideMark/>
          </w:tcPr>
          <w:p w14:paraId="036A14EF" w14:textId="77777777" w:rsidR="004C12B7" w:rsidRDefault="004C12B7" w:rsidP="004C12B7">
            <w:pPr>
              <w:spacing w:line="360" w:lineRule="auto"/>
            </w:pPr>
            <w:r>
              <w:t>User/Shopper (or Shop Owner)</w:t>
            </w:r>
          </w:p>
        </w:tc>
      </w:tr>
      <w:tr w:rsidR="004C12B7" w14:paraId="5B549467" w14:textId="77777777" w:rsidTr="004C12B7">
        <w:tc>
          <w:tcPr>
            <w:tcW w:w="0" w:type="auto"/>
            <w:hideMark/>
          </w:tcPr>
          <w:p w14:paraId="1AC57EFE" w14:textId="77777777" w:rsidR="004C12B7" w:rsidRDefault="004C12B7" w:rsidP="004C12B7">
            <w:pPr>
              <w:spacing w:line="360" w:lineRule="auto"/>
            </w:pPr>
            <w:r>
              <w:rPr>
                <w:rStyle w:val="Strong"/>
                <w:rFonts w:eastAsiaTheme="majorEastAsia"/>
              </w:rPr>
              <w:t>Supporting Actors</w:t>
            </w:r>
          </w:p>
        </w:tc>
        <w:tc>
          <w:tcPr>
            <w:tcW w:w="0" w:type="auto"/>
            <w:hideMark/>
          </w:tcPr>
          <w:p w14:paraId="25A58E66" w14:textId="77777777" w:rsidR="004C12B7" w:rsidRDefault="004C12B7" w:rsidP="004C12B7">
            <w:pPr>
              <w:spacing w:line="360" w:lineRule="auto"/>
            </w:pPr>
            <w:r>
              <w:t>Auth Provider</w:t>
            </w:r>
          </w:p>
        </w:tc>
      </w:tr>
      <w:tr w:rsidR="004C12B7" w14:paraId="29DA2D54" w14:textId="77777777" w:rsidTr="004C12B7">
        <w:tc>
          <w:tcPr>
            <w:tcW w:w="0" w:type="auto"/>
            <w:hideMark/>
          </w:tcPr>
          <w:p w14:paraId="56CE19D8" w14:textId="77777777" w:rsidR="004C12B7" w:rsidRDefault="004C12B7" w:rsidP="004C12B7">
            <w:pPr>
              <w:spacing w:line="360" w:lineRule="auto"/>
            </w:pPr>
            <w:r>
              <w:rPr>
                <w:rStyle w:val="Strong"/>
                <w:rFonts w:eastAsiaTheme="majorEastAsia"/>
              </w:rPr>
              <w:t>Preconditions</w:t>
            </w:r>
          </w:p>
        </w:tc>
        <w:tc>
          <w:tcPr>
            <w:tcW w:w="0" w:type="auto"/>
            <w:hideMark/>
          </w:tcPr>
          <w:p w14:paraId="3BC258EC" w14:textId="77777777" w:rsidR="004C12B7" w:rsidRDefault="004C12B7" w:rsidP="004C12B7">
            <w:pPr>
              <w:spacing w:line="360" w:lineRule="auto"/>
            </w:pPr>
            <w:r>
              <w:t>App installed; network available.</w:t>
            </w:r>
          </w:p>
        </w:tc>
      </w:tr>
      <w:tr w:rsidR="004C12B7" w14:paraId="53D29B63" w14:textId="77777777" w:rsidTr="004C12B7">
        <w:tc>
          <w:tcPr>
            <w:tcW w:w="0" w:type="auto"/>
            <w:hideMark/>
          </w:tcPr>
          <w:p w14:paraId="3209AFF5" w14:textId="77777777" w:rsidR="004C12B7" w:rsidRDefault="004C12B7" w:rsidP="004C12B7">
            <w:pPr>
              <w:spacing w:line="360" w:lineRule="auto"/>
            </w:pPr>
            <w:r>
              <w:rPr>
                <w:rStyle w:val="Strong"/>
                <w:rFonts w:eastAsiaTheme="majorEastAsia"/>
              </w:rPr>
              <w:lastRenderedPageBreak/>
              <w:t>Extended Use Cases</w:t>
            </w:r>
          </w:p>
        </w:tc>
        <w:tc>
          <w:tcPr>
            <w:tcW w:w="0" w:type="auto"/>
            <w:hideMark/>
          </w:tcPr>
          <w:p w14:paraId="38B00593" w14:textId="77777777" w:rsidR="004C12B7" w:rsidRDefault="004C12B7" w:rsidP="004C12B7">
            <w:pPr>
              <w:spacing w:line="360" w:lineRule="auto"/>
            </w:pPr>
            <w:r>
              <w:t>None</w:t>
            </w:r>
          </w:p>
        </w:tc>
      </w:tr>
      <w:tr w:rsidR="004C12B7" w14:paraId="77B998F7" w14:textId="77777777" w:rsidTr="004C12B7">
        <w:tc>
          <w:tcPr>
            <w:tcW w:w="0" w:type="auto"/>
            <w:hideMark/>
          </w:tcPr>
          <w:p w14:paraId="51A00DA4" w14:textId="77777777" w:rsidR="004C12B7" w:rsidRDefault="004C12B7" w:rsidP="004C12B7">
            <w:pPr>
              <w:spacing w:line="360" w:lineRule="auto"/>
            </w:pPr>
            <w:r>
              <w:rPr>
                <w:rStyle w:val="Strong"/>
                <w:rFonts w:eastAsiaTheme="majorEastAsia"/>
              </w:rPr>
              <w:t>Included Use Cases</w:t>
            </w:r>
          </w:p>
        </w:tc>
        <w:tc>
          <w:tcPr>
            <w:tcW w:w="0" w:type="auto"/>
            <w:hideMark/>
          </w:tcPr>
          <w:p w14:paraId="04381CE8" w14:textId="77777777" w:rsidR="004C12B7" w:rsidRDefault="004C12B7" w:rsidP="004C12B7">
            <w:pPr>
              <w:spacing w:line="360" w:lineRule="auto"/>
            </w:pPr>
            <w:r>
              <w:t>Verify Credentials (UC1a)</w:t>
            </w:r>
          </w:p>
        </w:tc>
      </w:tr>
      <w:tr w:rsidR="004C12B7" w14:paraId="6AB5E130" w14:textId="77777777" w:rsidTr="004C12B7">
        <w:tc>
          <w:tcPr>
            <w:tcW w:w="0" w:type="auto"/>
            <w:hideMark/>
          </w:tcPr>
          <w:p w14:paraId="262E2DC6" w14:textId="77777777" w:rsidR="004C12B7" w:rsidRDefault="004C12B7" w:rsidP="004C12B7">
            <w:pPr>
              <w:spacing w:line="360" w:lineRule="auto"/>
            </w:pPr>
            <w:r>
              <w:rPr>
                <w:rStyle w:val="Strong"/>
                <w:rFonts w:eastAsiaTheme="majorEastAsia"/>
              </w:rPr>
              <w:t>Main Success Scenario</w:t>
            </w:r>
          </w:p>
        </w:tc>
        <w:tc>
          <w:tcPr>
            <w:tcW w:w="0" w:type="auto"/>
            <w:hideMark/>
          </w:tcPr>
          <w:p w14:paraId="549EC9F0" w14:textId="77777777" w:rsidR="004C12B7" w:rsidRDefault="004C12B7" w:rsidP="004C12B7">
            <w:pPr>
              <w:spacing w:line="360" w:lineRule="auto"/>
            </w:pPr>
            <w:r>
              <w:t>1. User enters credentials or uses social login. 2. System verifies via auth provider. 3. User lands on home screen.</w:t>
            </w:r>
          </w:p>
        </w:tc>
      </w:tr>
      <w:tr w:rsidR="004C12B7" w14:paraId="221F8FF4" w14:textId="77777777" w:rsidTr="004C12B7">
        <w:tc>
          <w:tcPr>
            <w:tcW w:w="0" w:type="auto"/>
            <w:hideMark/>
          </w:tcPr>
          <w:p w14:paraId="5E8CE8F2" w14:textId="77777777" w:rsidR="004C12B7" w:rsidRDefault="004C12B7" w:rsidP="004C12B7">
            <w:pPr>
              <w:spacing w:line="360" w:lineRule="auto"/>
            </w:pPr>
            <w:r>
              <w:rPr>
                <w:rStyle w:val="Strong"/>
                <w:rFonts w:eastAsiaTheme="majorEastAsia"/>
              </w:rPr>
              <w:t>Alternative Flow</w:t>
            </w:r>
          </w:p>
        </w:tc>
        <w:tc>
          <w:tcPr>
            <w:tcW w:w="0" w:type="auto"/>
            <w:hideMark/>
          </w:tcPr>
          <w:p w14:paraId="5ED16514" w14:textId="77777777" w:rsidR="004C12B7" w:rsidRDefault="004C12B7" w:rsidP="004C12B7">
            <w:pPr>
              <w:spacing w:line="360" w:lineRule="auto"/>
            </w:pPr>
            <w:r>
              <w:t>New user selects “Register” and creates an account.</w:t>
            </w:r>
          </w:p>
        </w:tc>
      </w:tr>
      <w:tr w:rsidR="004C12B7" w14:paraId="3E3175F2" w14:textId="77777777" w:rsidTr="004C12B7">
        <w:tc>
          <w:tcPr>
            <w:tcW w:w="0" w:type="auto"/>
            <w:hideMark/>
          </w:tcPr>
          <w:p w14:paraId="2FE23565" w14:textId="77777777" w:rsidR="004C12B7" w:rsidRDefault="004C12B7" w:rsidP="004C12B7">
            <w:pPr>
              <w:spacing w:line="360" w:lineRule="auto"/>
            </w:pPr>
            <w:r>
              <w:rPr>
                <w:rStyle w:val="Strong"/>
                <w:rFonts w:eastAsiaTheme="majorEastAsia"/>
              </w:rPr>
              <w:t>Exceptional Flows</w:t>
            </w:r>
          </w:p>
        </w:tc>
        <w:tc>
          <w:tcPr>
            <w:tcW w:w="0" w:type="auto"/>
            <w:hideMark/>
          </w:tcPr>
          <w:p w14:paraId="14272E8C" w14:textId="77777777" w:rsidR="004C12B7" w:rsidRDefault="004C12B7" w:rsidP="004C12B7">
            <w:pPr>
              <w:spacing w:line="360" w:lineRule="auto"/>
            </w:pPr>
            <w:r>
              <w:t>Invalid credentials; locked account; auth service timeout.</w:t>
            </w:r>
          </w:p>
        </w:tc>
      </w:tr>
      <w:tr w:rsidR="004C12B7" w14:paraId="657700EE" w14:textId="77777777" w:rsidTr="004C12B7">
        <w:tc>
          <w:tcPr>
            <w:tcW w:w="0" w:type="auto"/>
            <w:hideMark/>
          </w:tcPr>
          <w:p w14:paraId="0A868A87" w14:textId="77777777" w:rsidR="004C12B7" w:rsidRDefault="004C12B7" w:rsidP="004C12B7">
            <w:pPr>
              <w:spacing w:line="360" w:lineRule="auto"/>
            </w:pPr>
            <w:r>
              <w:rPr>
                <w:rStyle w:val="Strong"/>
                <w:rFonts w:eastAsiaTheme="majorEastAsia"/>
              </w:rPr>
              <w:t>Postconditions</w:t>
            </w:r>
          </w:p>
        </w:tc>
        <w:tc>
          <w:tcPr>
            <w:tcW w:w="0" w:type="auto"/>
            <w:hideMark/>
          </w:tcPr>
          <w:p w14:paraId="667D06B3" w14:textId="77777777" w:rsidR="004C12B7" w:rsidRDefault="004C12B7" w:rsidP="004C12B7">
            <w:pPr>
              <w:spacing w:line="360" w:lineRule="auto"/>
            </w:pPr>
            <w:r>
              <w:t>Session token created; profile available in app.</w:t>
            </w:r>
          </w:p>
        </w:tc>
      </w:tr>
      <w:tr w:rsidR="004C12B7" w14:paraId="04E618F2" w14:textId="77777777" w:rsidTr="004C12B7">
        <w:tc>
          <w:tcPr>
            <w:tcW w:w="0" w:type="auto"/>
            <w:hideMark/>
          </w:tcPr>
          <w:p w14:paraId="216B86A0" w14:textId="77777777" w:rsidR="004C12B7" w:rsidRDefault="004C12B7" w:rsidP="004C12B7">
            <w:pPr>
              <w:spacing w:line="360" w:lineRule="auto"/>
            </w:pPr>
            <w:r>
              <w:rPr>
                <w:rStyle w:val="Strong"/>
                <w:rFonts w:eastAsiaTheme="majorEastAsia"/>
              </w:rPr>
              <w:t>Comment</w:t>
            </w:r>
          </w:p>
        </w:tc>
        <w:tc>
          <w:tcPr>
            <w:tcW w:w="0" w:type="auto"/>
            <w:hideMark/>
          </w:tcPr>
          <w:p w14:paraId="35186BA3" w14:textId="77777777" w:rsidR="004C12B7" w:rsidRDefault="004C12B7" w:rsidP="004C12B7">
            <w:pPr>
              <w:spacing w:line="360" w:lineRule="auto"/>
            </w:pPr>
            <w:r>
              <w:t>Foundation for all personalized features.</w:t>
            </w:r>
          </w:p>
        </w:tc>
      </w:tr>
    </w:tbl>
    <w:p w14:paraId="7492A849" w14:textId="0478F620" w:rsidR="004C12B7" w:rsidRDefault="004C12B7" w:rsidP="004C12B7">
      <w:pPr>
        <w:spacing w:line="360" w:lineRule="auto"/>
      </w:pPr>
    </w:p>
    <w:tbl>
      <w:tblPr>
        <w:tblStyle w:val="TableGrid"/>
        <w:tblW w:w="0" w:type="auto"/>
        <w:tblLook w:val="04A0" w:firstRow="1" w:lastRow="0" w:firstColumn="1" w:lastColumn="0" w:noHBand="0" w:noVBand="1"/>
      </w:tblPr>
      <w:tblGrid>
        <w:gridCol w:w="2252"/>
        <w:gridCol w:w="6764"/>
      </w:tblGrid>
      <w:tr w:rsidR="004C12B7" w14:paraId="6ADD84C6" w14:textId="77777777" w:rsidTr="004C12B7">
        <w:tc>
          <w:tcPr>
            <w:tcW w:w="0" w:type="auto"/>
            <w:hideMark/>
          </w:tcPr>
          <w:p w14:paraId="053C9B5E"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01210586" w14:textId="77777777" w:rsidR="004C12B7" w:rsidRDefault="004C12B7" w:rsidP="004C12B7">
            <w:pPr>
              <w:spacing w:line="360" w:lineRule="auto"/>
              <w:jc w:val="center"/>
              <w:rPr>
                <w:b/>
                <w:bCs/>
              </w:rPr>
            </w:pPr>
            <w:r>
              <w:rPr>
                <w:rStyle w:val="Strong"/>
                <w:rFonts w:eastAsiaTheme="majorEastAsia"/>
              </w:rPr>
              <w:t>Upload Photo to Find Similar</w:t>
            </w:r>
          </w:p>
        </w:tc>
      </w:tr>
      <w:tr w:rsidR="004C12B7" w14:paraId="28C5EE51" w14:textId="77777777" w:rsidTr="004C12B7">
        <w:tc>
          <w:tcPr>
            <w:tcW w:w="0" w:type="auto"/>
            <w:hideMark/>
          </w:tcPr>
          <w:p w14:paraId="4F3B8861" w14:textId="77777777" w:rsidR="004C12B7" w:rsidRDefault="004C12B7" w:rsidP="004C12B7">
            <w:pPr>
              <w:spacing w:line="360" w:lineRule="auto"/>
            </w:pPr>
            <w:r>
              <w:rPr>
                <w:rStyle w:val="Strong"/>
                <w:rFonts w:eastAsiaTheme="majorEastAsia"/>
              </w:rPr>
              <w:t>Id</w:t>
            </w:r>
          </w:p>
        </w:tc>
        <w:tc>
          <w:tcPr>
            <w:tcW w:w="0" w:type="auto"/>
            <w:hideMark/>
          </w:tcPr>
          <w:p w14:paraId="39EBDE8F" w14:textId="77777777" w:rsidR="004C12B7" w:rsidRDefault="004C12B7" w:rsidP="004C12B7">
            <w:pPr>
              <w:spacing w:line="360" w:lineRule="auto"/>
            </w:pPr>
            <w:r>
              <w:t>UC2</w:t>
            </w:r>
          </w:p>
        </w:tc>
      </w:tr>
      <w:tr w:rsidR="004C12B7" w14:paraId="5064E1F7" w14:textId="77777777" w:rsidTr="004C12B7">
        <w:tc>
          <w:tcPr>
            <w:tcW w:w="0" w:type="auto"/>
            <w:hideMark/>
          </w:tcPr>
          <w:p w14:paraId="4C544F26" w14:textId="77777777" w:rsidR="004C12B7" w:rsidRDefault="004C12B7" w:rsidP="004C12B7">
            <w:pPr>
              <w:spacing w:line="360" w:lineRule="auto"/>
            </w:pPr>
            <w:r>
              <w:rPr>
                <w:rStyle w:val="Strong"/>
                <w:rFonts w:eastAsiaTheme="majorEastAsia"/>
              </w:rPr>
              <w:t>Description</w:t>
            </w:r>
          </w:p>
        </w:tc>
        <w:tc>
          <w:tcPr>
            <w:tcW w:w="0" w:type="auto"/>
            <w:hideMark/>
          </w:tcPr>
          <w:p w14:paraId="596D47B5" w14:textId="77777777" w:rsidR="004C12B7" w:rsidRDefault="004C12B7" w:rsidP="004C12B7">
            <w:pPr>
              <w:spacing w:line="360" w:lineRule="auto"/>
            </w:pPr>
            <w:r>
              <w:t>User uploads a photo; system returns visually similar items.</w:t>
            </w:r>
          </w:p>
        </w:tc>
      </w:tr>
      <w:tr w:rsidR="004C12B7" w14:paraId="57DEA20D" w14:textId="77777777" w:rsidTr="004C12B7">
        <w:tc>
          <w:tcPr>
            <w:tcW w:w="0" w:type="auto"/>
            <w:hideMark/>
          </w:tcPr>
          <w:p w14:paraId="493D9A32" w14:textId="77777777" w:rsidR="004C12B7" w:rsidRDefault="004C12B7" w:rsidP="004C12B7">
            <w:pPr>
              <w:spacing w:line="360" w:lineRule="auto"/>
            </w:pPr>
            <w:r>
              <w:rPr>
                <w:rStyle w:val="Strong"/>
                <w:rFonts w:eastAsiaTheme="majorEastAsia"/>
              </w:rPr>
              <w:t>Primary Actor</w:t>
            </w:r>
          </w:p>
        </w:tc>
        <w:tc>
          <w:tcPr>
            <w:tcW w:w="0" w:type="auto"/>
            <w:hideMark/>
          </w:tcPr>
          <w:p w14:paraId="5B51455B" w14:textId="77777777" w:rsidR="004C12B7" w:rsidRDefault="004C12B7" w:rsidP="004C12B7">
            <w:pPr>
              <w:spacing w:line="360" w:lineRule="auto"/>
            </w:pPr>
            <w:r>
              <w:t>User/Shopper</w:t>
            </w:r>
          </w:p>
        </w:tc>
      </w:tr>
      <w:tr w:rsidR="004C12B7" w14:paraId="2023F7A4" w14:textId="77777777" w:rsidTr="004C12B7">
        <w:tc>
          <w:tcPr>
            <w:tcW w:w="0" w:type="auto"/>
            <w:hideMark/>
          </w:tcPr>
          <w:p w14:paraId="12FBBF71" w14:textId="77777777" w:rsidR="004C12B7" w:rsidRDefault="004C12B7" w:rsidP="004C12B7">
            <w:pPr>
              <w:spacing w:line="360" w:lineRule="auto"/>
            </w:pPr>
            <w:r>
              <w:rPr>
                <w:rStyle w:val="Strong"/>
                <w:rFonts w:eastAsiaTheme="majorEastAsia"/>
              </w:rPr>
              <w:t>Supporting Actors</w:t>
            </w:r>
          </w:p>
        </w:tc>
        <w:tc>
          <w:tcPr>
            <w:tcW w:w="0" w:type="auto"/>
            <w:hideMark/>
          </w:tcPr>
          <w:p w14:paraId="5EEC090C" w14:textId="77777777" w:rsidR="004C12B7" w:rsidRDefault="004C12B7" w:rsidP="004C12B7">
            <w:pPr>
              <w:spacing w:line="360" w:lineRule="auto"/>
            </w:pPr>
            <w:r>
              <w:t>AI/ML Services, Cloud Storage</w:t>
            </w:r>
          </w:p>
        </w:tc>
      </w:tr>
      <w:tr w:rsidR="004C12B7" w14:paraId="6925AD41" w14:textId="77777777" w:rsidTr="004C12B7">
        <w:tc>
          <w:tcPr>
            <w:tcW w:w="0" w:type="auto"/>
            <w:hideMark/>
          </w:tcPr>
          <w:p w14:paraId="1EDFFFBC" w14:textId="77777777" w:rsidR="004C12B7" w:rsidRDefault="004C12B7" w:rsidP="004C12B7">
            <w:pPr>
              <w:spacing w:line="360" w:lineRule="auto"/>
            </w:pPr>
            <w:r>
              <w:rPr>
                <w:rStyle w:val="Strong"/>
                <w:rFonts w:eastAsiaTheme="majorEastAsia"/>
              </w:rPr>
              <w:t>Preconditions</w:t>
            </w:r>
          </w:p>
        </w:tc>
        <w:tc>
          <w:tcPr>
            <w:tcW w:w="0" w:type="auto"/>
            <w:hideMark/>
          </w:tcPr>
          <w:p w14:paraId="126288C5" w14:textId="77777777" w:rsidR="004C12B7" w:rsidRDefault="004C12B7" w:rsidP="004C12B7">
            <w:pPr>
              <w:spacing w:line="360" w:lineRule="auto"/>
            </w:pPr>
            <w:r>
              <w:t>UC1 completed; photo selected or captured.</w:t>
            </w:r>
          </w:p>
        </w:tc>
      </w:tr>
      <w:tr w:rsidR="004C12B7" w14:paraId="236209DE" w14:textId="77777777" w:rsidTr="004C12B7">
        <w:tc>
          <w:tcPr>
            <w:tcW w:w="0" w:type="auto"/>
            <w:hideMark/>
          </w:tcPr>
          <w:p w14:paraId="65747F96" w14:textId="77777777" w:rsidR="004C12B7" w:rsidRDefault="004C12B7" w:rsidP="004C12B7">
            <w:pPr>
              <w:spacing w:line="360" w:lineRule="auto"/>
            </w:pPr>
            <w:r>
              <w:rPr>
                <w:rStyle w:val="Strong"/>
                <w:rFonts w:eastAsiaTheme="majorEastAsia"/>
              </w:rPr>
              <w:t>Extended Use Cases</w:t>
            </w:r>
          </w:p>
        </w:tc>
        <w:tc>
          <w:tcPr>
            <w:tcW w:w="0" w:type="auto"/>
            <w:hideMark/>
          </w:tcPr>
          <w:p w14:paraId="414F89B0" w14:textId="77777777" w:rsidR="004C12B7" w:rsidRDefault="004C12B7" w:rsidP="004C12B7">
            <w:pPr>
              <w:spacing w:line="360" w:lineRule="auto"/>
            </w:pPr>
            <w:r>
              <w:t>None</w:t>
            </w:r>
          </w:p>
        </w:tc>
      </w:tr>
      <w:tr w:rsidR="004C12B7" w14:paraId="50460B7F" w14:textId="77777777" w:rsidTr="004C12B7">
        <w:tc>
          <w:tcPr>
            <w:tcW w:w="0" w:type="auto"/>
            <w:hideMark/>
          </w:tcPr>
          <w:p w14:paraId="032156D4" w14:textId="77777777" w:rsidR="004C12B7" w:rsidRDefault="004C12B7" w:rsidP="004C12B7">
            <w:pPr>
              <w:spacing w:line="360" w:lineRule="auto"/>
            </w:pPr>
            <w:r>
              <w:rPr>
                <w:rStyle w:val="Strong"/>
                <w:rFonts w:eastAsiaTheme="majorEastAsia"/>
              </w:rPr>
              <w:t>Included Use Cases</w:t>
            </w:r>
          </w:p>
        </w:tc>
        <w:tc>
          <w:tcPr>
            <w:tcW w:w="0" w:type="auto"/>
            <w:hideMark/>
          </w:tcPr>
          <w:p w14:paraId="310CB9F0" w14:textId="77777777" w:rsidR="004C12B7" w:rsidRDefault="004C12B7" w:rsidP="004C12B7">
            <w:pPr>
              <w:spacing w:line="360" w:lineRule="auto"/>
            </w:pPr>
            <w:r>
              <w:t>Store Image (UC2a), Generate Embedding (UC2b), Vector Search (UC2c), Auto-tag Item (UC2d)</w:t>
            </w:r>
          </w:p>
        </w:tc>
      </w:tr>
      <w:tr w:rsidR="004C12B7" w14:paraId="1739ACFA" w14:textId="77777777" w:rsidTr="004C12B7">
        <w:tc>
          <w:tcPr>
            <w:tcW w:w="0" w:type="auto"/>
            <w:hideMark/>
          </w:tcPr>
          <w:p w14:paraId="2A33F9C7" w14:textId="77777777" w:rsidR="004C12B7" w:rsidRDefault="004C12B7" w:rsidP="004C12B7">
            <w:pPr>
              <w:spacing w:line="360" w:lineRule="auto"/>
            </w:pPr>
            <w:r>
              <w:rPr>
                <w:rStyle w:val="Strong"/>
                <w:rFonts w:eastAsiaTheme="majorEastAsia"/>
              </w:rPr>
              <w:t>Main Success Scenario</w:t>
            </w:r>
          </w:p>
        </w:tc>
        <w:tc>
          <w:tcPr>
            <w:tcW w:w="0" w:type="auto"/>
            <w:hideMark/>
          </w:tcPr>
          <w:p w14:paraId="27021DB0" w14:textId="77777777" w:rsidR="004C12B7" w:rsidRDefault="004C12B7" w:rsidP="004C12B7">
            <w:pPr>
              <w:spacing w:line="360" w:lineRule="auto"/>
            </w:pPr>
            <w:r>
              <w:t>1. User uploads image. 2. System embeds &amp; searches index. 3. Similar items are listed.</w:t>
            </w:r>
          </w:p>
        </w:tc>
      </w:tr>
      <w:tr w:rsidR="004C12B7" w14:paraId="08BF567C" w14:textId="77777777" w:rsidTr="004C12B7">
        <w:tc>
          <w:tcPr>
            <w:tcW w:w="0" w:type="auto"/>
            <w:hideMark/>
          </w:tcPr>
          <w:p w14:paraId="1AADA39A" w14:textId="77777777" w:rsidR="004C12B7" w:rsidRDefault="004C12B7" w:rsidP="004C12B7">
            <w:pPr>
              <w:spacing w:line="360" w:lineRule="auto"/>
            </w:pPr>
            <w:r>
              <w:rPr>
                <w:rStyle w:val="Strong"/>
                <w:rFonts w:eastAsiaTheme="majorEastAsia"/>
              </w:rPr>
              <w:t>Alternative Flow</w:t>
            </w:r>
          </w:p>
        </w:tc>
        <w:tc>
          <w:tcPr>
            <w:tcW w:w="0" w:type="auto"/>
            <w:hideMark/>
          </w:tcPr>
          <w:p w14:paraId="126A07F1" w14:textId="77777777" w:rsidR="004C12B7" w:rsidRDefault="004C12B7" w:rsidP="004C12B7">
            <w:pPr>
              <w:spacing w:line="360" w:lineRule="auto"/>
            </w:pPr>
            <w:r>
              <w:t>User crops/retakes image before search.</w:t>
            </w:r>
          </w:p>
        </w:tc>
      </w:tr>
      <w:tr w:rsidR="004C12B7" w14:paraId="3B8550BC" w14:textId="77777777" w:rsidTr="004C12B7">
        <w:tc>
          <w:tcPr>
            <w:tcW w:w="0" w:type="auto"/>
            <w:hideMark/>
          </w:tcPr>
          <w:p w14:paraId="2F6593C9" w14:textId="77777777" w:rsidR="004C12B7" w:rsidRDefault="004C12B7" w:rsidP="004C12B7">
            <w:pPr>
              <w:spacing w:line="360" w:lineRule="auto"/>
            </w:pPr>
            <w:r>
              <w:rPr>
                <w:rStyle w:val="Strong"/>
                <w:rFonts w:eastAsiaTheme="majorEastAsia"/>
              </w:rPr>
              <w:t>Exceptional Flows</w:t>
            </w:r>
          </w:p>
        </w:tc>
        <w:tc>
          <w:tcPr>
            <w:tcW w:w="0" w:type="auto"/>
            <w:hideMark/>
          </w:tcPr>
          <w:p w14:paraId="66E35D75" w14:textId="77777777" w:rsidR="004C12B7" w:rsidRDefault="004C12B7" w:rsidP="004C12B7">
            <w:pPr>
              <w:spacing w:line="360" w:lineRule="auto"/>
            </w:pPr>
            <w:r>
              <w:t>Unsupported format; size limit; ML service error.</w:t>
            </w:r>
          </w:p>
        </w:tc>
      </w:tr>
      <w:tr w:rsidR="004C12B7" w14:paraId="50EC2980" w14:textId="77777777" w:rsidTr="004C12B7">
        <w:tc>
          <w:tcPr>
            <w:tcW w:w="0" w:type="auto"/>
            <w:hideMark/>
          </w:tcPr>
          <w:p w14:paraId="0477001C" w14:textId="77777777" w:rsidR="004C12B7" w:rsidRDefault="004C12B7" w:rsidP="004C12B7">
            <w:pPr>
              <w:spacing w:line="360" w:lineRule="auto"/>
            </w:pPr>
            <w:r>
              <w:rPr>
                <w:rStyle w:val="Strong"/>
                <w:rFonts w:eastAsiaTheme="majorEastAsia"/>
              </w:rPr>
              <w:t>Postconditions</w:t>
            </w:r>
          </w:p>
        </w:tc>
        <w:tc>
          <w:tcPr>
            <w:tcW w:w="0" w:type="auto"/>
            <w:hideMark/>
          </w:tcPr>
          <w:p w14:paraId="644BF468" w14:textId="77777777" w:rsidR="004C12B7" w:rsidRDefault="004C12B7" w:rsidP="004C12B7">
            <w:pPr>
              <w:spacing w:line="360" w:lineRule="auto"/>
            </w:pPr>
            <w:r>
              <w:t>Results view shown; user may save or refine.</w:t>
            </w:r>
          </w:p>
        </w:tc>
      </w:tr>
      <w:tr w:rsidR="004C12B7" w14:paraId="3D3650EA" w14:textId="77777777" w:rsidTr="004C12B7">
        <w:tc>
          <w:tcPr>
            <w:tcW w:w="0" w:type="auto"/>
            <w:hideMark/>
          </w:tcPr>
          <w:p w14:paraId="0F00E6AC" w14:textId="77777777" w:rsidR="004C12B7" w:rsidRDefault="004C12B7" w:rsidP="004C12B7">
            <w:pPr>
              <w:spacing w:line="360" w:lineRule="auto"/>
            </w:pPr>
            <w:r>
              <w:rPr>
                <w:rStyle w:val="Strong"/>
                <w:rFonts w:eastAsiaTheme="majorEastAsia"/>
              </w:rPr>
              <w:t>Comment</w:t>
            </w:r>
          </w:p>
        </w:tc>
        <w:tc>
          <w:tcPr>
            <w:tcW w:w="0" w:type="auto"/>
            <w:hideMark/>
          </w:tcPr>
          <w:p w14:paraId="309E1FCA" w14:textId="77777777" w:rsidR="004C12B7" w:rsidRDefault="004C12B7" w:rsidP="004C12B7">
            <w:pPr>
              <w:spacing w:line="360" w:lineRule="auto"/>
            </w:pPr>
            <w:r>
              <w:t>Core entry to discovery.</w:t>
            </w:r>
          </w:p>
        </w:tc>
      </w:tr>
    </w:tbl>
    <w:p w14:paraId="7D3ACEE0" w14:textId="77777777" w:rsidR="004C12B7" w:rsidRDefault="004C12B7" w:rsidP="004C12B7">
      <w:pPr>
        <w:spacing w:line="360" w:lineRule="auto"/>
      </w:pPr>
    </w:p>
    <w:p w14:paraId="1A058226"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102"/>
        <w:gridCol w:w="6914"/>
      </w:tblGrid>
      <w:tr w:rsidR="004C12B7" w14:paraId="113A6159" w14:textId="77777777" w:rsidTr="004C12B7">
        <w:tc>
          <w:tcPr>
            <w:tcW w:w="0" w:type="auto"/>
            <w:hideMark/>
          </w:tcPr>
          <w:p w14:paraId="0E6816D0"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4A3FEB80" w14:textId="77777777" w:rsidR="004C12B7" w:rsidRDefault="004C12B7" w:rsidP="004C12B7">
            <w:pPr>
              <w:spacing w:line="360" w:lineRule="auto"/>
              <w:jc w:val="center"/>
              <w:rPr>
                <w:b/>
                <w:bCs/>
              </w:rPr>
            </w:pPr>
            <w:r>
              <w:rPr>
                <w:rStyle w:val="Strong"/>
                <w:rFonts w:eastAsiaTheme="majorEastAsia"/>
              </w:rPr>
              <w:t>Plan My Look (Outfit Suggestions)</w:t>
            </w:r>
          </w:p>
        </w:tc>
      </w:tr>
      <w:tr w:rsidR="004C12B7" w14:paraId="05E92815" w14:textId="77777777" w:rsidTr="004C12B7">
        <w:tc>
          <w:tcPr>
            <w:tcW w:w="0" w:type="auto"/>
            <w:hideMark/>
          </w:tcPr>
          <w:p w14:paraId="07B550A1" w14:textId="77777777" w:rsidR="004C12B7" w:rsidRDefault="004C12B7" w:rsidP="004C12B7">
            <w:pPr>
              <w:spacing w:line="360" w:lineRule="auto"/>
            </w:pPr>
            <w:r>
              <w:rPr>
                <w:rStyle w:val="Strong"/>
                <w:rFonts w:eastAsiaTheme="majorEastAsia"/>
              </w:rPr>
              <w:t>Id</w:t>
            </w:r>
          </w:p>
        </w:tc>
        <w:tc>
          <w:tcPr>
            <w:tcW w:w="0" w:type="auto"/>
            <w:hideMark/>
          </w:tcPr>
          <w:p w14:paraId="51E2D3EE" w14:textId="77777777" w:rsidR="004C12B7" w:rsidRDefault="004C12B7" w:rsidP="004C12B7">
            <w:pPr>
              <w:spacing w:line="360" w:lineRule="auto"/>
            </w:pPr>
            <w:r>
              <w:t>UC3</w:t>
            </w:r>
          </w:p>
        </w:tc>
      </w:tr>
      <w:tr w:rsidR="004C12B7" w14:paraId="5C34C362" w14:textId="77777777" w:rsidTr="004C12B7">
        <w:tc>
          <w:tcPr>
            <w:tcW w:w="0" w:type="auto"/>
            <w:hideMark/>
          </w:tcPr>
          <w:p w14:paraId="5CB36034" w14:textId="77777777" w:rsidR="004C12B7" w:rsidRDefault="004C12B7" w:rsidP="004C12B7">
            <w:pPr>
              <w:spacing w:line="360" w:lineRule="auto"/>
            </w:pPr>
            <w:r>
              <w:rPr>
                <w:rStyle w:val="Strong"/>
                <w:rFonts w:eastAsiaTheme="majorEastAsia"/>
              </w:rPr>
              <w:t>Description</w:t>
            </w:r>
          </w:p>
        </w:tc>
        <w:tc>
          <w:tcPr>
            <w:tcW w:w="0" w:type="auto"/>
            <w:hideMark/>
          </w:tcPr>
          <w:p w14:paraId="687E9C08" w14:textId="77777777" w:rsidR="004C12B7" w:rsidRDefault="004C12B7" w:rsidP="004C12B7">
            <w:pPr>
              <w:spacing w:line="360" w:lineRule="auto"/>
            </w:pPr>
            <w:r>
              <w:t>Generates outfit suggestions using mood/occasion, weather, and wardrobe/catalog; presents ranked looks with reasons.</w:t>
            </w:r>
          </w:p>
        </w:tc>
      </w:tr>
      <w:tr w:rsidR="004C12B7" w14:paraId="614B8C32" w14:textId="77777777" w:rsidTr="004C12B7">
        <w:tc>
          <w:tcPr>
            <w:tcW w:w="0" w:type="auto"/>
            <w:hideMark/>
          </w:tcPr>
          <w:p w14:paraId="6F3876B1" w14:textId="77777777" w:rsidR="004C12B7" w:rsidRDefault="004C12B7" w:rsidP="004C12B7">
            <w:pPr>
              <w:spacing w:line="360" w:lineRule="auto"/>
            </w:pPr>
            <w:r>
              <w:rPr>
                <w:rStyle w:val="Strong"/>
                <w:rFonts w:eastAsiaTheme="majorEastAsia"/>
              </w:rPr>
              <w:lastRenderedPageBreak/>
              <w:t>Primary Actor</w:t>
            </w:r>
          </w:p>
        </w:tc>
        <w:tc>
          <w:tcPr>
            <w:tcW w:w="0" w:type="auto"/>
            <w:hideMark/>
          </w:tcPr>
          <w:p w14:paraId="642E5A50" w14:textId="77777777" w:rsidR="004C12B7" w:rsidRDefault="004C12B7" w:rsidP="004C12B7">
            <w:pPr>
              <w:spacing w:line="360" w:lineRule="auto"/>
            </w:pPr>
            <w:r>
              <w:t>User/Shopper</w:t>
            </w:r>
          </w:p>
        </w:tc>
      </w:tr>
      <w:tr w:rsidR="004C12B7" w14:paraId="7B1E2908" w14:textId="77777777" w:rsidTr="004C12B7">
        <w:tc>
          <w:tcPr>
            <w:tcW w:w="0" w:type="auto"/>
            <w:hideMark/>
          </w:tcPr>
          <w:p w14:paraId="2A4E51E7" w14:textId="77777777" w:rsidR="004C12B7" w:rsidRDefault="004C12B7" w:rsidP="004C12B7">
            <w:pPr>
              <w:spacing w:line="360" w:lineRule="auto"/>
            </w:pPr>
            <w:r>
              <w:rPr>
                <w:rStyle w:val="Strong"/>
                <w:rFonts w:eastAsiaTheme="majorEastAsia"/>
              </w:rPr>
              <w:t>Supporting Actors</w:t>
            </w:r>
          </w:p>
        </w:tc>
        <w:tc>
          <w:tcPr>
            <w:tcW w:w="0" w:type="auto"/>
            <w:hideMark/>
          </w:tcPr>
          <w:p w14:paraId="19A8C870" w14:textId="77777777" w:rsidR="004C12B7" w:rsidRDefault="004C12B7" w:rsidP="004C12B7">
            <w:pPr>
              <w:spacing w:line="360" w:lineRule="auto"/>
            </w:pPr>
            <w:r>
              <w:t>AI/ML Services, Weather API</w:t>
            </w:r>
          </w:p>
        </w:tc>
      </w:tr>
      <w:tr w:rsidR="004C12B7" w14:paraId="6705FD78" w14:textId="77777777" w:rsidTr="004C12B7">
        <w:tc>
          <w:tcPr>
            <w:tcW w:w="0" w:type="auto"/>
            <w:hideMark/>
          </w:tcPr>
          <w:p w14:paraId="4F190886" w14:textId="77777777" w:rsidR="004C12B7" w:rsidRDefault="004C12B7" w:rsidP="004C12B7">
            <w:pPr>
              <w:spacing w:line="360" w:lineRule="auto"/>
            </w:pPr>
            <w:r>
              <w:rPr>
                <w:rStyle w:val="Strong"/>
                <w:rFonts w:eastAsiaTheme="majorEastAsia"/>
              </w:rPr>
              <w:t>Preconditions</w:t>
            </w:r>
          </w:p>
        </w:tc>
        <w:tc>
          <w:tcPr>
            <w:tcW w:w="0" w:type="auto"/>
            <w:hideMark/>
          </w:tcPr>
          <w:p w14:paraId="0E68D6D2" w14:textId="77777777" w:rsidR="004C12B7" w:rsidRDefault="004C12B7" w:rsidP="004C12B7">
            <w:pPr>
              <w:spacing w:line="360" w:lineRule="auto"/>
            </w:pPr>
            <w:r>
              <w:t>Signed in; items available; network on.</w:t>
            </w:r>
          </w:p>
        </w:tc>
      </w:tr>
      <w:tr w:rsidR="004C12B7" w14:paraId="37DE51C2" w14:textId="77777777" w:rsidTr="004C12B7">
        <w:tc>
          <w:tcPr>
            <w:tcW w:w="0" w:type="auto"/>
            <w:hideMark/>
          </w:tcPr>
          <w:p w14:paraId="6BD9D3DC" w14:textId="77777777" w:rsidR="004C12B7" w:rsidRDefault="004C12B7" w:rsidP="004C12B7">
            <w:pPr>
              <w:spacing w:line="360" w:lineRule="auto"/>
            </w:pPr>
            <w:r>
              <w:rPr>
                <w:rStyle w:val="Strong"/>
                <w:rFonts w:eastAsiaTheme="majorEastAsia"/>
              </w:rPr>
              <w:t>Extended Use Cases</w:t>
            </w:r>
          </w:p>
        </w:tc>
        <w:tc>
          <w:tcPr>
            <w:tcW w:w="0" w:type="auto"/>
            <w:hideMark/>
          </w:tcPr>
          <w:p w14:paraId="1EA19503" w14:textId="77777777" w:rsidR="004C12B7" w:rsidRDefault="004C12B7" w:rsidP="004C12B7">
            <w:pPr>
              <w:spacing w:line="360" w:lineRule="auto"/>
            </w:pPr>
            <w:r>
              <w:t>None</w:t>
            </w:r>
          </w:p>
        </w:tc>
      </w:tr>
      <w:tr w:rsidR="004C12B7" w14:paraId="1E7B8503" w14:textId="77777777" w:rsidTr="004C12B7">
        <w:tc>
          <w:tcPr>
            <w:tcW w:w="0" w:type="auto"/>
            <w:hideMark/>
          </w:tcPr>
          <w:p w14:paraId="66F345C2" w14:textId="77777777" w:rsidR="004C12B7" w:rsidRDefault="004C12B7" w:rsidP="004C12B7">
            <w:pPr>
              <w:spacing w:line="360" w:lineRule="auto"/>
            </w:pPr>
            <w:r>
              <w:rPr>
                <w:rStyle w:val="Strong"/>
                <w:rFonts w:eastAsiaTheme="majorEastAsia"/>
              </w:rPr>
              <w:t>Included Use Cases</w:t>
            </w:r>
          </w:p>
        </w:tc>
        <w:tc>
          <w:tcPr>
            <w:tcW w:w="0" w:type="auto"/>
            <w:hideMark/>
          </w:tcPr>
          <w:p w14:paraId="1DC80BDB" w14:textId="77777777" w:rsidR="004C12B7" w:rsidRDefault="004C12B7" w:rsidP="004C12B7">
            <w:pPr>
              <w:spacing w:line="360" w:lineRule="auto"/>
            </w:pPr>
            <w:r>
              <w:t>Fetch Weather Context (UC3a), Rank Outfits (UC3b), View Rationale (UC3c)</w:t>
            </w:r>
          </w:p>
        </w:tc>
      </w:tr>
      <w:tr w:rsidR="004C12B7" w14:paraId="5808EA69" w14:textId="77777777" w:rsidTr="004C12B7">
        <w:tc>
          <w:tcPr>
            <w:tcW w:w="0" w:type="auto"/>
            <w:hideMark/>
          </w:tcPr>
          <w:p w14:paraId="03AA7D44" w14:textId="77777777" w:rsidR="004C12B7" w:rsidRDefault="004C12B7" w:rsidP="004C12B7">
            <w:pPr>
              <w:spacing w:line="360" w:lineRule="auto"/>
            </w:pPr>
            <w:r>
              <w:rPr>
                <w:rStyle w:val="Strong"/>
                <w:rFonts w:eastAsiaTheme="majorEastAsia"/>
              </w:rPr>
              <w:t>Main Success Scenario</w:t>
            </w:r>
          </w:p>
        </w:tc>
        <w:tc>
          <w:tcPr>
            <w:tcW w:w="0" w:type="auto"/>
            <w:hideMark/>
          </w:tcPr>
          <w:p w14:paraId="3E943D85" w14:textId="77777777" w:rsidR="004C12B7" w:rsidRDefault="004C12B7" w:rsidP="004C12B7">
            <w:pPr>
              <w:spacing w:line="360" w:lineRule="auto"/>
            </w:pPr>
            <w:r>
              <w:t>1. User sets mood/occasion. 2. System fetches context &amp; composes outfits. 3. Ranked suggestions shown with “why-chosen.”</w:t>
            </w:r>
          </w:p>
        </w:tc>
      </w:tr>
      <w:tr w:rsidR="004C12B7" w14:paraId="05E4FF23" w14:textId="77777777" w:rsidTr="004C12B7">
        <w:tc>
          <w:tcPr>
            <w:tcW w:w="0" w:type="auto"/>
            <w:hideMark/>
          </w:tcPr>
          <w:p w14:paraId="6915A8D7" w14:textId="77777777" w:rsidR="004C12B7" w:rsidRDefault="004C12B7" w:rsidP="004C12B7">
            <w:pPr>
              <w:spacing w:line="360" w:lineRule="auto"/>
            </w:pPr>
            <w:r>
              <w:rPr>
                <w:rStyle w:val="Strong"/>
                <w:rFonts w:eastAsiaTheme="majorEastAsia"/>
              </w:rPr>
              <w:t>Alternative Flow</w:t>
            </w:r>
          </w:p>
        </w:tc>
        <w:tc>
          <w:tcPr>
            <w:tcW w:w="0" w:type="auto"/>
            <w:hideMark/>
          </w:tcPr>
          <w:p w14:paraId="7EFB331E" w14:textId="77777777" w:rsidR="004C12B7" w:rsidRDefault="004C12B7" w:rsidP="004C12B7">
            <w:pPr>
              <w:spacing w:line="360" w:lineRule="auto"/>
            </w:pPr>
            <w:r>
              <w:t>Defaults used if user skips context.</w:t>
            </w:r>
          </w:p>
        </w:tc>
      </w:tr>
      <w:tr w:rsidR="004C12B7" w14:paraId="6D1F8740" w14:textId="77777777" w:rsidTr="004C12B7">
        <w:tc>
          <w:tcPr>
            <w:tcW w:w="0" w:type="auto"/>
            <w:hideMark/>
          </w:tcPr>
          <w:p w14:paraId="3D1C9125" w14:textId="77777777" w:rsidR="004C12B7" w:rsidRDefault="004C12B7" w:rsidP="004C12B7">
            <w:pPr>
              <w:spacing w:line="360" w:lineRule="auto"/>
            </w:pPr>
            <w:r>
              <w:rPr>
                <w:rStyle w:val="Strong"/>
                <w:rFonts w:eastAsiaTheme="majorEastAsia"/>
              </w:rPr>
              <w:t>Exceptional Flows</w:t>
            </w:r>
          </w:p>
        </w:tc>
        <w:tc>
          <w:tcPr>
            <w:tcW w:w="0" w:type="auto"/>
            <w:hideMark/>
          </w:tcPr>
          <w:p w14:paraId="0BF91176" w14:textId="77777777" w:rsidR="004C12B7" w:rsidRDefault="004C12B7" w:rsidP="004C12B7">
            <w:pPr>
              <w:spacing w:line="360" w:lineRule="auto"/>
            </w:pPr>
            <w:r>
              <w:t>Context/ranking failures → safe fallback lists.</w:t>
            </w:r>
          </w:p>
        </w:tc>
      </w:tr>
      <w:tr w:rsidR="004C12B7" w14:paraId="011DF280" w14:textId="77777777" w:rsidTr="004C12B7">
        <w:tc>
          <w:tcPr>
            <w:tcW w:w="0" w:type="auto"/>
            <w:hideMark/>
          </w:tcPr>
          <w:p w14:paraId="6D94829B" w14:textId="77777777" w:rsidR="004C12B7" w:rsidRDefault="004C12B7" w:rsidP="004C12B7">
            <w:pPr>
              <w:spacing w:line="360" w:lineRule="auto"/>
            </w:pPr>
            <w:r>
              <w:rPr>
                <w:rStyle w:val="Strong"/>
                <w:rFonts w:eastAsiaTheme="majorEastAsia"/>
              </w:rPr>
              <w:t>Postconditions</w:t>
            </w:r>
          </w:p>
        </w:tc>
        <w:tc>
          <w:tcPr>
            <w:tcW w:w="0" w:type="auto"/>
            <w:hideMark/>
          </w:tcPr>
          <w:p w14:paraId="756364C6" w14:textId="77777777" w:rsidR="004C12B7" w:rsidRDefault="004C12B7" w:rsidP="004C12B7">
            <w:pPr>
              <w:spacing w:line="360" w:lineRule="auto"/>
            </w:pPr>
            <w:r>
              <w:t>User can save/share/checkout.</w:t>
            </w:r>
          </w:p>
        </w:tc>
      </w:tr>
      <w:tr w:rsidR="004C12B7" w14:paraId="15E93CCB" w14:textId="77777777" w:rsidTr="004C12B7">
        <w:tc>
          <w:tcPr>
            <w:tcW w:w="0" w:type="auto"/>
            <w:hideMark/>
          </w:tcPr>
          <w:p w14:paraId="74ECC1A2" w14:textId="77777777" w:rsidR="004C12B7" w:rsidRDefault="004C12B7" w:rsidP="004C12B7">
            <w:pPr>
              <w:spacing w:line="360" w:lineRule="auto"/>
            </w:pPr>
            <w:r>
              <w:rPr>
                <w:rStyle w:val="Strong"/>
                <w:rFonts w:eastAsiaTheme="majorEastAsia"/>
              </w:rPr>
              <w:t>Comment</w:t>
            </w:r>
          </w:p>
        </w:tc>
        <w:tc>
          <w:tcPr>
            <w:tcW w:w="0" w:type="auto"/>
            <w:hideMark/>
          </w:tcPr>
          <w:p w14:paraId="39CD5957" w14:textId="77777777" w:rsidR="004C12B7" w:rsidRDefault="004C12B7" w:rsidP="004C12B7">
            <w:pPr>
              <w:spacing w:line="360" w:lineRule="auto"/>
            </w:pPr>
            <w:r>
              <w:t>Increases decision speed &amp; trust.</w:t>
            </w:r>
          </w:p>
        </w:tc>
      </w:tr>
    </w:tbl>
    <w:p w14:paraId="664AF3EA" w14:textId="77777777" w:rsidR="004C12B7" w:rsidRDefault="004C12B7" w:rsidP="004C12B7">
      <w:pPr>
        <w:spacing w:line="360" w:lineRule="auto"/>
      </w:pPr>
    </w:p>
    <w:p w14:paraId="05A0A612"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407"/>
        <w:gridCol w:w="6609"/>
      </w:tblGrid>
      <w:tr w:rsidR="004C12B7" w14:paraId="3CC7F6A4" w14:textId="77777777" w:rsidTr="004C12B7">
        <w:tc>
          <w:tcPr>
            <w:tcW w:w="0" w:type="auto"/>
            <w:hideMark/>
          </w:tcPr>
          <w:p w14:paraId="4F9F5FAB"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3025FF82" w14:textId="77777777" w:rsidR="004C12B7" w:rsidRDefault="004C12B7" w:rsidP="004C12B7">
            <w:pPr>
              <w:spacing w:line="360" w:lineRule="auto"/>
              <w:jc w:val="center"/>
              <w:rPr>
                <w:b/>
                <w:bCs/>
              </w:rPr>
            </w:pPr>
            <w:r>
              <w:rPr>
                <w:rStyle w:val="Strong"/>
                <w:rFonts w:eastAsiaTheme="majorEastAsia"/>
              </w:rPr>
              <w:t>Manage Wardrobe</w:t>
            </w:r>
          </w:p>
        </w:tc>
      </w:tr>
      <w:tr w:rsidR="004C12B7" w14:paraId="433B6814" w14:textId="77777777" w:rsidTr="004C12B7">
        <w:tc>
          <w:tcPr>
            <w:tcW w:w="0" w:type="auto"/>
            <w:hideMark/>
          </w:tcPr>
          <w:p w14:paraId="5E4DD84E" w14:textId="77777777" w:rsidR="004C12B7" w:rsidRDefault="004C12B7" w:rsidP="004C12B7">
            <w:pPr>
              <w:spacing w:line="360" w:lineRule="auto"/>
            </w:pPr>
            <w:r>
              <w:rPr>
                <w:rStyle w:val="Strong"/>
                <w:rFonts w:eastAsiaTheme="majorEastAsia"/>
              </w:rPr>
              <w:t>Id</w:t>
            </w:r>
          </w:p>
        </w:tc>
        <w:tc>
          <w:tcPr>
            <w:tcW w:w="0" w:type="auto"/>
            <w:hideMark/>
          </w:tcPr>
          <w:p w14:paraId="6B70034C" w14:textId="77777777" w:rsidR="004C12B7" w:rsidRDefault="004C12B7" w:rsidP="004C12B7">
            <w:pPr>
              <w:spacing w:line="360" w:lineRule="auto"/>
            </w:pPr>
            <w:r>
              <w:t>UC4</w:t>
            </w:r>
          </w:p>
        </w:tc>
      </w:tr>
      <w:tr w:rsidR="004C12B7" w14:paraId="4D7938DC" w14:textId="77777777" w:rsidTr="004C12B7">
        <w:tc>
          <w:tcPr>
            <w:tcW w:w="0" w:type="auto"/>
            <w:hideMark/>
          </w:tcPr>
          <w:p w14:paraId="5914AFA4" w14:textId="77777777" w:rsidR="004C12B7" w:rsidRDefault="004C12B7" w:rsidP="004C12B7">
            <w:pPr>
              <w:spacing w:line="360" w:lineRule="auto"/>
            </w:pPr>
            <w:r>
              <w:rPr>
                <w:rStyle w:val="Strong"/>
                <w:rFonts w:eastAsiaTheme="majorEastAsia"/>
              </w:rPr>
              <w:t>Description</w:t>
            </w:r>
          </w:p>
        </w:tc>
        <w:tc>
          <w:tcPr>
            <w:tcW w:w="0" w:type="auto"/>
            <w:hideMark/>
          </w:tcPr>
          <w:p w14:paraId="09A30165" w14:textId="77777777" w:rsidR="004C12B7" w:rsidRDefault="004C12B7" w:rsidP="004C12B7">
            <w:pPr>
              <w:spacing w:line="360" w:lineRule="auto"/>
            </w:pPr>
            <w:r>
              <w:t>Users curate personal wardrobe with photos and tags.</w:t>
            </w:r>
          </w:p>
        </w:tc>
      </w:tr>
      <w:tr w:rsidR="004C12B7" w14:paraId="349DA2DA" w14:textId="77777777" w:rsidTr="004C12B7">
        <w:tc>
          <w:tcPr>
            <w:tcW w:w="0" w:type="auto"/>
            <w:hideMark/>
          </w:tcPr>
          <w:p w14:paraId="3E874077" w14:textId="77777777" w:rsidR="004C12B7" w:rsidRDefault="004C12B7" w:rsidP="004C12B7">
            <w:pPr>
              <w:spacing w:line="360" w:lineRule="auto"/>
            </w:pPr>
            <w:r>
              <w:rPr>
                <w:rStyle w:val="Strong"/>
                <w:rFonts w:eastAsiaTheme="majorEastAsia"/>
              </w:rPr>
              <w:t>Primary Actor</w:t>
            </w:r>
          </w:p>
        </w:tc>
        <w:tc>
          <w:tcPr>
            <w:tcW w:w="0" w:type="auto"/>
            <w:hideMark/>
          </w:tcPr>
          <w:p w14:paraId="65C0E853" w14:textId="77777777" w:rsidR="004C12B7" w:rsidRDefault="004C12B7" w:rsidP="004C12B7">
            <w:pPr>
              <w:spacing w:line="360" w:lineRule="auto"/>
            </w:pPr>
            <w:r>
              <w:t>User/Shopper</w:t>
            </w:r>
          </w:p>
        </w:tc>
      </w:tr>
      <w:tr w:rsidR="004C12B7" w14:paraId="19BC0330" w14:textId="77777777" w:rsidTr="004C12B7">
        <w:tc>
          <w:tcPr>
            <w:tcW w:w="0" w:type="auto"/>
            <w:hideMark/>
          </w:tcPr>
          <w:p w14:paraId="1E7D51D9" w14:textId="77777777" w:rsidR="004C12B7" w:rsidRDefault="004C12B7" w:rsidP="004C12B7">
            <w:pPr>
              <w:spacing w:line="360" w:lineRule="auto"/>
            </w:pPr>
            <w:r>
              <w:rPr>
                <w:rStyle w:val="Strong"/>
                <w:rFonts w:eastAsiaTheme="majorEastAsia"/>
              </w:rPr>
              <w:t>Supporting Actors</w:t>
            </w:r>
          </w:p>
        </w:tc>
        <w:tc>
          <w:tcPr>
            <w:tcW w:w="0" w:type="auto"/>
            <w:hideMark/>
          </w:tcPr>
          <w:p w14:paraId="48B9C4B4" w14:textId="77777777" w:rsidR="004C12B7" w:rsidRDefault="004C12B7" w:rsidP="004C12B7">
            <w:pPr>
              <w:spacing w:line="360" w:lineRule="auto"/>
            </w:pPr>
            <w:r>
              <w:t>Cloud Storage, AI/ML Services</w:t>
            </w:r>
          </w:p>
        </w:tc>
      </w:tr>
      <w:tr w:rsidR="004C12B7" w14:paraId="44078CCE" w14:textId="77777777" w:rsidTr="004C12B7">
        <w:tc>
          <w:tcPr>
            <w:tcW w:w="0" w:type="auto"/>
            <w:hideMark/>
          </w:tcPr>
          <w:p w14:paraId="5CD2FB16" w14:textId="77777777" w:rsidR="004C12B7" w:rsidRDefault="004C12B7" w:rsidP="004C12B7">
            <w:pPr>
              <w:spacing w:line="360" w:lineRule="auto"/>
            </w:pPr>
            <w:r>
              <w:rPr>
                <w:rStyle w:val="Strong"/>
                <w:rFonts w:eastAsiaTheme="majorEastAsia"/>
              </w:rPr>
              <w:t>Preconditions</w:t>
            </w:r>
          </w:p>
        </w:tc>
        <w:tc>
          <w:tcPr>
            <w:tcW w:w="0" w:type="auto"/>
            <w:hideMark/>
          </w:tcPr>
          <w:p w14:paraId="24F7731B" w14:textId="77777777" w:rsidR="004C12B7" w:rsidRDefault="004C12B7" w:rsidP="004C12B7">
            <w:pPr>
              <w:spacing w:line="360" w:lineRule="auto"/>
            </w:pPr>
            <w:r>
              <w:t>Signed in.</w:t>
            </w:r>
          </w:p>
        </w:tc>
      </w:tr>
      <w:tr w:rsidR="004C12B7" w14:paraId="445624AB" w14:textId="77777777" w:rsidTr="004C12B7">
        <w:tc>
          <w:tcPr>
            <w:tcW w:w="0" w:type="auto"/>
            <w:hideMark/>
          </w:tcPr>
          <w:p w14:paraId="70B184F0" w14:textId="77777777" w:rsidR="004C12B7" w:rsidRDefault="004C12B7" w:rsidP="004C12B7">
            <w:pPr>
              <w:spacing w:line="360" w:lineRule="auto"/>
            </w:pPr>
            <w:r>
              <w:rPr>
                <w:rStyle w:val="Strong"/>
                <w:rFonts w:eastAsiaTheme="majorEastAsia"/>
              </w:rPr>
              <w:t>Extended Use Cases</w:t>
            </w:r>
          </w:p>
        </w:tc>
        <w:tc>
          <w:tcPr>
            <w:tcW w:w="0" w:type="auto"/>
            <w:hideMark/>
          </w:tcPr>
          <w:p w14:paraId="6545DDAD" w14:textId="77777777" w:rsidR="004C12B7" w:rsidRDefault="004C12B7" w:rsidP="004C12B7">
            <w:pPr>
              <w:spacing w:line="360" w:lineRule="auto"/>
            </w:pPr>
            <w:r>
              <w:t>None</w:t>
            </w:r>
          </w:p>
        </w:tc>
      </w:tr>
      <w:tr w:rsidR="004C12B7" w14:paraId="31A4C2D0" w14:textId="77777777" w:rsidTr="004C12B7">
        <w:tc>
          <w:tcPr>
            <w:tcW w:w="0" w:type="auto"/>
            <w:hideMark/>
          </w:tcPr>
          <w:p w14:paraId="37C98066" w14:textId="77777777" w:rsidR="004C12B7" w:rsidRDefault="004C12B7" w:rsidP="004C12B7">
            <w:pPr>
              <w:spacing w:line="360" w:lineRule="auto"/>
            </w:pPr>
            <w:r>
              <w:rPr>
                <w:rStyle w:val="Strong"/>
                <w:rFonts w:eastAsiaTheme="majorEastAsia"/>
              </w:rPr>
              <w:t>Included Use Cases</w:t>
            </w:r>
          </w:p>
        </w:tc>
        <w:tc>
          <w:tcPr>
            <w:tcW w:w="0" w:type="auto"/>
            <w:hideMark/>
          </w:tcPr>
          <w:p w14:paraId="484F9F72" w14:textId="77777777" w:rsidR="004C12B7" w:rsidRDefault="004C12B7" w:rsidP="004C12B7">
            <w:pPr>
              <w:spacing w:line="360" w:lineRule="auto"/>
            </w:pPr>
            <w:r>
              <w:t>Store Image (UC2a), Auto-tag Item (UC2d)</w:t>
            </w:r>
          </w:p>
        </w:tc>
      </w:tr>
      <w:tr w:rsidR="004C12B7" w14:paraId="4A1BBBAE" w14:textId="77777777" w:rsidTr="004C12B7">
        <w:tc>
          <w:tcPr>
            <w:tcW w:w="0" w:type="auto"/>
            <w:hideMark/>
          </w:tcPr>
          <w:p w14:paraId="18D27CB5" w14:textId="77777777" w:rsidR="004C12B7" w:rsidRDefault="004C12B7" w:rsidP="004C12B7">
            <w:pPr>
              <w:spacing w:line="360" w:lineRule="auto"/>
            </w:pPr>
            <w:r>
              <w:rPr>
                <w:rStyle w:val="Strong"/>
                <w:rFonts w:eastAsiaTheme="majorEastAsia"/>
              </w:rPr>
              <w:t>Main Success Scenario</w:t>
            </w:r>
          </w:p>
        </w:tc>
        <w:tc>
          <w:tcPr>
            <w:tcW w:w="0" w:type="auto"/>
            <w:hideMark/>
          </w:tcPr>
          <w:p w14:paraId="5E06E8BE" w14:textId="77777777" w:rsidR="004C12B7" w:rsidRDefault="004C12B7" w:rsidP="004C12B7">
            <w:pPr>
              <w:spacing w:line="360" w:lineRule="auto"/>
            </w:pPr>
            <w:r>
              <w:t>1. Add/edit/delete item. 2. System stores media &amp; tags. 3. Wardrobe updates.</w:t>
            </w:r>
          </w:p>
        </w:tc>
      </w:tr>
      <w:tr w:rsidR="004C12B7" w14:paraId="7E6C22BA" w14:textId="77777777" w:rsidTr="004C12B7">
        <w:tc>
          <w:tcPr>
            <w:tcW w:w="0" w:type="auto"/>
            <w:hideMark/>
          </w:tcPr>
          <w:p w14:paraId="24FBE950" w14:textId="77777777" w:rsidR="004C12B7" w:rsidRDefault="004C12B7" w:rsidP="004C12B7">
            <w:pPr>
              <w:spacing w:line="360" w:lineRule="auto"/>
            </w:pPr>
            <w:r>
              <w:rPr>
                <w:rStyle w:val="Strong"/>
                <w:rFonts w:eastAsiaTheme="majorEastAsia"/>
              </w:rPr>
              <w:t>Alternative Flow</w:t>
            </w:r>
          </w:p>
        </w:tc>
        <w:tc>
          <w:tcPr>
            <w:tcW w:w="0" w:type="auto"/>
            <w:hideMark/>
          </w:tcPr>
          <w:p w14:paraId="6F327980" w14:textId="77777777" w:rsidR="004C12B7" w:rsidRDefault="004C12B7" w:rsidP="004C12B7">
            <w:pPr>
              <w:spacing w:line="360" w:lineRule="auto"/>
            </w:pPr>
            <w:r>
              <w:t>Manual tag correction.</w:t>
            </w:r>
          </w:p>
        </w:tc>
      </w:tr>
      <w:tr w:rsidR="004C12B7" w14:paraId="7CAD5B59" w14:textId="77777777" w:rsidTr="004C12B7">
        <w:tc>
          <w:tcPr>
            <w:tcW w:w="0" w:type="auto"/>
            <w:hideMark/>
          </w:tcPr>
          <w:p w14:paraId="157D23BF" w14:textId="77777777" w:rsidR="004C12B7" w:rsidRDefault="004C12B7" w:rsidP="004C12B7">
            <w:pPr>
              <w:spacing w:line="360" w:lineRule="auto"/>
            </w:pPr>
            <w:r>
              <w:rPr>
                <w:rStyle w:val="Strong"/>
                <w:rFonts w:eastAsiaTheme="majorEastAsia"/>
              </w:rPr>
              <w:t>Exceptional Flows</w:t>
            </w:r>
          </w:p>
        </w:tc>
        <w:tc>
          <w:tcPr>
            <w:tcW w:w="0" w:type="auto"/>
            <w:hideMark/>
          </w:tcPr>
          <w:p w14:paraId="7CD118B2" w14:textId="77777777" w:rsidR="004C12B7" w:rsidRDefault="004C12B7" w:rsidP="004C12B7">
            <w:pPr>
              <w:spacing w:line="360" w:lineRule="auto"/>
            </w:pPr>
            <w:r>
              <w:t>Upload failure; validation errors.</w:t>
            </w:r>
          </w:p>
        </w:tc>
      </w:tr>
      <w:tr w:rsidR="004C12B7" w14:paraId="247EBA0F" w14:textId="77777777" w:rsidTr="004C12B7">
        <w:tc>
          <w:tcPr>
            <w:tcW w:w="0" w:type="auto"/>
            <w:hideMark/>
          </w:tcPr>
          <w:p w14:paraId="21965ABF" w14:textId="77777777" w:rsidR="004C12B7" w:rsidRDefault="004C12B7" w:rsidP="004C12B7">
            <w:pPr>
              <w:spacing w:line="360" w:lineRule="auto"/>
            </w:pPr>
            <w:r>
              <w:rPr>
                <w:rStyle w:val="Strong"/>
                <w:rFonts w:eastAsiaTheme="majorEastAsia"/>
              </w:rPr>
              <w:t>Postconditions</w:t>
            </w:r>
          </w:p>
        </w:tc>
        <w:tc>
          <w:tcPr>
            <w:tcW w:w="0" w:type="auto"/>
            <w:hideMark/>
          </w:tcPr>
          <w:p w14:paraId="20241D24" w14:textId="77777777" w:rsidR="004C12B7" w:rsidRDefault="004C12B7" w:rsidP="004C12B7">
            <w:pPr>
              <w:spacing w:line="360" w:lineRule="auto"/>
            </w:pPr>
            <w:r>
              <w:t>Updated wardrobe available to UC3/UC2.</w:t>
            </w:r>
          </w:p>
        </w:tc>
      </w:tr>
      <w:tr w:rsidR="004C12B7" w14:paraId="0161C5AF" w14:textId="77777777" w:rsidTr="004C12B7">
        <w:tc>
          <w:tcPr>
            <w:tcW w:w="0" w:type="auto"/>
            <w:hideMark/>
          </w:tcPr>
          <w:p w14:paraId="2CB48BF8" w14:textId="77777777" w:rsidR="004C12B7" w:rsidRDefault="004C12B7" w:rsidP="004C12B7">
            <w:pPr>
              <w:spacing w:line="360" w:lineRule="auto"/>
            </w:pPr>
            <w:r>
              <w:rPr>
                <w:rStyle w:val="Strong"/>
                <w:rFonts w:eastAsiaTheme="majorEastAsia"/>
              </w:rPr>
              <w:t>Comment</w:t>
            </w:r>
          </w:p>
        </w:tc>
        <w:tc>
          <w:tcPr>
            <w:tcW w:w="0" w:type="auto"/>
            <w:hideMark/>
          </w:tcPr>
          <w:p w14:paraId="256A7D9D" w14:textId="77777777" w:rsidR="004C12B7" w:rsidRDefault="004C12B7" w:rsidP="004C12B7">
            <w:pPr>
              <w:spacing w:line="360" w:lineRule="auto"/>
            </w:pPr>
            <w:r>
              <w:t>Personalization anchor.</w:t>
            </w:r>
          </w:p>
        </w:tc>
      </w:tr>
    </w:tbl>
    <w:p w14:paraId="395E15CE"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550"/>
        <w:gridCol w:w="5755"/>
      </w:tblGrid>
      <w:tr w:rsidR="004C12B7" w14:paraId="08BEA50B" w14:textId="77777777" w:rsidTr="004C12B7">
        <w:tc>
          <w:tcPr>
            <w:tcW w:w="0" w:type="auto"/>
            <w:hideMark/>
          </w:tcPr>
          <w:p w14:paraId="0BB00F53"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7C489D12" w14:textId="77777777" w:rsidR="004C12B7" w:rsidRDefault="004C12B7" w:rsidP="004C12B7">
            <w:pPr>
              <w:spacing w:line="360" w:lineRule="auto"/>
              <w:jc w:val="center"/>
              <w:rPr>
                <w:b/>
                <w:bCs/>
              </w:rPr>
            </w:pPr>
            <w:r>
              <w:rPr>
                <w:rStyle w:val="Strong"/>
                <w:rFonts w:eastAsiaTheme="majorEastAsia"/>
              </w:rPr>
              <w:t>Browse &amp; Filter Catalog</w:t>
            </w:r>
          </w:p>
        </w:tc>
      </w:tr>
      <w:tr w:rsidR="004C12B7" w14:paraId="42DA68DF" w14:textId="77777777" w:rsidTr="004C12B7">
        <w:tc>
          <w:tcPr>
            <w:tcW w:w="0" w:type="auto"/>
            <w:hideMark/>
          </w:tcPr>
          <w:p w14:paraId="14CE40E2" w14:textId="77777777" w:rsidR="004C12B7" w:rsidRDefault="004C12B7" w:rsidP="004C12B7">
            <w:pPr>
              <w:spacing w:line="360" w:lineRule="auto"/>
            </w:pPr>
            <w:r>
              <w:rPr>
                <w:rStyle w:val="Strong"/>
                <w:rFonts w:eastAsiaTheme="majorEastAsia"/>
              </w:rPr>
              <w:t>Id</w:t>
            </w:r>
          </w:p>
        </w:tc>
        <w:tc>
          <w:tcPr>
            <w:tcW w:w="0" w:type="auto"/>
            <w:hideMark/>
          </w:tcPr>
          <w:p w14:paraId="479BE62F" w14:textId="77777777" w:rsidR="004C12B7" w:rsidRDefault="004C12B7" w:rsidP="004C12B7">
            <w:pPr>
              <w:spacing w:line="360" w:lineRule="auto"/>
            </w:pPr>
            <w:r>
              <w:t>UC5</w:t>
            </w:r>
          </w:p>
        </w:tc>
      </w:tr>
      <w:tr w:rsidR="004C12B7" w14:paraId="43244F00" w14:textId="77777777" w:rsidTr="004C12B7">
        <w:tc>
          <w:tcPr>
            <w:tcW w:w="0" w:type="auto"/>
            <w:hideMark/>
          </w:tcPr>
          <w:p w14:paraId="4FF61E02" w14:textId="77777777" w:rsidR="004C12B7" w:rsidRDefault="004C12B7" w:rsidP="004C12B7">
            <w:pPr>
              <w:spacing w:line="360" w:lineRule="auto"/>
            </w:pPr>
            <w:r>
              <w:rPr>
                <w:rStyle w:val="Strong"/>
                <w:rFonts w:eastAsiaTheme="majorEastAsia"/>
              </w:rPr>
              <w:lastRenderedPageBreak/>
              <w:t>Description</w:t>
            </w:r>
          </w:p>
        </w:tc>
        <w:tc>
          <w:tcPr>
            <w:tcW w:w="0" w:type="auto"/>
            <w:hideMark/>
          </w:tcPr>
          <w:p w14:paraId="2FEA1B41" w14:textId="77777777" w:rsidR="004C12B7" w:rsidRDefault="004C12B7" w:rsidP="004C12B7">
            <w:pPr>
              <w:spacing w:line="360" w:lineRule="auto"/>
            </w:pPr>
            <w:r>
              <w:t>Explore store catalog with filters/sort and details.</w:t>
            </w:r>
          </w:p>
        </w:tc>
      </w:tr>
      <w:tr w:rsidR="004C12B7" w14:paraId="6F3BCC66" w14:textId="77777777" w:rsidTr="004C12B7">
        <w:tc>
          <w:tcPr>
            <w:tcW w:w="0" w:type="auto"/>
            <w:hideMark/>
          </w:tcPr>
          <w:p w14:paraId="62F78A4A" w14:textId="77777777" w:rsidR="004C12B7" w:rsidRDefault="004C12B7" w:rsidP="004C12B7">
            <w:pPr>
              <w:spacing w:line="360" w:lineRule="auto"/>
            </w:pPr>
            <w:r>
              <w:rPr>
                <w:rStyle w:val="Strong"/>
                <w:rFonts w:eastAsiaTheme="majorEastAsia"/>
              </w:rPr>
              <w:t>Primary Actor</w:t>
            </w:r>
          </w:p>
        </w:tc>
        <w:tc>
          <w:tcPr>
            <w:tcW w:w="0" w:type="auto"/>
            <w:hideMark/>
          </w:tcPr>
          <w:p w14:paraId="4D812A2D" w14:textId="77777777" w:rsidR="004C12B7" w:rsidRDefault="004C12B7" w:rsidP="004C12B7">
            <w:pPr>
              <w:spacing w:line="360" w:lineRule="auto"/>
            </w:pPr>
            <w:r>
              <w:t>User/Shopper</w:t>
            </w:r>
          </w:p>
        </w:tc>
      </w:tr>
      <w:tr w:rsidR="004C12B7" w14:paraId="7B84593A" w14:textId="77777777" w:rsidTr="004C12B7">
        <w:tc>
          <w:tcPr>
            <w:tcW w:w="0" w:type="auto"/>
            <w:hideMark/>
          </w:tcPr>
          <w:p w14:paraId="641D4CE7" w14:textId="77777777" w:rsidR="004C12B7" w:rsidRDefault="004C12B7" w:rsidP="004C12B7">
            <w:pPr>
              <w:spacing w:line="360" w:lineRule="auto"/>
            </w:pPr>
            <w:r>
              <w:rPr>
                <w:rStyle w:val="Strong"/>
                <w:rFonts w:eastAsiaTheme="majorEastAsia"/>
              </w:rPr>
              <w:t>Supporting Actors</w:t>
            </w:r>
          </w:p>
        </w:tc>
        <w:tc>
          <w:tcPr>
            <w:tcW w:w="0" w:type="auto"/>
            <w:hideMark/>
          </w:tcPr>
          <w:p w14:paraId="531C30AE" w14:textId="77777777" w:rsidR="004C12B7" w:rsidRDefault="004C12B7" w:rsidP="004C12B7">
            <w:pPr>
              <w:spacing w:line="360" w:lineRule="auto"/>
            </w:pPr>
            <w:r>
              <w:t>System</w:t>
            </w:r>
          </w:p>
        </w:tc>
      </w:tr>
      <w:tr w:rsidR="004C12B7" w14:paraId="4DFB1A62" w14:textId="77777777" w:rsidTr="004C12B7">
        <w:tc>
          <w:tcPr>
            <w:tcW w:w="0" w:type="auto"/>
            <w:hideMark/>
          </w:tcPr>
          <w:p w14:paraId="1F5FF3FE" w14:textId="77777777" w:rsidR="004C12B7" w:rsidRDefault="004C12B7" w:rsidP="004C12B7">
            <w:pPr>
              <w:spacing w:line="360" w:lineRule="auto"/>
            </w:pPr>
            <w:r>
              <w:rPr>
                <w:rStyle w:val="Strong"/>
                <w:rFonts w:eastAsiaTheme="majorEastAsia"/>
              </w:rPr>
              <w:t>Preconditions</w:t>
            </w:r>
          </w:p>
        </w:tc>
        <w:tc>
          <w:tcPr>
            <w:tcW w:w="0" w:type="auto"/>
            <w:hideMark/>
          </w:tcPr>
          <w:p w14:paraId="3F201CBB" w14:textId="77777777" w:rsidR="004C12B7" w:rsidRDefault="004C12B7" w:rsidP="004C12B7">
            <w:pPr>
              <w:spacing w:line="360" w:lineRule="auto"/>
            </w:pPr>
            <w:r>
              <w:t>Catalog items exist.</w:t>
            </w:r>
          </w:p>
        </w:tc>
      </w:tr>
      <w:tr w:rsidR="004C12B7" w14:paraId="7C9A3E01" w14:textId="77777777" w:rsidTr="004C12B7">
        <w:tc>
          <w:tcPr>
            <w:tcW w:w="0" w:type="auto"/>
            <w:hideMark/>
          </w:tcPr>
          <w:p w14:paraId="35300362" w14:textId="77777777" w:rsidR="004C12B7" w:rsidRDefault="004C12B7" w:rsidP="004C12B7">
            <w:pPr>
              <w:spacing w:line="360" w:lineRule="auto"/>
            </w:pPr>
            <w:r>
              <w:rPr>
                <w:rStyle w:val="Strong"/>
                <w:rFonts w:eastAsiaTheme="majorEastAsia"/>
              </w:rPr>
              <w:t>Extended Use Cases</w:t>
            </w:r>
          </w:p>
        </w:tc>
        <w:tc>
          <w:tcPr>
            <w:tcW w:w="0" w:type="auto"/>
            <w:hideMark/>
          </w:tcPr>
          <w:p w14:paraId="0DFEA204" w14:textId="77777777" w:rsidR="004C12B7" w:rsidRDefault="004C12B7" w:rsidP="004C12B7">
            <w:pPr>
              <w:spacing w:line="360" w:lineRule="auto"/>
            </w:pPr>
            <w:r>
              <w:t>None</w:t>
            </w:r>
          </w:p>
        </w:tc>
      </w:tr>
      <w:tr w:rsidR="004C12B7" w14:paraId="69946CB3" w14:textId="77777777" w:rsidTr="004C12B7">
        <w:tc>
          <w:tcPr>
            <w:tcW w:w="0" w:type="auto"/>
            <w:hideMark/>
          </w:tcPr>
          <w:p w14:paraId="4449A24D" w14:textId="77777777" w:rsidR="004C12B7" w:rsidRDefault="004C12B7" w:rsidP="004C12B7">
            <w:pPr>
              <w:spacing w:line="360" w:lineRule="auto"/>
            </w:pPr>
            <w:r>
              <w:rPr>
                <w:rStyle w:val="Strong"/>
                <w:rFonts w:eastAsiaTheme="majorEastAsia"/>
              </w:rPr>
              <w:t>Included Use Cases</w:t>
            </w:r>
          </w:p>
        </w:tc>
        <w:tc>
          <w:tcPr>
            <w:tcW w:w="0" w:type="auto"/>
            <w:hideMark/>
          </w:tcPr>
          <w:p w14:paraId="57E43A10" w14:textId="77777777" w:rsidR="004C12B7" w:rsidRDefault="004C12B7" w:rsidP="004C12B7">
            <w:pPr>
              <w:spacing w:line="360" w:lineRule="auto"/>
            </w:pPr>
            <w:r>
              <w:t>None</w:t>
            </w:r>
          </w:p>
        </w:tc>
      </w:tr>
      <w:tr w:rsidR="004C12B7" w14:paraId="0D1F6510" w14:textId="77777777" w:rsidTr="004C12B7">
        <w:tc>
          <w:tcPr>
            <w:tcW w:w="0" w:type="auto"/>
            <w:hideMark/>
          </w:tcPr>
          <w:p w14:paraId="7E1AF6A6" w14:textId="77777777" w:rsidR="004C12B7" w:rsidRDefault="004C12B7" w:rsidP="004C12B7">
            <w:pPr>
              <w:spacing w:line="360" w:lineRule="auto"/>
            </w:pPr>
            <w:r>
              <w:rPr>
                <w:rStyle w:val="Strong"/>
                <w:rFonts w:eastAsiaTheme="majorEastAsia"/>
              </w:rPr>
              <w:t>Main Success Scenario</w:t>
            </w:r>
          </w:p>
        </w:tc>
        <w:tc>
          <w:tcPr>
            <w:tcW w:w="0" w:type="auto"/>
            <w:hideMark/>
          </w:tcPr>
          <w:p w14:paraId="6B754686" w14:textId="77777777" w:rsidR="004C12B7" w:rsidRDefault="004C12B7" w:rsidP="004C12B7">
            <w:pPr>
              <w:spacing w:line="360" w:lineRule="auto"/>
            </w:pPr>
            <w:r>
              <w:t>1. Open catalog. 2. Apply filters/sort. 3. View item detail.</w:t>
            </w:r>
          </w:p>
        </w:tc>
      </w:tr>
      <w:tr w:rsidR="004C12B7" w14:paraId="7BF31333" w14:textId="77777777" w:rsidTr="004C12B7">
        <w:tc>
          <w:tcPr>
            <w:tcW w:w="0" w:type="auto"/>
            <w:hideMark/>
          </w:tcPr>
          <w:p w14:paraId="0874DD53" w14:textId="77777777" w:rsidR="004C12B7" w:rsidRDefault="004C12B7" w:rsidP="004C12B7">
            <w:pPr>
              <w:spacing w:line="360" w:lineRule="auto"/>
            </w:pPr>
            <w:r>
              <w:rPr>
                <w:rStyle w:val="Strong"/>
                <w:rFonts w:eastAsiaTheme="majorEastAsia"/>
              </w:rPr>
              <w:t>Alternative Flow</w:t>
            </w:r>
          </w:p>
        </w:tc>
        <w:tc>
          <w:tcPr>
            <w:tcW w:w="0" w:type="auto"/>
            <w:hideMark/>
          </w:tcPr>
          <w:p w14:paraId="065B69B6" w14:textId="77777777" w:rsidR="004C12B7" w:rsidRDefault="004C12B7" w:rsidP="004C12B7">
            <w:pPr>
              <w:spacing w:line="360" w:lineRule="auto"/>
            </w:pPr>
            <w:r>
              <w:t>Switch to “similar items” from detail.</w:t>
            </w:r>
          </w:p>
        </w:tc>
      </w:tr>
      <w:tr w:rsidR="004C12B7" w14:paraId="13CBF5C0" w14:textId="77777777" w:rsidTr="004C12B7">
        <w:tc>
          <w:tcPr>
            <w:tcW w:w="0" w:type="auto"/>
            <w:hideMark/>
          </w:tcPr>
          <w:p w14:paraId="3734928D" w14:textId="77777777" w:rsidR="004C12B7" w:rsidRDefault="004C12B7" w:rsidP="004C12B7">
            <w:pPr>
              <w:spacing w:line="360" w:lineRule="auto"/>
            </w:pPr>
            <w:r>
              <w:rPr>
                <w:rStyle w:val="Strong"/>
                <w:rFonts w:eastAsiaTheme="majorEastAsia"/>
              </w:rPr>
              <w:t>Exceptional Flows</w:t>
            </w:r>
          </w:p>
        </w:tc>
        <w:tc>
          <w:tcPr>
            <w:tcW w:w="0" w:type="auto"/>
            <w:hideMark/>
          </w:tcPr>
          <w:p w14:paraId="76E6EAD5" w14:textId="77777777" w:rsidR="004C12B7" w:rsidRDefault="004C12B7" w:rsidP="004C12B7">
            <w:pPr>
              <w:spacing w:line="360" w:lineRule="auto"/>
            </w:pPr>
            <w:r>
              <w:t>No results; service unavailable.</w:t>
            </w:r>
          </w:p>
        </w:tc>
      </w:tr>
      <w:tr w:rsidR="004C12B7" w14:paraId="40126D9D" w14:textId="77777777" w:rsidTr="004C12B7">
        <w:tc>
          <w:tcPr>
            <w:tcW w:w="0" w:type="auto"/>
            <w:hideMark/>
          </w:tcPr>
          <w:p w14:paraId="129F90B5" w14:textId="77777777" w:rsidR="004C12B7" w:rsidRDefault="004C12B7" w:rsidP="004C12B7">
            <w:pPr>
              <w:spacing w:line="360" w:lineRule="auto"/>
            </w:pPr>
            <w:r>
              <w:rPr>
                <w:rStyle w:val="Strong"/>
                <w:rFonts w:eastAsiaTheme="majorEastAsia"/>
              </w:rPr>
              <w:t>Postconditions</w:t>
            </w:r>
          </w:p>
        </w:tc>
        <w:tc>
          <w:tcPr>
            <w:tcW w:w="0" w:type="auto"/>
            <w:hideMark/>
          </w:tcPr>
          <w:p w14:paraId="0E7F2DF3" w14:textId="77777777" w:rsidR="004C12B7" w:rsidRDefault="004C12B7" w:rsidP="004C12B7">
            <w:pPr>
              <w:spacing w:line="360" w:lineRule="auto"/>
            </w:pPr>
            <w:r>
              <w:t>Items shortlisted or added to cart.</w:t>
            </w:r>
          </w:p>
        </w:tc>
      </w:tr>
      <w:tr w:rsidR="004C12B7" w14:paraId="5E051CA1" w14:textId="77777777" w:rsidTr="004C12B7">
        <w:tc>
          <w:tcPr>
            <w:tcW w:w="0" w:type="auto"/>
            <w:hideMark/>
          </w:tcPr>
          <w:p w14:paraId="1E03EB91" w14:textId="77777777" w:rsidR="004C12B7" w:rsidRDefault="004C12B7" w:rsidP="004C12B7">
            <w:pPr>
              <w:spacing w:line="360" w:lineRule="auto"/>
            </w:pPr>
            <w:r>
              <w:rPr>
                <w:rStyle w:val="Strong"/>
                <w:rFonts w:eastAsiaTheme="majorEastAsia"/>
              </w:rPr>
              <w:t>Comment</w:t>
            </w:r>
          </w:p>
        </w:tc>
        <w:tc>
          <w:tcPr>
            <w:tcW w:w="0" w:type="auto"/>
            <w:hideMark/>
          </w:tcPr>
          <w:p w14:paraId="1770D0C0" w14:textId="77777777" w:rsidR="004C12B7" w:rsidRDefault="004C12B7" w:rsidP="004C12B7">
            <w:pPr>
              <w:spacing w:line="360" w:lineRule="auto"/>
            </w:pPr>
            <w:r>
              <w:t>Works with UC8 checkout.</w:t>
            </w:r>
          </w:p>
        </w:tc>
      </w:tr>
    </w:tbl>
    <w:p w14:paraId="39677DC0"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388"/>
        <w:gridCol w:w="6628"/>
      </w:tblGrid>
      <w:tr w:rsidR="004C12B7" w14:paraId="311C8D68" w14:textId="77777777" w:rsidTr="004C12B7">
        <w:tc>
          <w:tcPr>
            <w:tcW w:w="0" w:type="auto"/>
            <w:hideMark/>
          </w:tcPr>
          <w:p w14:paraId="76391936"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078915F8" w14:textId="77777777" w:rsidR="004C12B7" w:rsidRDefault="004C12B7" w:rsidP="004C12B7">
            <w:pPr>
              <w:spacing w:line="360" w:lineRule="auto"/>
              <w:jc w:val="center"/>
              <w:rPr>
                <w:b/>
                <w:bCs/>
              </w:rPr>
            </w:pPr>
            <w:r>
              <w:rPr>
                <w:rStyle w:val="Strong"/>
                <w:rFonts w:eastAsiaTheme="majorEastAsia"/>
              </w:rPr>
              <w:t>Save Style Card / Wishlist</w:t>
            </w:r>
          </w:p>
        </w:tc>
      </w:tr>
      <w:tr w:rsidR="004C12B7" w14:paraId="45F9CC99" w14:textId="77777777" w:rsidTr="004C12B7">
        <w:tc>
          <w:tcPr>
            <w:tcW w:w="0" w:type="auto"/>
            <w:hideMark/>
          </w:tcPr>
          <w:p w14:paraId="2F699F1B" w14:textId="77777777" w:rsidR="004C12B7" w:rsidRDefault="004C12B7" w:rsidP="004C12B7">
            <w:pPr>
              <w:spacing w:line="360" w:lineRule="auto"/>
            </w:pPr>
            <w:r>
              <w:rPr>
                <w:rStyle w:val="Strong"/>
                <w:rFonts w:eastAsiaTheme="majorEastAsia"/>
              </w:rPr>
              <w:t>Id</w:t>
            </w:r>
          </w:p>
        </w:tc>
        <w:tc>
          <w:tcPr>
            <w:tcW w:w="0" w:type="auto"/>
            <w:hideMark/>
          </w:tcPr>
          <w:p w14:paraId="02099DDD" w14:textId="77777777" w:rsidR="004C12B7" w:rsidRDefault="004C12B7" w:rsidP="004C12B7">
            <w:pPr>
              <w:spacing w:line="360" w:lineRule="auto"/>
            </w:pPr>
            <w:r>
              <w:t>UC6</w:t>
            </w:r>
          </w:p>
        </w:tc>
      </w:tr>
      <w:tr w:rsidR="004C12B7" w14:paraId="6DCB1B61" w14:textId="77777777" w:rsidTr="004C12B7">
        <w:tc>
          <w:tcPr>
            <w:tcW w:w="0" w:type="auto"/>
            <w:hideMark/>
          </w:tcPr>
          <w:p w14:paraId="1B2AF4F6" w14:textId="77777777" w:rsidR="004C12B7" w:rsidRDefault="004C12B7" w:rsidP="004C12B7">
            <w:pPr>
              <w:spacing w:line="360" w:lineRule="auto"/>
            </w:pPr>
            <w:r>
              <w:rPr>
                <w:rStyle w:val="Strong"/>
                <w:rFonts w:eastAsiaTheme="majorEastAsia"/>
              </w:rPr>
              <w:t>Description</w:t>
            </w:r>
          </w:p>
        </w:tc>
        <w:tc>
          <w:tcPr>
            <w:tcW w:w="0" w:type="auto"/>
            <w:hideMark/>
          </w:tcPr>
          <w:p w14:paraId="5A0430A5" w14:textId="77777777" w:rsidR="004C12B7" w:rsidRDefault="004C12B7" w:rsidP="004C12B7">
            <w:pPr>
              <w:spacing w:line="360" w:lineRule="auto"/>
            </w:pPr>
            <w:r>
              <w:t>Save outfits or items to a personal board for later.</w:t>
            </w:r>
          </w:p>
        </w:tc>
      </w:tr>
      <w:tr w:rsidR="004C12B7" w14:paraId="22DA1E40" w14:textId="77777777" w:rsidTr="004C12B7">
        <w:tc>
          <w:tcPr>
            <w:tcW w:w="0" w:type="auto"/>
            <w:hideMark/>
          </w:tcPr>
          <w:p w14:paraId="23E65898" w14:textId="77777777" w:rsidR="004C12B7" w:rsidRDefault="004C12B7" w:rsidP="004C12B7">
            <w:pPr>
              <w:spacing w:line="360" w:lineRule="auto"/>
            </w:pPr>
            <w:r>
              <w:rPr>
                <w:rStyle w:val="Strong"/>
                <w:rFonts w:eastAsiaTheme="majorEastAsia"/>
              </w:rPr>
              <w:t>Primary Actor</w:t>
            </w:r>
          </w:p>
        </w:tc>
        <w:tc>
          <w:tcPr>
            <w:tcW w:w="0" w:type="auto"/>
            <w:hideMark/>
          </w:tcPr>
          <w:p w14:paraId="56E1788A" w14:textId="77777777" w:rsidR="004C12B7" w:rsidRDefault="004C12B7" w:rsidP="004C12B7">
            <w:pPr>
              <w:spacing w:line="360" w:lineRule="auto"/>
            </w:pPr>
            <w:r>
              <w:t>User/Shopper</w:t>
            </w:r>
          </w:p>
        </w:tc>
      </w:tr>
      <w:tr w:rsidR="004C12B7" w14:paraId="27CA2ECD" w14:textId="77777777" w:rsidTr="004C12B7">
        <w:tc>
          <w:tcPr>
            <w:tcW w:w="0" w:type="auto"/>
            <w:hideMark/>
          </w:tcPr>
          <w:p w14:paraId="24C7481B" w14:textId="77777777" w:rsidR="004C12B7" w:rsidRDefault="004C12B7" w:rsidP="004C12B7">
            <w:pPr>
              <w:spacing w:line="360" w:lineRule="auto"/>
            </w:pPr>
            <w:r>
              <w:rPr>
                <w:rStyle w:val="Strong"/>
                <w:rFonts w:eastAsiaTheme="majorEastAsia"/>
              </w:rPr>
              <w:t>Supporting Actors</w:t>
            </w:r>
          </w:p>
        </w:tc>
        <w:tc>
          <w:tcPr>
            <w:tcW w:w="0" w:type="auto"/>
            <w:hideMark/>
          </w:tcPr>
          <w:p w14:paraId="0C25F8E5" w14:textId="77777777" w:rsidR="004C12B7" w:rsidRDefault="004C12B7" w:rsidP="004C12B7">
            <w:pPr>
              <w:spacing w:line="360" w:lineRule="auto"/>
            </w:pPr>
            <w:r>
              <w:t>System</w:t>
            </w:r>
          </w:p>
        </w:tc>
      </w:tr>
      <w:tr w:rsidR="004C12B7" w14:paraId="469A3402" w14:textId="77777777" w:rsidTr="004C12B7">
        <w:tc>
          <w:tcPr>
            <w:tcW w:w="0" w:type="auto"/>
            <w:hideMark/>
          </w:tcPr>
          <w:p w14:paraId="12723E80" w14:textId="77777777" w:rsidR="004C12B7" w:rsidRDefault="004C12B7" w:rsidP="004C12B7">
            <w:pPr>
              <w:spacing w:line="360" w:lineRule="auto"/>
            </w:pPr>
            <w:r>
              <w:rPr>
                <w:rStyle w:val="Strong"/>
                <w:rFonts w:eastAsiaTheme="majorEastAsia"/>
              </w:rPr>
              <w:t>Preconditions</w:t>
            </w:r>
          </w:p>
        </w:tc>
        <w:tc>
          <w:tcPr>
            <w:tcW w:w="0" w:type="auto"/>
            <w:hideMark/>
          </w:tcPr>
          <w:p w14:paraId="43D467AD" w14:textId="77777777" w:rsidR="004C12B7" w:rsidRDefault="004C12B7" w:rsidP="004C12B7">
            <w:pPr>
              <w:spacing w:line="360" w:lineRule="auto"/>
            </w:pPr>
            <w:r>
              <w:t>Signed in; item/outfit selected.</w:t>
            </w:r>
          </w:p>
        </w:tc>
      </w:tr>
      <w:tr w:rsidR="004C12B7" w14:paraId="484F6A53" w14:textId="77777777" w:rsidTr="004C12B7">
        <w:tc>
          <w:tcPr>
            <w:tcW w:w="0" w:type="auto"/>
            <w:hideMark/>
          </w:tcPr>
          <w:p w14:paraId="24CA1A9A" w14:textId="77777777" w:rsidR="004C12B7" w:rsidRDefault="004C12B7" w:rsidP="004C12B7">
            <w:pPr>
              <w:spacing w:line="360" w:lineRule="auto"/>
            </w:pPr>
            <w:r>
              <w:rPr>
                <w:rStyle w:val="Strong"/>
                <w:rFonts w:eastAsiaTheme="majorEastAsia"/>
              </w:rPr>
              <w:t>Extended Use Cases</w:t>
            </w:r>
          </w:p>
        </w:tc>
        <w:tc>
          <w:tcPr>
            <w:tcW w:w="0" w:type="auto"/>
            <w:hideMark/>
          </w:tcPr>
          <w:p w14:paraId="786B52AB" w14:textId="77777777" w:rsidR="004C12B7" w:rsidRDefault="004C12B7" w:rsidP="004C12B7">
            <w:pPr>
              <w:spacing w:line="360" w:lineRule="auto"/>
            </w:pPr>
            <w:r>
              <w:t>None</w:t>
            </w:r>
          </w:p>
        </w:tc>
      </w:tr>
      <w:tr w:rsidR="004C12B7" w14:paraId="3F7A911D" w14:textId="77777777" w:rsidTr="004C12B7">
        <w:tc>
          <w:tcPr>
            <w:tcW w:w="0" w:type="auto"/>
            <w:hideMark/>
          </w:tcPr>
          <w:p w14:paraId="29AEC3E7" w14:textId="77777777" w:rsidR="004C12B7" w:rsidRDefault="004C12B7" w:rsidP="004C12B7">
            <w:pPr>
              <w:spacing w:line="360" w:lineRule="auto"/>
            </w:pPr>
            <w:r>
              <w:rPr>
                <w:rStyle w:val="Strong"/>
                <w:rFonts w:eastAsiaTheme="majorEastAsia"/>
              </w:rPr>
              <w:t>Included Use Cases</w:t>
            </w:r>
          </w:p>
        </w:tc>
        <w:tc>
          <w:tcPr>
            <w:tcW w:w="0" w:type="auto"/>
            <w:hideMark/>
          </w:tcPr>
          <w:p w14:paraId="309E2EEA" w14:textId="77777777" w:rsidR="004C12B7" w:rsidRDefault="004C12B7" w:rsidP="004C12B7">
            <w:pPr>
              <w:spacing w:line="360" w:lineRule="auto"/>
            </w:pPr>
            <w:r>
              <w:t>None</w:t>
            </w:r>
          </w:p>
        </w:tc>
      </w:tr>
      <w:tr w:rsidR="004C12B7" w14:paraId="6B7D1D41" w14:textId="77777777" w:rsidTr="004C12B7">
        <w:tc>
          <w:tcPr>
            <w:tcW w:w="0" w:type="auto"/>
            <w:hideMark/>
          </w:tcPr>
          <w:p w14:paraId="5C1DD1A9" w14:textId="77777777" w:rsidR="004C12B7" w:rsidRDefault="004C12B7" w:rsidP="004C12B7">
            <w:pPr>
              <w:spacing w:line="360" w:lineRule="auto"/>
            </w:pPr>
            <w:r>
              <w:rPr>
                <w:rStyle w:val="Strong"/>
                <w:rFonts w:eastAsiaTheme="majorEastAsia"/>
              </w:rPr>
              <w:t>Main Success Scenario</w:t>
            </w:r>
          </w:p>
        </w:tc>
        <w:tc>
          <w:tcPr>
            <w:tcW w:w="0" w:type="auto"/>
            <w:hideMark/>
          </w:tcPr>
          <w:p w14:paraId="7F012F36" w14:textId="77777777" w:rsidR="004C12B7" w:rsidRDefault="004C12B7" w:rsidP="004C12B7">
            <w:pPr>
              <w:spacing w:line="360" w:lineRule="auto"/>
            </w:pPr>
            <w:r>
              <w:t>1. Tap save. 2. System stores reference. 3. Item visible in Style Cards/Wishlist.</w:t>
            </w:r>
          </w:p>
        </w:tc>
      </w:tr>
      <w:tr w:rsidR="004C12B7" w14:paraId="07374CE0" w14:textId="77777777" w:rsidTr="004C12B7">
        <w:tc>
          <w:tcPr>
            <w:tcW w:w="0" w:type="auto"/>
            <w:hideMark/>
          </w:tcPr>
          <w:p w14:paraId="39D8435F" w14:textId="77777777" w:rsidR="004C12B7" w:rsidRDefault="004C12B7" w:rsidP="004C12B7">
            <w:pPr>
              <w:spacing w:line="360" w:lineRule="auto"/>
            </w:pPr>
            <w:r>
              <w:rPr>
                <w:rStyle w:val="Strong"/>
                <w:rFonts w:eastAsiaTheme="majorEastAsia"/>
              </w:rPr>
              <w:t>Alternative Flow</w:t>
            </w:r>
          </w:p>
        </w:tc>
        <w:tc>
          <w:tcPr>
            <w:tcW w:w="0" w:type="auto"/>
            <w:hideMark/>
          </w:tcPr>
          <w:p w14:paraId="389D579F" w14:textId="77777777" w:rsidR="004C12B7" w:rsidRDefault="004C12B7" w:rsidP="004C12B7">
            <w:pPr>
              <w:spacing w:line="360" w:lineRule="auto"/>
            </w:pPr>
            <w:r>
              <w:t>Organize into collections.</w:t>
            </w:r>
          </w:p>
        </w:tc>
      </w:tr>
      <w:tr w:rsidR="004C12B7" w14:paraId="75E5D22A" w14:textId="77777777" w:rsidTr="004C12B7">
        <w:tc>
          <w:tcPr>
            <w:tcW w:w="0" w:type="auto"/>
            <w:hideMark/>
          </w:tcPr>
          <w:p w14:paraId="6F8CE63E" w14:textId="77777777" w:rsidR="004C12B7" w:rsidRDefault="004C12B7" w:rsidP="004C12B7">
            <w:pPr>
              <w:spacing w:line="360" w:lineRule="auto"/>
            </w:pPr>
            <w:r>
              <w:rPr>
                <w:rStyle w:val="Strong"/>
                <w:rFonts w:eastAsiaTheme="majorEastAsia"/>
              </w:rPr>
              <w:t>Exceptional Flows</w:t>
            </w:r>
          </w:p>
        </w:tc>
        <w:tc>
          <w:tcPr>
            <w:tcW w:w="0" w:type="auto"/>
            <w:hideMark/>
          </w:tcPr>
          <w:p w14:paraId="0B69D38F" w14:textId="77777777" w:rsidR="004C12B7" w:rsidRDefault="004C12B7" w:rsidP="004C12B7">
            <w:pPr>
              <w:spacing w:line="360" w:lineRule="auto"/>
            </w:pPr>
            <w:r>
              <w:t>Storage error.</w:t>
            </w:r>
          </w:p>
        </w:tc>
      </w:tr>
      <w:tr w:rsidR="004C12B7" w14:paraId="22D70817" w14:textId="77777777" w:rsidTr="004C12B7">
        <w:tc>
          <w:tcPr>
            <w:tcW w:w="0" w:type="auto"/>
            <w:hideMark/>
          </w:tcPr>
          <w:p w14:paraId="0CBC7E76" w14:textId="77777777" w:rsidR="004C12B7" w:rsidRDefault="004C12B7" w:rsidP="004C12B7">
            <w:pPr>
              <w:spacing w:line="360" w:lineRule="auto"/>
            </w:pPr>
            <w:r>
              <w:rPr>
                <w:rStyle w:val="Strong"/>
                <w:rFonts w:eastAsiaTheme="majorEastAsia"/>
              </w:rPr>
              <w:t>Postconditions</w:t>
            </w:r>
          </w:p>
        </w:tc>
        <w:tc>
          <w:tcPr>
            <w:tcW w:w="0" w:type="auto"/>
            <w:hideMark/>
          </w:tcPr>
          <w:p w14:paraId="364C293E" w14:textId="77777777" w:rsidR="004C12B7" w:rsidRDefault="004C12B7" w:rsidP="004C12B7">
            <w:pPr>
              <w:spacing w:line="360" w:lineRule="auto"/>
            </w:pPr>
            <w:r>
              <w:t>Persistent bookmark created.</w:t>
            </w:r>
          </w:p>
        </w:tc>
      </w:tr>
      <w:tr w:rsidR="004C12B7" w14:paraId="5F46BEF8" w14:textId="77777777" w:rsidTr="004C12B7">
        <w:tc>
          <w:tcPr>
            <w:tcW w:w="0" w:type="auto"/>
            <w:hideMark/>
          </w:tcPr>
          <w:p w14:paraId="2E5E28A8" w14:textId="77777777" w:rsidR="004C12B7" w:rsidRDefault="004C12B7" w:rsidP="004C12B7">
            <w:pPr>
              <w:spacing w:line="360" w:lineRule="auto"/>
            </w:pPr>
            <w:r>
              <w:rPr>
                <w:rStyle w:val="Strong"/>
                <w:rFonts w:eastAsiaTheme="majorEastAsia"/>
              </w:rPr>
              <w:t>Comment</w:t>
            </w:r>
          </w:p>
        </w:tc>
        <w:tc>
          <w:tcPr>
            <w:tcW w:w="0" w:type="auto"/>
            <w:hideMark/>
          </w:tcPr>
          <w:p w14:paraId="6D4A87C0" w14:textId="77777777" w:rsidR="004C12B7" w:rsidRDefault="004C12B7" w:rsidP="004C12B7">
            <w:pPr>
              <w:spacing w:line="360" w:lineRule="auto"/>
            </w:pPr>
            <w:r>
              <w:t>Feeds re-engagement.</w:t>
            </w:r>
          </w:p>
        </w:tc>
      </w:tr>
    </w:tbl>
    <w:p w14:paraId="767FDF14"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347"/>
        <w:gridCol w:w="6669"/>
      </w:tblGrid>
      <w:tr w:rsidR="004C12B7" w14:paraId="4DD88018" w14:textId="77777777" w:rsidTr="004C12B7">
        <w:tc>
          <w:tcPr>
            <w:tcW w:w="0" w:type="auto"/>
            <w:hideMark/>
          </w:tcPr>
          <w:p w14:paraId="406F7766"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0F4464B7" w14:textId="77777777" w:rsidR="004C12B7" w:rsidRDefault="004C12B7" w:rsidP="004C12B7">
            <w:pPr>
              <w:spacing w:line="360" w:lineRule="auto"/>
              <w:jc w:val="center"/>
              <w:rPr>
                <w:b/>
                <w:bCs/>
              </w:rPr>
            </w:pPr>
            <w:r>
              <w:rPr>
                <w:rStyle w:val="Strong"/>
                <w:rFonts w:eastAsiaTheme="majorEastAsia"/>
              </w:rPr>
              <w:t>Checkout</w:t>
            </w:r>
          </w:p>
        </w:tc>
      </w:tr>
      <w:tr w:rsidR="004C12B7" w14:paraId="1B38A83C" w14:textId="77777777" w:rsidTr="004C12B7">
        <w:tc>
          <w:tcPr>
            <w:tcW w:w="0" w:type="auto"/>
            <w:hideMark/>
          </w:tcPr>
          <w:p w14:paraId="05B6FABB" w14:textId="77777777" w:rsidR="004C12B7" w:rsidRDefault="004C12B7" w:rsidP="004C12B7">
            <w:pPr>
              <w:spacing w:line="360" w:lineRule="auto"/>
            </w:pPr>
            <w:r>
              <w:rPr>
                <w:rStyle w:val="Strong"/>
                <w:rFonts w:eastAsiaTheme="majorEastAsia"/>
              </w:rPr>
              <w:t>Id</w:t>
            </w:r>
          </w:p>
        </w:tc>
        <w:tc>
          <w:tcPr>
            <w:tcW w:w="0" w:type="auto"/>
            <w:hideMark/>
          </w:tcPr>
          <w:p w14:paraId="57BD7B86" w14:textId="77777777" w:rsidR="004C12B7" w:rsidRDefault="004C12B7" w:rsidP="004C12B7">
            <w:pPr>
              <w:spacing w:line="360" w:lineRule="auto"/>
            </w:pPr>
            <w:r>
              <w:t>UC7</w:t>
            </w:r>
          </w:p>
        </w:tc>
      </w:tr>
      <w:tr w:rsidR="004C12B7" w14:paraId="01980433" w14:textId="77777777" w:rsidTr="004C12B7">
        <w:tc>
          <w:tcPr>
            <w:tcW w:w="0" w:type="auto"/>
            <w:hideMark/>
          </w:tcPr>
          <w:p w14:paraId="679AD67E" w14:textId="77777777" w:rsidR="004C12B7" w:rsidRDefault="004C12B7" w:rsidP="004C12B7">
            <w:pPr>
              <w:spacing w:line="360" w:lineRule="auto"/>
            </w:pPr>
            <w:r>
              <w:rPr>
                <w:rStyle w:val="Strong"/>
                <w:rFonts w:eastAsiaTheme="majorEastAsia"/>
              </w:rPr>
              <w:t>Description</w:t>
            </w:r>
          </w:p>
        </w:tc>
        <w:tc>
          <w:tcPr>
            <w:tcW w:w="0" w:type="auto"/>
            <w:hideMark/>
          </w:tcPr>
          <w:p w14:paraId="3A2391AA" w14:textId="77777777" w:rsidR="004C12B7" w:rsidRDefault="004C12B7" w:rsidP="004C12B7">
            <w:pPr>
              <w:spacing w:line="360" w:lineRule="auto"/>
            </w:pPr>
            <w:r>
              <w:t>Completes purchase of selected items securely.</w:t>
            </w:r>
          </w:p>
        </w:tc>
      </w:tr>
      <w:tr w:rsidR="004C12B7" w14:paraId="6706DBC8" w14:textId="77777777" w:rsidTr="004C12B7">
        <w:tc>
          <w:tcPr>
            <w:tcW w:w="0" w:type="auto"/>
            <w:hideMark/>
          </w:tcPr>
          <w:p w14:paraId="3FE5B90C" w14:textId="77777777" w:rsidR="004C12B7" w:rsidRDefault="004C12B7" w:rsidP="004C12B7">
            <w:pPr>
              <w:spacing w:line="360" w:lineRule="auto"/>
            </w:pPr>
            <w:r>
              <w:rPr>
                <w:rStyle w:val="Strong"/>
                <w:rFonts w:eastAsiaTheme="majorEastAsia"/>
              </w:rPr>
              <w:t>Primary Actor</w:t>
            </w:r>
          </w:p>
        </w:tc>
        <w:tc>
          <w:tcPr>
            <w:tcW w:w="0" w:type="auto"/>
            <w:hideMark/>
          </w:tcPr>
          <w:p w14:paraId="6AF8D4C1" w14:textId="77777777" w:rsidR="004C12B7" w:rsidRDefault="004C12B7" w:rsidP="004C12B7">
            <w:pPr>
              <w:spacing w:line="360" w:lineRule="auto"/>
            </w:pPr>
            <w:r>
              <w:t>User/Shopper</w:t>
            </w:r>
          </w:p>
        </w:tc>
      </w:tr>
      <w:tr w:rsidR="004C12B7" w14:paraId="0A6AC785" w14:textId="77777777" w:rsidTr="004C12B7">
        <w:tc>
          <w:tcPr>
            <w:tcW w:w="0" w:type="auto"/>
            <w:hideMark/>
          </w:tcPr>
          <w:p w14:paraId="0D2A889C" w14:textId="77777777" w:rsidR="004C12B7" w:rsidRDefault="004C12B7" w:rsidP="004C12B7">
            <w:pPr>
              <w:spacing w:line="360" w:lineRule="auto"/>
            </w:pPr>
            <w:r>
              <w:rPr>
                <w:rStyle w:val="Strong"/>
                <w:rFonts w:eastAsiaTheme="majorEastAsia"/>
              </w:rPr>
              <w:t>Supporting Actors</w:t>
            </w:r>
          </w:p>
        </w:tc>
        <w:tc>
          <w:tcPr>
            <w:tcW w:w="0" w:type="auto"/>
            <w:hideMark/>
          </w:tcPr>
          <w:p w14:paraId="33C7934D" w14:textId="77777777" w:rsidR="004C12B7" w:rsidRDefault="004C12B7" w:rsidP="004C12B7">
            <w:pPr>
              <w:spacing w:line="360" w:lineRule="auto"/>
            </w:pPr>
            <w:r>
              <w:t>Payment Gateway, Delivery Service</w:t>
            </w:r>
          </w:p>
        </w:tc>
      </w:tr>
      <w:tr w:rsidR="004C12B7" w14:paraId="5107E8BD" w14:textId="77777777" w:rsidTr="004C12B7">
        <w:tc>
          <w:tcPr>
            <w:tcW w:w="0" w:type="auto"/>
            <w:hideMark/>
          </w:tcPr>
          <w:p w14:paraId="3D74E4ED" w14:textId="77777777" w:rsidR="004C12B7" w:rsidRDefault="004C12B7" w:rsidP="004C12B7">
            <w:pPr>
              <w:spacing w:line="360" w:lineRule="auto"/>
            </w:pPr>
            <w:r>
              <w:rPr>
                <w:rStyle w:val="Strong"/>
                <w:rFonts w:eastAsiaTheme="majorEastAsia"/>
              </w:rPr>
              <w:lastRenderedPageBreak/>
              <w:t>Preconditions</w:t>
            </w:r>
          </w:p>
        </w:tc>
        <w:tc>
          <w:tcPr>
            <w:tcW w:w="0" w:type="auto"/>
            <w:hideMark/>
          </w:tcPr>
          <w:p w14:paraId="487F26FF" w14:textId="77777777" w:rsidR="004C12B7" w:rsidRDefault="004C12B7" w:rsidP="004C12B7">
            <w:pPr>
              <w:spacing w:line="360" w:lineRule="auto"/>
            </w:pPr>
            <w:r>
              <w:t>Items in cart; user address available.</w:t>
            </w:r>
          </w:p>
        </w:tc>
      </w:tr>
      <w:tr w:rsidR="004C12B7" w14:paraId="6B88CFC2" w14:textId="77777777" w:rsidTr="004C12B7">
        <w:tc>
          <w:tcPr>
            <w:tcW w:w="0" w:type="auto"/>
            <w:hideMark/>
          </w:tcPr>
          <w:p w14:paraId="37788E46" w14:textId="77777777" w:rsidR="004C12B7" w:rsidRDefault="004C12B7" w:rsidP="004C12B7">
            <w:pPr>
              <w:spacing w:line="360" w:lineRule="auto"/>
            </w:pPr>
            <w:r>
              <w:rPr>
                <w:rStyle w:val="Strong"/>
                <w:rFonts w:eastAsiaTheme="majorEastAsia"/>
              </w:rPr>
              <w:t>Extended Use Cases</w:t>
            </w:r>
          </w:p>
        </w:tc>
        <w:tc>
          <w:tcPr>
            <w:tcW w:w="0" w:type="auto"/>
            <w:hideMark/>
          </w:tcPr>
          <w:p w14:paraId="26F6F7B0" w14:textId="77777777" w:rsidR="004C12B7" w:rsidRDefault="004C12B7" w:rsidP="004C12B7">
            <w:pPr>
              <w:spacing w:line="360" w:lineRule="auto"/>
            </w:pPr>
            <w:r>
              <w:t>None</w:t>
            </w:r>
          </w:p>
        </w:tc>
      </w:tr>
      <w:tr w:rsidR="004C12B7" w14:paraId="25D7B766" w14:textId="77777777" w:rsidTr="004C12B7">
        <w:tc>
          <w:tcPr>
            <w:tcW w:w="0" w:type="auto"/>
            <w:hideMark/>
          </w:tcPr>
          <w:p w14:paraId="7A9747D9" w14:textId="77777777" w:rsidR="004C12B7" w:rsidRDefault="004C12B7" w:rsidP="004C12B7">
            <w:pPr>
              <w:spacing w:line="360" w:lineRule="auto"/>
            </w:pPr>
            <w:r>
              <w:rPr>
                <w:rStyle w:val="Strong"/>
                <w:rFonts w:eastAsiaTheme="majorEastAsia"/>
              </w:rPr>
              <w:t>Included Use Cases</w:t>
            </w:r>
          </w:p>
        </w:tc>
        <w:tc>
          <w:tcPr>
            <w:tcW w:w="0" w:type="auto"/>
            <w:hideMark/>
          </w:tcPr>
          <w:p w14:paraId="18AC5223" w14:textId="77777777" w:rsidR="004C12B7" w:rsidRDefault="004C12B7" w:rsidP="004C12B7">
            <w:pPr>
              <w:spacing w:line="360" w:lineRule="auto"/>
            </w:pPr>
            <w:r>
              <w:t>Process Payment (UC7a)</w:t>
            </w:r>
          </w:p>
        </w:tc>
      </w:tr>
      <w:tr w:rsidR="004C12B7" w14:paraId="33B92395" w14:textId="77777777" w:rsidTr="004C12B7">
        <w:tc>
          <w:tcPr>
            <w:tcW w:w="0" w:type="auto"/>
            <w:hideMark/>
          </w:tcPr>
          <w:p w14:paraId="5FA37DBF" w14:textId="77777777" w:rsidR="004C12B7" w:rsidRDefault="004C12B7" w:rsidP="004C12B7">
            <w:pPr>
              <w:spacing w:line="360" w:lineRule="auto"/>
            </w:pPr>
            <w:r>
              <w:rPr>
                <w:rStyle w:val="Strong"/>
                <w:rFonts w:eastAsiaTheme="majorEastAsia"/>
              </w:rPr>
              <w:t>Main Success Scenario</w:t>
            </w:r>
          </w:p>
        </w:tc>
        <w:tc>
          <w:tcPr>
            <w:tcW w:w="0" w:type="auto"/>
            <w:hideMark/>
          </w:tcPr>
          <w:p w14:paraId="1E1C0359" w14:textId="77777777" w:rsidR="004C12B7" w:rsidRDefault="004C12B7" w:rsidP="004C12B7">
            <w:pPr>
              <w:spacing w:line="360" w:lineRule="auto"/>
            </w:pPr>
            <w:r>
              <w:t>1. Confirm cart/address/shipping. 2. Pay. 3. Order created &amp; confirmation shown.</w:t>
            </w:r>
          </w:p>
        </w:tc>
      </w:tr>
      <w:tr w:rsidR="004C12B7" w14:paraId="33112F26" w14:textId="77777777" w:rsidTr="004C12B7">
        <w:tc>
          <w:tcPr>
            <w:tcW w:w="0" w:type="auto"/>
            <w:hideMark/>
          </w:tcPr>
          <w:p w14:paraId="6096D216" w14:textId="77777777" w:rsidR="004C12B7" w:rsidRDefault="004C12B7" w:rsidP="004C12B7">
            <w:pPr>
              <w:spacing w:line="360" w:lineRule="auto"/>
            </w:pPr>
            <w:r>
              <w:rPr>
                <w:rStyle w:val="Strong"/>
                <w:rFonts w:eastAsiaTheme="majorEastAsia"/>
              </w:rPr>
              <w:t>Alternative Flow</w:t>
            </w:r>
          </w:p>
        </w:tc>
        <w:tc>
          <w:tcPr>
            <w:tcW w:w="0" w:type="auto"/>
            <w:hideMark/>
          </w:tcPr>
          <w:p w14:paraId="1506705C" w14:textId="77777777" w:rsidR="004C12B7" w:rsidRDefault="004C12B7" w:rsidP="004C12B7">
            <w:pPr>
              <w:spacing w:line="360" w:lineRule="auto"/>
            </w:pPr>
            <w:r>
              <w:t>Apply promo; choose COD if enabled.</w:t>
            </w:r>
          </w:p>
        </w:tc>
      </w:tr>
      <w:tr w:rsidR="004C12B7" w14:paraId="6D1A322C" w14:textId="77777777" w:rsidTr="004C12B7">
        <w:tc>
          <w:tcPr>
            <w:tcW w:w="0" w:type="auto"/>
            <w:hideMark/>
          </w:tcPr>
          <w:p w14:paraId="354A8159" w14:textId="77777777" w:rsidR="004C12B7" w:rsidRDefault="004C12B7" w:rsidP="004C12B7">
            <w:pPr>
              <w:spacing w:line="360" w:lineRule="auto"/>
            </w:pPr>
            <w:r>
              <w:rPr>
                <w:rStyle w:val="Strong"/>
                <w:rFonts w:eastAsiaTheme="majorEastAsia"/>
              </w:rPr>
              <w:t>Exceptional Flows</w:t>
            </w:r>
          </w:p>
        </w:tc>
        <w:tc>
          <w:tcPr>
            <w:tcW w:w="0" w:type="auto"/>
            <w:hideMark/>
          </w:tcPr>
          <w:p w14:paraId="0651042F" w14:textId="77777777" w:rsidR="004C12B7" w:rsidRDefault="004C12B7" w:rsidP="004C12B7">
            <w:pPr>
              <w:spacing w:line="360" w:lineRule="auto"/>
            </w:pPr>
            <w:r>
              <w:t>Payment failure; out-of-stock item.</w:t>
            </w:r>
          </w:p>
        </w:tc>
      </w:tr>
      <w:tr w:rsidR="004C12B7" w14:paraId="24EAAF36" w14:textId="77777777" w:rsidTr="004C12B7">
        <w:tc>
          <w:tcPr>
            <w:tcW w:w="0" w:type="auto"/>
            <w:hideMark/>
          </w:tcPr>
          <w:p w14:paraId="2103BD8B" w14:textId="77777777" w:rsidR="004C12B7" w:rsidRDefault="004C12B7" w:rsidP="004C12B7">
            <w:pPr>
              <w:spacing w:line="360" w:lineRule="auto"/>
            </w:pPr>
            <w:r>
              <w:rPr>
                <w:rStyle w:val="Strong"/>
                <w:rFonts w:eastAsiaTheme="majorEastAsia"/>
              </w:rPr>
              <w:t>Postconditions</w:t>
            </w:r>
          </w:p>
        </w:tc>
        <w:tc>
          <w:tcPr>
            <w:tcW w:w="0" w:type="auto"/>
            <w:hideMark/>
          </w:tcPr>
          <w:p w14:paraId="278B4534" w14:textId="77777777" w:rsidR="004C12B7" w:rsidRDefault="004C12B7" w:rsidP="004C12B7">
            <w:pPr>
              <w:spacing w:line="360" w:lineRule="auto"/>
            </w:pPr>
            <w:r>
              <w:t>Order stored; tracking enabled.</w:t>
            </w:r>
          </w:p>
        </w:tc>
      </w:tr>
      <w:tr w:rsidR="004C12B7" w14:paraId="5AEE9E9C" w14:textId="77777777" w:rsidTr="004C12B7">
        <w:tc>
          <w:tcPr>
            <w:tcW w:w="0" w:type="auto"/>
            <w:hideMark/>
          </w:tcPr>
          <w:p w14:paraId="5A5083DB" w14:textId="77777777" w:rsidR="004C12B7" w:rsidRDefault="004C12B7" w:rsidP="004C12B7">
            <w:pPr>
              <w:spacing w:line="360" w:lineRule="auto"/>
            </w:pPr>
            <w:r>
              <w:rPr>
                <w:rStyle w:val="Strong"/>
                <w:rFonts w:eastAsiaTheme="majorEastAsia"/>
              </w:rPr>
              <w:t>Comment</w:t>
            </w:r>
          </w:p>
        </w:tc>
        <w:tc>
          <w:tcPr>
            <w:tcW w:w="0" w:type="auto"/>
            <w:hideMark/>
          </w:tcPr>
          <w:p w14:paraId="5DDF4F35" w14:textId="77777777" w:rsidR="004C12B7" w:rsidRDefault="004C12B7" w:rsidP="004C12B7">
            <w:pPr>
              <w:spacing w:line="360" w:lineRule="auto"/>
            </w:pPr>
            <w:r>
              <w:t>PCI/DSS compliant via gateway.</w:t>
            </w:r>
          </w:p>
        </w:tc>
      </w:tr>
    </w:tbl>
    <w:p w14:paraId="73B98766" w14:textId="77777777" w:rsidR="004C12B7" w:rsidRDefault="004C12B7" w:rsidP="004C12B7">
      <w:pPr>
        <w:spacing w:line="360" w:lineRule="auto"/>
      </w:pPr>
    </w:p>
    <w:p w14:paraId="75288E08"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393"/>
        <w:gridCol w:w="6623"/>
      </w:tblGrid>
      <w:tr w:rsidR="004C12B7" w14:paraId="743A0DBB" w14:textId="77777777" w:rsidTr="004C12B7">
        <w:tc>
          <w:tcPr>
            <w:tcW w:w="0" w:type="auto"/>
            <w:hideMark/>
          </w:tcPr>
          <w:p w14:paraId="060E1B7E"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66415A82" w14:textId="77777777" w:rsidR="004C12B7" w:rsidRDefault="004C12B7" w:rsidP="004C12B7">
            <w:pPr>
              <w:spacing w:line="360" w:lineRule="auto"/>
              <w:jc w:val="center"/>
              <w:rPr>
                <w:b/>
                <w:bCs/>
              </w:rPr>
            </w:pPr>
            <w:r>
              <w:rPr>
                <w:rStyle w:val="Strong"/>
                <w:rFonts w:eastAsiaTheme="majorEastAsia"/>
              </w:rPr>
              <w:t>Track Delivery</w:t>
            </w:r>
          </w:p>
        </w:tc>
      </w:tr>
      <w:tr w:rsidR="004C12B7" w14:paraId="356268ED" w14:textId="77777777" w:rsidTr="004C12B7">
        <w:tc>
          <w:tcPr>
            <w:tcW w:w="0" w:type="auto"/>
            <w:hideMark/>
          </w:tcPr>
          <w:p w14:paraId="722DBD56" w14:textId="77777777" w:rsidR="004C12B7" w:rsidRDefault="004C12B7" w:rsidP="004C12B7">
            <w:pPr>
              <w:spacing w:line="360" w:lineRule="auto"/>
            </w:pPr>
            <w:r>
              <w:rPr>
                <w:rStyle w:val="Strong"/>
                <w:rFonts w:eastAsiaTheme="majorEastAsia"/>
              </w:rPr>
              <w:t>Id</w:t>
            </w:r>
          </w:p>
        </w:tc>
        <w:tc>
          <w:tcPr>
            <w:tcW w:w="0" w:type="auto"/>
            <w:hideMark/>
          </w:tcPr>
          <w:p w14:paraId="5FC57690" w14:textId="77777777" w:rsidR="004C12B7" w:rsidRDefault="004C12B7" w:rsidP="004C12B7">
            <w:pPr>
              <w:spacing w:line="360" w:lineRule="auto"/>
            </w:pPr>
            <w:r>
              <w:t>UC8</w:t>
            </w:r>
          </w:p>
        </w:tc>
      </w:tr>
      <w:tr w:rsidR="004C12B7" w14:paraId="37347E3A" w14:textId="77777777" w:rsidTr="004C12B7">
        <w:tc>
          <w:tcPr>
            <w:tcW w:w="0" w:type="auto"/>
            <w:hideMark/>
          </w:tcPr>
          <w:p w14:paraId="1B60142E" w14:textId="77777777" w:rsidR="004C12B7" w:rsidRDefault="004C12B7" w:rsidP="004C12B7">
            <w:pPr>
              <w:spacing w:line="360" w:lineRule="auto"/>
            </w:pPr>
            <w:r>
              <w:rPr>
                <w:rStyle w:val="Strong"/>
                <w:rFonts w:eastAsiaTheme="majorEastAsia"/>
              </w:rPr>
              <w:t>Description</w:t>
            </w:r>
          </w:p>
        </w:tc>
        <w:tc>
          <w:tcPr>
            <w:tcW w:w="0" w:type="auto"/>
            <w:hideMark/>
          </w:tcPr>
          <w:p w14:paraId="4FF2F882" w14:textId="77777777" w:rsidR="004C12B7" w:rsidRDefault="004C12B7" w:rsidP="004C12B7">
            <w:pPr>
              <w:spacing w:line="360" w:lineRule="auto"/>
            </w:pPr>
            <w:r>
              <w:t>Shows shipment status and ETA.</w:t>
            </w:r>
          </w:p>
        </w:tc>
      </w:tr>
      <w:tr w:rsidR="004C12B7" w14:paraId="03AF635F" w14:textId="77777777" w:rsidTr="004C12B7">
        <w:tc>
          <w:tcPr>
            <w:tcW w:w="0" w:type="auto"/>
            <w:hideMark/>
          </w:tcPr>
          <w:p w14:paraId="73DB393B" w14:textId="77777777" w:rsidR="004C12B7" w:rsidRDefault="004C12B7" w:rsidP="004C12B7">
            <w:pPr>
              <w:spacing w:line="360" w:lineRule="auto"/>
            </w:pPr>
            <w:r>
              <w:rPr>
                <w:rStyle w:val="Strong"/>
                <w:rFonts w:eastAsiaTheme="majorEastAsia"/>
              </w:rPr>
              <w:t>Primary Actor</w:t>
            </w:r>
          </w:p>
        </w:tc>
        <w:tc>
          <w:tcPr>
            <w:tcW w:w="0" w:type="auto"/>
            <w:hideMark/>
          </w:tcPr>
          <w:p w14:paraId="3C2F752F" w14:textId="77777777" w:rsidR="004C12B7" w:rsidRDefault="004C12B7" w:rsidP="004C12B7">
            <w:pPr>
              <w:spacing w:line="360" w:lineRule="auto"/>
            </w:pPr>
            <w:r>
              <w:t>User/Shopper</w:t>
            </w:r>
          </w:p>
        </w:tc>
      </w:tr>
      <w:tr w:rsidR="004C12B7" w14:paraId="77F46259" w14:textId="77777777" w:rsidTr="004C12B7">
        <w:tc>
          <w:tcPr>
            <w:tcW w:w="0" w:type="auto"/>
            <w:hideMark/>
          </w:tcPr>
          <w:p w14:paraId="7A83D813" w14:textId="77777777" w:rsidR="004C12B7" w:rsidRDefault="004C12B7" w:rsidP="004C12B7">
            <w:pPr>
              <w:spacing w:line="360" w:lineRule="auto"/>
            </w:pPr>
            <w:r>
              <w:rPr>
                <w:rStyle w:val="Strong"/>
                <w:rFonts w:eastAsiaTheme="majorEastAsia"/>
              </w:rPr>
              <w:t>Supporting Actors</w:t>
            </w:r>
          </w:p>
        </w:tc>
        <w:tc>
          <w:tcPr>
            <w:tcW w:w="0" w:type="auto"/>
            <w:hideMark/>
          </w:tcPr>
          <w:p w14:paraId="2F054352" w14:textId="77777777" w:rsidR="004C12B7" w:rsidRDefault="004C12B7" w:rsidP="004C12B7">
            <w:pPr>
              <w:spacing w:line="360" w:lineRule="auto"/>
            </w:pPr>
            <w:r>
              <w:t>Delivery Service</w:t>
            </w:r>
          </w:p>
        </w:tc>
      </w:tr>
      <w:tr w:rsidR="004C12B7" w14:paraId="1FDEE720" w14:textId="77777777" w:rsidTr="004C12B7">
        <w:tc>
          <w:tcPr>
            <w:tcW w:w="0" w:type="auto"/>
            <w:hideMark/>
          </w:tcPr>
          <w:p w14:paraId="756DEE0F" w14:textId="77777777" w:rsidR="004C12B7" w:rsidRDefault="004C12B7" w:rsidP="004C12B7">
            <w:pPr>
              <w:spacing w:line="360" w:lineRule="auto"/>
            </w:pPr>
            <w:r>
              <w:rPr>
                <w:rStyle w:val="Strong"/>
                <w:rFonts w:eastAsiaTheme="majorEastAsia"/>
              </w:rPr>
              <w:t>Preconditions</w:t>
            </w:r>
          </w:p>
        </w:tc>
        <w:tc>
          <w:tcPr>
            <w:tcW w:w="0" w:type="auto"/>
            <w:hideMark/>
          </w:tcPr>
          <w:p w14:paraId="1552ADB6" w14:textId="77777777" w:rsidR="004C12B7" w:rsidRDefault="004C12B7" w:rsidP="004C12B7">
            <w:pPr>
              <w:spacing w:line="360" w:lineRule="auto"/>
            </w:pPr>
            <w:r>
              <w:t>Order shipped with tracking id.</w:t>
            </w:r>
          </w:p>
        </w:tc>
      </w:tr>
      <w:tr w:rsidR="004C12B7" w14:paraId="4503F020" w14:textId="77777777" w:rsidTr="004C12B7">
        <w:tc>
          <w:tcPr>
            <w:tcW w:w="0" w:type="auto"/>
            <w:hideMark/>
          </w:tcPr>
          <w:p w14:paraId="45557F75" w14:textId="77777777" w:rsidR="004C12B7" w:rsidRDefault="004C12B7" w:rsidP="004C12B7">
            <w:pPr>
              <w:spacing w:line="360" w:lineRule="auto"/>
            </w:pPr>
            <w:r>
              <w:rPr>
                <w:rStyle w:val="Strong"/>
                <w:rFonts w:eastAsiaTheme="majorEastAsia"/>
              </w:rPr>
              <w:t>Extended Use Cases</w:t>
            </w:r>
          </w:p>
        </w:tc>
        <w:tc>
          <w:tcPr>
            <w:tcW w:w="0" w:type="auto"/>
            <w:hideMark/>
          </w:tcPr>
          <w:p w14:paraId="7C077442" w14:textId="77777777" w:rsidR="004C12B7" w:rsidRDefault="004C12B7" w:rsidP="004C12B7">
            <w:pPr>
              <w:spacing w:line="360" w:lineRule="auto"/>
            </w:pPr>
            <w:r>
              <w:t>None</w:t>
            </w:r>
          </w:p>
        </w:tc>
      </w:tr>
      <w:tr w:rsidR="004C12B7" w14:paraId="18DEC36A" w14:textId="77777777" w:rsidTr="004C12B7">
        <w:tc>
          <w:tcPr>
            <w:tcW w:w="0" w:type="auto"/>
            <w:hideMark/>
          </w:tcPr>
          <w:p w14:paraId="431FE7E6" w14:textId="77777777" w:rsidR="004C12B7" w:rsidRDefault="004C12B7" w:rsidP="004C12B7">
            <w:pPr>
              <w:spacing w:line="360" w:lineRule="auto"/>
            </w:pPr>
            <w:r>
              <w:rPr>
                <w:rStyle w:val="Strong"/>
                <w:rFonts w:eastAsiaTheme="majorEastAsia"/>
              </w:rPr>
              <w:t>Included Use Cases</w:t>
            </w:r>
          </w:p>
        </w:tc>
        <w:tc>
          <w:tcPr>
            <w:tcW w:w="0" w:type="auto"/>
            <w:hideMark/>
          </w:tcPr>
          <w:p w14:paraId="3A102817" w14:textId="77777777" w:rsidR="004C12B7" w:rsidRDefault="004C12B7" w:rsidP="004C12B7">
            <w:pPr>
              <w:spacing w:line="360" w:lineRule="auto"/>
            </w:pPr>
            <w:r>
              <w:t>None</w:t>
            </w:r>
          </w:p>
        </w:tc>
      </w:tr>
      <w:tr w:rsidR="004C12B7" w14:paraId="42BE4328" w14:textId="77777777" w:rsidTr="004C12B7">
        <w:tc>
          <w:tcPr>
            <w:tcW w:w="0" w:type="auto"/>
            <w:hideMark/>
          </w:tcPr>
          <w:p w14:paraId="34FB70CE" w14:textId="77777777" w:rsidR="004C12B7" w:rsidRDefault="004C12B7" w:rsidP="004C12B7">
            <w:pPr>
              <w:spacing w:line="360" w:lineRule="auto"/>
            </w:pPr>
            <w:r>
              <w:rPr>
                <w:rStyle w:val="Strong"/>
                <w:rFonts w:eastAsiaTheme="majorEastAsia"/>
              </w:rPr>
              <w:t>Main Success Scenario</w:t>
            </w:r>
          </w:p>
        </w:tc>
        <w:tc>
          <w:tcPr>
            <w:tcW w:w="0" w:type="auto"/>
            <w:hideMark/>
          </w:tcPr>
          <w:p w14:paraId="2D236AA0" w14:textId="77777777" w:rsidR="004C12B7" w:rsidRDefault="004C12B7" w:rsidP="004C12B7">
            <w:pPr>
              <w:spacing w:line="360" w:lineRule="auto"/>
            </w:pPr>
            <w:r>
              <w:t>1. User opens order. 2. System fetches carrier status. 3. Updates timeline/ETA.</w:t>
            </w:r>
          </w:p>
        </w:tc>
      </w:tr>
      <w:tr w:rsidR="004C12B7" w14:paraId="09D03E89" w14:textId="77777777" w:rsidTr="004C12B7">
        <w:tc>
          <w:tcPr>
            <w:tcW w:w="0" w:type="auto"/>
            <w:hideMark/>
          </w:tcPr>
          <w:p w14:paraId="182336DE" w14:textId="77777777" w:rsidR="004C12B7" w:rsidRDefault="004C12B7" w:rsidP="004C12B7">
            <w:pPr>
              <w:spacing w:line="360" w:lineRule="auto"/>
            </w:pPr>
            <w:r>
              <w:rPr>
                <w:rStyle w:val="Strong"/>
                <w:rFonts w:eastAsiaTheme="majorEastAsia"/>
              </w:rPr>
              <w:t>Alternative Flow</w:t>
            </w:r>
          </w:p>
        </w:tc>
        <w:tc>
          <w:tcPr>
            <w:tcW w:w="0" w:type="auto"/>
            <w:hideMark/>
          </w:tcPr>
          <w:p w14:paraId="19FC9441" w14:textId="77777777" w:rsidR="004C12B7" w:rsidRDefault="004C12B7" w:rsidP="004C12B7">
            <w:pPr>
              <w:spacing w:line="360" w:lineRule="auto"/>
            </w:pPr>
            <w:r>
              <w:t>Push notifications for status changes.</w:t>
            </w:r>
          </w:p>
        </w:tc>
      </w:tr>
      <w:tr w:rsidR="004C12B7" w14:paraId="263CB69A" w14:textId="77777777" w:rsidTr="004C12B7">
        <w:tc>
          <w:tcPr>
            <w:tcW w:w="0" w:type="auto"/>
            <w:hideMark/>
          </w:tcPr>
          <w:p w14:paraId="14FBB4BC" w14:textId="77777777" w:rsidR="004C12B7" w:rsidRDefault="004C12B7" w:rsidP="004C12B7">
            <w:pPr>
              <w:spacing w:line="360" w:lineRule="auto"/>
            </w:pPr>
            <w:r>
              <w:rPr>
                <w:rStyle w:val="Strong"/>
                <w:rFonts w:eastAsiaTheme="majorEastAsia"/>
              </w:rPr>
              <w:t>Exceptional Flows</w:t>
            </w:r>
          </w:p>
        </w:tc>
        <w:tc>
          <w:tcPr>
            <w:tcW w:w="0" w:type="auto"/>
            <w:hideMark/>
          </w:tcPr>
          <w:p w14:paraId="17515529" w14:textId="77777777" w:rsidR="004C12B7" w:rsidRDefault="004C12B7" w:rsidP="004C12B7">
            <w:pPr>
              <w:spacing w:line="360" w:lineRule="auto"/>
            </w:pPr>
            <w:r>
              <w:t>Carrier API down; invalid tracking.</w:t>
            </w:r>
          </w:p>
        </w:tc>
      </w:tr>
      <w:tr w:rsidR="004C12B7" w14:paraId="49747AF5" w14:textId="77777777" w:rsidTr="004C12B7">
        <w:tc>
          <w:tcPr>
            <w:tcW w:w="0" w:type="auto"/>
            <w:hideMark/>
          </w:tcPr>
          <w:p w14:paraId="0235E7F9" w14:textId="77777777" w:rsidR="004C12B7" w:rsidRDefault="004C12B7" w:rsidP="004C12B7">
            <w:pPr>
              <w:spacing w:line="360" w:lineRule="auto"/>
            </w:pPr>
            <w:r>
              <w:rPr>
                <w:rStyle w:val="Strong"/>
                <w:rFonts w:eastAsiaTheme="majorEastAsia"/>
              </w:rPr>
              <w:t>Postconditions</w:t>
            </w:r>
          </w:p>
        </w:tc>
        <w:tc>
          <w:tcPr>
            <w:tcW w:w="0" w:type="auto"/>
            <w:hideMark/>
          </w:tcPr>
          <w:p w14:paraId="6910ED82" w14:textId="77777777" w:rsidR="004C12B7" w:rsidRDefault="004C12B7" w:rsidP="004C12B7">
            <w:pPr>
              <w:spacing w:line="360" w:lineRule="auto"/>
            </w:pPr>
            <w:r>
              <w:t>Latest status visible.</w:t>
            </w:r>
          </w:p>
        </w:tc>
      </w:tr>
      <w:tr w:rsidR="004C12B7" w14:paraId="352A893E" w14:textId="77777777" w:rsidTr="004C12B7">
        <w:tc>
          <w:tcPr>
            <w:tcW w:w="0" w:type="auto"/>
            <w:hideMark/>
          </w:tcPr>
          <w:p w14:paraId="149DD49C" w14:textId="77777777" w:rsidR="004C12B7" w:rsidRDefault="004C12B7" w:rsidP="004C12B7">
            <w:pPr>
              <w:spacing w:line="360" w:lineRule="auto"/>
            </w:pPr>
            <w:r>
              <w:rPr>
                <w:rStyle w:val="Strong"/>
                <w:rFonts w:eastAsiaTheme="majorEastAsia"/>
              </w:rPr>
              <w:t>Comment</w:t>
            </w:r>
          </w:p>
        </w:tc>
        <w:tc>
          <w:tcPr>
            <w:tcW w:w="0" w:type="auto"/>
            <w:hideMark/>
          </w:tcPr>
          <w:p w14:paraId="05F222B7" w14:textId="77777777" w:rsidR="004C12B7" w:rsidRDefault="004C12B7" w:rsidP="004C12B7">
            <w:pPr>
              <w:spacing w:line="360" w:lineRule="auto"/>
            </w:pPr>
            <w:r>
              <w:t>Improves transparency post-purchase.</w:t>
            </w:r>
          </w:p>
        </w:tc>
      </w:tr>
    </w:tbl>
    <w:p w14:paraId="358CB49D"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536"/>
        <w:gridCol w:w="6480"/>
      </w:tblGrid>
      <w:tr w:rsidR="004C12B7" w14:paraId="6DB400D1" w14:textId="77777777" w:rsidTr="004C12B7">
        <w:tc>
          <w:tcPr>
            <w:tcW w:w="0" w:type="auto"/>
            <w:hideMark/>
          </w:tcPr>
          <w:p w14:paraId="2CBF502E"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4273C0B0" w14:textId="77777777" w:rsidR="004C12B7" w:rsidRDefault="004C12B7" w:rsidP="004C12B7">
            <w:pPr>
              <w:spacing w:line="360" w:lineRule="auto"/>
              <w:jc w:val="center"/>
              <w:rPr>
                <w:b/>
                <w:bCs/>
              </w:rPr>
            </w:pPr>
            <w:r>
              <w:rPr>
                <w:rStyle w:val="Strong"/>
                <w:rFonts w:eastAsiaTheme="majorEastAsia"/>
              </w:rPr>
              <w:t>Manage Catalog (Shop Items)</w:t>
            </w:r>
          </w:p>
        </w:tc>
      </w:tr>
      <w:tr w:rsidR="004C12B7" w14:paraId="7EDF078B" w14:textId="77777777" w:rsidTr="004C12B7">
        <w:tc>
          <w:tcPr>
            <w:tcW w:w="0" w:type="auto"/>
            <w:hideMark/>
          </w:tcPr>
          <w:p w14:paraId="2D904CCF" w14:textId="77777777" w:rsidR="004C12B7" w:rsidRDefault="004C12B7" w:rsidP="004C12B7">
            <w:pPr>
              <w:spacing w:line="360" w:lineRule="auto"/>
            </w:pPr>
            <w:r>
              <w:rPr>
                <w:rStyle w:val="Strong"/>
                <w:rFonts w:eastAsiaTheme="majorEastAsia"/>
              </w:rPr>
              <w:t>Id</w:t>
            </w:r>
          </w:p>
        </w:tc>
        <w:tc>
          <w:tcPr>
            <w:tcW w:w="0" w:type="auto"/>
            <w:hideMark/>
          </w:tcPr>
          <w:p w14:paraId="13DF76D8" w14:textId="77777777" w:rsidR="004C12B7" w:rsidRDefault="004C12B7" w:rsidP="004C12B7">
            <w:pPr>
              <w:spacing w:line="360" w:lineRule="auto"/>
            </w:pPr>
            <w:r>
              <w:t>UC9</w:t>
            </w:r>
          </w:p>
        </w:tc>
      </w:tr>
      <w:tr w:rsidR="004C12B7" w14:paraId="275C8B12" w14:textId="77777777" w:rsidTr="004C12B7">
        <w:tc>
          <w:tcPr>
            <w:tcW w:w="0" w:type="auto"/>
            <w:hideMark/>
          </w:tcPr>
          <w:p w14:paraId="4D315FD9" w14:textId="77777777" w:rsidR="004C12B7" w:rsidRDefault="004C12B7" w:rsidP="004C12B7">
            <w:pPr>
              <w:spacing w:line="360" w:lineRule="auto"/>
            </w:pPr>
            <w:r>
              <w:rPr>
                <w:rStyle w:val="Strong"/>
                <w:rFonts w:eastAsiaTheme="majorEastAsia"/>
              </w:rPr>
              <w:t>Description</w:t>
            </w:r>
          </w:p>
        </w:tc>
        <w:tc>
          <w:tcPr>
            <w:tcW w:w="0" w:type="auto"/>
            <w:hideMark/>
          </w:tcPr>
          <w:p w14:paraId="7A36E783" w14:textId="77777777" w:rsidR="004C12B7" w:rsidRDefault="004C12B7" w:rsidP="004C12B7">
            <w:pPr>
              <w:spacing w:line="360" w:lineRule="auto"/>
            </w:pPr>
            <w:r>
              <w:t>Shop owner adds/edits products with images, price, stock.</w:t>
            </w:r>
          </w:p>
        </w:tc>
      </w:tr>
      <w:tr w:rsidR="004C12B7" w14:paraId="2C705EE7" w14:textId="77777777" w:rsidTr="004C12B7">
        <w:tc>
          <w:tcPr>
            <w:tcW w:w="0" w:type="auto"/>
            <w:hideMark/>
          </w:tcPr>
          <w:p w14:paraId="244FFC65" w14:textId="77777777" w:rsidR="004C12B7" w:rsidRDefault="004C12B7" w:rsidP="004C12B7">
            <w:pPr>
              <w:spacing w:line="360" w:lineRule="auto"/>
            </w:pPr>
            <w:r>
              <w:rPr>
                <w:rStyle w:val="Strong"/>
                <w:rFonts w:eastAsiaTheme="majorEastAsia"/>
              </w:rPr>
              <w:t>Primary Actor</w:t>
            </w:r>
          </w:p>
        </w:tc>
        <w:tc>
          <w:tcPr>
            <w:tcW w:w="0" w:type="auto"/>
            <w:hideMark/>
          </w:tcPr>
          <w:p w14:paraId="2B9273C7" w14:textId="77777777" w:rsidR="004C12B7" w:rsidRDefault="004C12B7" w:rsidP="004C12B7">
            <w:pPr>
              <w:spacing w:line="360" w:lineRule="auto"/>
            </w:pPr>
            <w:r>
              <w:t>Shop Owner</w:t>
            </w:r>
          </w:p>
        </w:tc>
      </w:tr>
      <w:tr w:rsidR="004C12B7" w14:paraId="10DB7498" w14:textId="77777777" w:rsidTr="004C12B7">
        <w:tc>
          <w:tcPr>
            <w:tcW w:w="0" w:type="auto"/>
            <w:hideMark/>
          </w:tcPr>
          <w:p w14:paraId="6DF593F0" w14:textId="77777777" w:rsidR="004C12B7" w:rsidRDefault="004C12B7" w:rsidP="004C12B7">
            <w:pPr>
              <w:spacing w:line="360" w:lineRule="auto"/>
            </w:pPr>
            <w:r>
              <w:rPr>
                <w:rStyle w:val="Strong"/>
                <w:rFonts w:eastAsiaTheme="majorEastAsia"/>
              </w:rPr>
              <w:t>Supporting Actors</w:t>
            </w:r>
          </w:p>
        </w:tc>
        <w:tc>
          <w:tcPr>
            <w:tcW w:w="0" w:type="auto"/>
            <w:hideMark/>
          </w:tcPr>
          <w:p w14:paraId="01395E18" w14:textId="77777777" w:rsidR="004C12B7" w:rsidRDefault="004C12B7" w:rsidP="004C12B7">
            <w:pPr>
              <w:spacing w:line="360" w:lineRule="auto"/>
            </w:pPr>
            <w:r>
              <w:t>Cloud Storage, AI/ML Services</w:t>
            </w:r>
          </w:p>
        </w:tc>
      </w:tr>
      <w:tr w:rsidR="004C12B7" w14:paraId="7E26C93F" w14:textId="77777777" w:rsidTr="004C12B7">
        <w:tc>
          <w:tcPr>
            <w:tcW w:w="0" w:type="auto"/>
            <w:hideMark/>
          </w:tcPr>
          <w:p w14:paraId="4E14B5B3" w14:textId="77777777" w:rsidR="004C12B7" w:rsidRDefault="004C12B7" w:rsidP="004C12B7">
            <w:pPr>
              <w:spacing w:line="360" w:lineRule="auto"/>
            </w:pPr>
            <w:r>
              <w:rPr>
                <w:rStyle w:val="Strong"/>
                <w:rFonts w:eastAsiaTheme="majorEastAsia"/>
              </w:rPr>
              <w:t>Preconditions</w:t>
            </w:r>
          </w:p>
        </w:tc>
        <w:tc>
          <w:tcPr>
            <w:tcW w:w="0" w:type="auto"/>
            <w:hideMark/>
          </w:tcPr>
          <w:p w14:paraId="0B8B6823" w14:textId="77777777" w:rsidR="004C12B7" w:rsidRDefault="004C12B7" w:rsidP="004C12B7">
            <w:pPr>
              <w:spacing w:line="360" w:lineRule="auto"/>
            </w:pPr>
            <w:r>
              <w:t>Authenticated as owner.</w:t>
            </w:r>
          </w:p>
        </w:tc>
      </w:tr>
      <w:tr w:rsidR="004C12B7" w14:paraId="67B5FF2F" w14:textId="77777777" w:rsidTr="004C12B7">
        <w:tc>
          <w:tcPr>
            <w:tcW w:w="0" w:type="auto"/>
            <w:hideMark/>
          </w:tcPr>
          <w:p w14:paraId="3103817B" w14:textId="77777777" w:rsidR="004C12B7" w:rsidRDefault="004C12B7" w:rsidP="004C12B7">
            <w:pPr>
              <w:spacing w:line="360" w:lineRule="auto"/>
            </w:pPr>
            <w:r>
              <w:rPr>
                <w:rStyle w:val="Strong"/>
                <w:rFonts w:eastAsiaTheme="majorEastAsia"/>
              </w:rPr>
              <w:lastRenderedPageBreak/>
              <w:t>Extended Use Cases</w:t>
            </w:r>
          </w:p>
        </w:tc>
        <w:tc>
          <w:tcPr>
            <w:tcW w:w="0" w:type="auto"/>
            <w:hideMark/>
          </w:tcPr>
          <w:p w14:paraId="6E8B0E71" w14:textId="77777777" w:rsidR="004C12B7" w:rsidRDefault="004C12B7" w:rsidP="004C12B7">
            <w:pPr>
              <w:spacing w:line="360" w:lineRule="auto"/>
            </w:pPr>
            <w:r>
              <w:t>None</w:t>
            </w:r>
          </w:p>
        </w:tc>
      </w:tr>
      <w:tr w:rsidR="004C12B7" w14:paraId="6643BD72" w14:textId="77777777" w:rsidTr="004C12B7">
        <w:tc>
          <w:tcPr>
            <w:tcW w:w="0" w:type="auto"/>
            <w:hideMark/>
          </w:tcPr>
          <w:p w14:paraId="4C0B8AC3" w14:textId="77777777" w:rsidR="004C12B7" w:rsidRDefault="004C12B7" w:rsidP="004C12B7">
            <w:pPr>
              <w:spacing w:line="360" w:lineRule="auto"/>
            </w:pPr>
            <w:r>
              <w:rPr>
                <w:rStyle w:val="Strong"/>
                <w:rFonts w:eastAsiaTheme="majorEastAsia"/>
              </w:rPr>
              <w:t>Included Use Cases</w:t>
            </w:r>
          </w:p>
        </w:tc>
        <w:tc>
          <w:tcPr>
            <w:tcW w:w="0" w:type="auto"/>
            <w:hideMark/>
          </w:tcPr>
          <w:p w14:paraId="71D728C3" w14:textId="77777777" w:rsidR="004C12B7" w:rsidRDefault="004C12B7" w:rsidP="004C12B7">
            <w:pPr>
              <w:spacing w:line="360" w:lineRule="auto"/>
            </w:pPr>
            <w:r>
              <w:t>Store Image (UC2a), Auto-tag Item (UC2d)</w:t>
            </w:r>
          </w:p>
        </w:tc>
      </w:tr>
      <w:tr w:rsidR="004C12B7" w14:paraId="3458F8F9" w14:textId="77777777" w:rsidTr="004C12B7">
        <w:tc>
          <w:tcPr>
            <w:tcW w:w="0" w:type="auto"/>
            <w:hideMark/>
          </w:tcPr>
          <w:p w14:paraId="4FC79AF3" w14:textId="77777777" w:rsidR="004C12B7" w:rsidRDefault="004C12B7" w:rsidP="004C12B7">
            <w:pPr>
              <w:spacing w:line="360" w:lineRule="auto"/>
            </w:pPr>
            <w:r>
              <w:rPr>
                <w:rStyle w:val="Strong"/>
                <w:rFonts w:eastAsiaTheme="majorEastAsia"/>
              </w:rPr>
              <w:t>Main Success Scenario</w:t>
            </w:r>
          </w:p>
        </w:tc>
        <w:tc>
          <w:tcPr>
            <w:tcW w:w="0" w:type="auto"/>
            <w:hideMark/>
          </w:tcPr>
          <w:p w14:paraId="379042A1" w14:textId="77777777" w:rsidR="004C12B7" w:rsidRDefault="004C12B7" w:rsidP="004C12B7">
            <w:pPr>
              <w:spacing w:line="360" w:lineRule="auto"/>
            </w:pPr>
            <w:r>
              <w:t>1. Create or edit item. 2. Upload media/tags. 3. Publish to catalog.</w:t>
            </w:r>
          </w:p>
        </w:tc>
      </w:tr>
      <w:tr w:rsidR="004C12B7" w14:paraId="78830DCF" w14:textId="77777777" w:rsidTr="004C12B7">
        <w:tc>
          <w:tcPr>
            <w:tcW w:w="0" w:type="auto"/>
            <w:hideMark/>
          </w:tcPr>
          <w:p w14:paraId="5454442B" w14:textId="77777777" w:rsidR="004C12B7" w:rsidRDefault="004C12B7" w:rsidP="004C12B7">
            <w:pPr>
              <w:spacing w:line="360" w:lineRule="auto"/>
            </w:pPr>
            <w:r>
              <w:rPr>
                <w:rStyle w:val="Strong"/>
                <w:rFonts w:eastAsiaTheme="majorEastAsia"/>
              </w:rPr>
              <w:t>Alternative Flow</w:t>
            </w:r>
          </w:p>
        </w:tc>
        <w:tc>
          <w:tcPr>
            <w:tcW w:w="0" w:type="auto"/>
            <w:hideMark/>
          </w:tcPr>
          <w:p w14:paraId="3FC80C0C" w14:textId="77777777" w:rsidR="004C12B7" w:rsidRDefault="004C12B7" w:rsidP="004C12B7">
            <w:pPr>
              <w:spacing w:line="360" w:lineRule="auto"/>
            </w:pPr>
            <w:r>
              <w:t>Bulk upload via CSV.</w:t>
            </w:r>
          </w:p>
        </w:tc>
      </w:tr>
      <w:tr w:rsidR="004C12B7" w14:paraId="3DB48DE5" w14:textId="77777777" w:rsidTr="004C12B7">
        <w:tc>
          <w:tcPr>
            <w:tcW w:w="0" w:type="auto"/>
            <w:hideMark/>
          </w:tcPr>
          <w:p w14:paraId="56B5BC27" w14:textId="77777777" w:rsidR="004C12B7" w:rsidRDefault="004C12B7" w:rsidP="004C12B7">
            <w:pPr>
              <w:spacing w:line="360" w:lineRule="auto"/>
            </w:pPr>
            <w:r>
              <w:rPr>
                <w:rStyle w:val="Strong"/>
                <w:rFonts w:eastAsiaTheme="majorEastAsia"/>
              </w:rPr>
              <w:t>Exceptional Flows</w:t>
            </w:r>
          </w:p>
        </w:tc>
        <w:tc>
          <w:tcPr>
            <w:tcW w:w="0" w:type="auto"/>
            <w:hideMark/>
          </w:tcPr>
          <w:p w14:paraId="15000B0C" w14:textId="77777777" w:rsidR="004C12B7" w:rsidRDefault="004C12B7" w:rsidP="004C12B7">
            <w:pPr>
              <w:spacing w:line="360" w:lineRule="auto"/>
            </w:pPr>
            <w:r>
              <w:t>Validation errors; stock sync failure.</w:t>
            </w:r>
          </w:p>
        </w:tc>
      </w:tr>
      <w:tr w:rsidR="004C12B7" w14:paraId="3717DE89" w14:textId="77777777" w:rsidTr="004C12B7">
        <w:tc>
          <w:tcPr>
            <w:tcW w:w="0" w:type="auto"/>
            <w:hideMark/>
          </w:tcPr>
          <w:p w14:paraId="52B46F6B" w14:textId="77777777" w:rsidR="004C12B7" w:rsidRDefault="004C12B7" w:rsidP="004C12B7">
            <w:pPr>
              <w:spacing w:line="360" w:lineRule="auto"/>
            </w:pPr>
            <w:r>
              <w:rPr>
                <w:rStyle w:val="Strong"/>
                <w:rFonts w:eastAsiaTheme="majorEastAsia"/>
              </w:rPr>
              <w:t>Postconditions</w:t>
            </w:r>
          </w:p>
        </w:tc>
        <w:tc>
          <w:tcPr>
            <w:tcW w:w="0" w:type="auto"/>
            <w:hideMark/>
          </w:tcPr>
          <w:p w14:paraId="6F2344EB" w14:textId="77777777" w:rsidR="004C12B7" w:rsidRDefault="004C12B7" w:rsidP="004C12B7">
            <w:pPr>
              <w:spacing w:line="360" w:lineRule="auto"/>
            </w:pPr>
            <w:r>
              <w:t>Catalog updated.</w:t>
            </w:r>
          </w:p>
        </w:tc>
      </w:tr>
      <w:tr w:rsidR="004C12B7" w14:paraId="58409414" w14:textId="77777777" w:rsidTr="004C12B7">
        <w:tc>
          <w:tcPr>
            <w:tcW w:w="0" w:type="auto"/>
            <w:hideMark/>
          </w:tcPr>
          <w:p w14:paraId="29C10EA7" w14:textId="77777777" w:rsidR="004C12B7" w:rsidRDefault="004C12B7" w:rsidP="004C12B7">
            <w:pPr>
              <w:spacing w:line="360" w:lineRule="auto"/>
            </w:pPr>
            <w:r>
              <w:rPr>
                <w:rStyle w:val="Strong"/>
                <w:rFonts w:eastAsiaTheme="majorEastAsia"/>
              </w:rPr>
              <w:t>Comment</w:t>
            </w:r>
          </w:p>
        </w:tc>
        <w:tc>
          <w:tcPr>
            <w:tcW w:w="0" w:type="auto"/>
            <w:hideMark/>
          </w:tcPr>
          <w:p w14:paraId="6E5BF12F" w14:textId="77777777" w:rsidR="004C12B7" w:rsidRDefault="004C12B7" w:rsidP="004C12B7">
            <w:pPr>
              <w:spacing w:line="360" w:lineRule="auto"/>
            </w:pPr>
            <w:r>
              <w:t>Directly affects discovery/ranking.</w:t>
            </w:r>
          </w:p>
        </w:tc>
      </w:tr>
    </w:tbl>
    <w:p w14:paraId="59A19078"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550"/>
        <w:gridCol w:w="5455"/>
      </w:tblGrid>
      <w:tr w:rsidR="004C12B7" w14:paraId="5A20B168" w14:textId="77777777" w:rsidTr="004C12B7">
        <w:tc>
          <w:tcPr>
            <w:tcW w:w="0" w:type="auto"/>
            <w:hideMark/>
          </w:tcPr>
          <w:p w14:paraId="354128A7"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1FC16A88" w14:textId="77777777" w:rsidR="004C12B7" w:rsidRDefault="004C12B7" w:rsidP="004C12B7">
            <w:pPr>
              <w:spacing w:line="360" w:lineRule="auto"/>
              <w:jc w:val="center"/>
              <w:rPr>
                <w:b/>
                <w:bCs/>
              </w:rPr>
            </w:pPr>
            <w:r>
              <w:rPr>
                <w:rStyle w:val="Strong"/>
                <w:rFonts w:eastAsiaTheme="majorEastAsia"/>
              </w:rPr>
              <w:t>View Basic Insights</w:t>
            </w:r>
          </w:p>
        </w:tc>
      </w:tr>
      <w:tr w:rsidR="004C12B7" w14:paraId="127DA5CC" w14:textId="77777777" w:rsidTr="004C12B7">
        <w:tc>
          <w:tcPr>
            <w:tcW w:w="0" w:type="auto"/>
            <w:hideMark/>
          </w:tcPr>
          <w:p w14:paraId="3342BFFE" w14:textId="77777777" w:rsidR="004C12B7" w:rsidRDefault="004C12B7" w:rsidP="004C12B7">
            <w:pPr>
              <w:spacing w:line="360" w:lineRule="auto"/>
            </w:pPr>
            <w:r>
              <w:rPr>
                <w:rStyle w:val="Strong"/>
                <w:rFonts w:eastAsiaTheme="majorEastAsia"/>
              </w:rPr>
              <w:t>Id</w:t>
            </w:r>
          </w:p>
        </w:tc>
        <w:tc>
          <w:tcPr>
            <w:tcW w:w="0" w:type="auto"/>
            <w:hideMark/>
          </w:tcPr>
          <w:p w14:paraId="22CC4B9E" w14:textId="77777777" w:rsidR="004C12B7" w:rsidRDefault="004C12B7" w:rsidP="004C12B7">
            <w:pPr>
              <w:spacing w:line="360" w:lineRule="auto"/>
            </w:pPr>
            <w:r>
              <w:t>UC10</w:t>
            </w:r>
          </w:p>
        </w:tc>
      </w:tr>
      <w:tr w:rsidR="004C12B7" w14:paraId="21B51AFF" w14:textId="77777777" w:rsidTr="004C12B7">
        <w:tc>
          <w:tcPr>
            <w:tcW w:w="0" w:type="auto"/>
            <w:hideMark/>
          </w:tcPr>
          <w:p w14:paraId="794E3BD4" w14:textId="77777777" w:rsidR="004C12B7" w:rsidRDefault="004C12B7" w:rsidP="004C12B7">
            <w:pPr>
              <w:spacing w:line="360" w:lineRule="auto"/>
            </w:pPr>
            <w:r>
              <w:rPr>
                <w:rStyle w:val="Strong"/>
                <w:rFonts w:eastAsiaTheme="majorEastAsia"/>
              </w:rPr>
              <w:t>Description</w:t>
            </w:r>
          </w:p>
        </w:tc>
        <w:tc>
          <w:tcPr>
            <w:tcW w:w="0" w:type="auto"/>
            <w:hideMark/>
          </w:tcPr>
          <w:p w14:paraId="495A211C" w14:textId="77777777" w:rsidR="004C12B7" w:rsidRDefault="004C12B7" w:rsidP="004C12B7">
            <w:pPr>
              <w:spacing w:line="360" w:lineRule="auto"/>
            </w:pPr>
            <w:r>
              <w:t>Owner views sales, views, saves, and top items.</w:t>
            </w:r>
          </w:p>
        </w:tc>
      </w:tr>
      <w:tr w:rsidR="004C12B7" w14:paraId="16C4F153" w14:textId="77777777" w:rsidTr="004C12B7">
        <w:tc>
          <w:tcPr>
            <w:tcW w:w="0" w:type="auto"/>
            <w:hideMark/>
          </w:tcPr>
          <w:p w14:paraId="3BD96AB9" w14:textId="77777777" w:rsidR="004C12B7" w:rsidRDefault="004C12B7" w:rsidP="004C12B7">
            <w:pPr>
              <w:spacing w:line="360" w:lineRule="auto"/>
            </w:pPr>
            <w:r>
              <w:rPr>
                <w:rStyle w:val="Strong"/>
                <w:rFonts w:eastAsiaTheme="majorEastAsia"/>
              </w:rPr>
              <w:t>Primary Actor</w:t>
            </w:r>
          </w:p>
        </w:tc>
        <w:tc>
          <w:tcPr>
            <w:tcW w:w="0" w:type="auto"/>
            <w:hideMark/>
          </w:tcPr>
          <w:p w14:paraId="1EE01CFE" w14:textId="77777777" w:rsidR="004C12B7" w:rsidRDefault="004C12B7" w:rsidP="004C12B7">
            <w:pPr>
              <w:spacing w:line="360" w:lineRule="auto"/>
            </w:pPr>
            <w:r>
              <w:t>Shop Owner</w:t>
            </w:r>
          </w:p>
        </w:tc>
      </w:tr>
      <w:tr w:rsidR="004C12B7" w14:paraId="03D67E9D" w14:textId="77777777" w:rsidTr="004C12B7">
        <w:tc>
          <w:tcPr>
            <w:tcW w:w="0" w:type="auto"/>
            <w:hideMark/>
          </w:tcPr>
          <w:p w14:paraId="1C6AC7B5" w14:textId="77777777" w:rsidR="004C12B7" w:rsidRDefault="004C12B7" w:rsidP="004C12B7">
            <w:pPr>
              <w:spacing w:line="360" w:lineRule="auto"/>
            </w:pPr>
            <w:r>
              <w:rPr>
                <w:rStyle w:val="Strong"/>
                <w:rFonts w:eastAsiaTheme="majorEastAsia"/>
              </w:rPr>
              <w:t>Supporting Actors</w:t>
            </w:r>
          </w:p>
        </w:tc>
        <w:tc>
          <w:tcPr>
            <w:tcW w:w="0" w:type="auto"/>
            <w:hideMark/>
          </w:tcPr>
          <w:p w14:paraId="477C3A54" w14:textId="77777777" w:rsidR="004C12B7" w:rsidRDefault="004C12B7" w:rsidP="004C12B7">
            <w:pPr>
              <w:spacing w:line="360" w:lineRule="auto"/>
            </w:pPr>
            <w:r>
              <w:t>System</w:t>
            </w:r>
          </w:p>
        </w:tc>
      </w:tr>
      <w:tr w:rsidR="004C12B7" w14:paraId="0F4E353E" w14:textId="77777777" w:rsidTr="004C12B7">
        <w:tc>
          <w:tcPr>
            <w:tcW w:w="0" w:type="auto"/>
            <w:hideMark/>
          </w:tcPr>
          <w:p w14:paraId="56C3F532" w14:textId="77777777" w:rsidR="004C12B7" w:rsidRDefault="004C12B7" w:rsidP="004C12B7">
            <w:pPr>
              <w:spacing w:line="360" w:lineRule="auto"/>
            </w:pPr>
            <w:r>
              <w:rPr>
                <w:rStyle w:val="Strong"/>
                <w:rFonts w:eastAsiaTheme="majorEastAsia"/>
              </w:rPr>
              <w:t>Preconditions</w:t>
            </w:r>
          </w:p>
        </w:tc>
        <w:tc>
          <w:tcPr>
            <w:tcW w:w="0" w:type="auto"/>
            <w:hideMark/>
          </w:tcPr>
          <w:p w14:paraId="36A266CA" w14:textId="77777777" w:rsidR="004C12B7" w:rsidRDefault="004C12B7" w:rsidP="004C12B7">
            <w:pPr>
              <w:spacing w:line="360" w:lineRule="auto"/>
            </w:pPr>
            <w:r>
              <w:t>Transactions and events available.</w:t>
            </w:r>
          </w:p>
        </w:tc>
      </w:tr>
      <w:tr w:rsidR="004C12B7" w14:paraId="08E92B6A" w14:textId="77777777" w:rsidTr="004C12B7">
        <w:tc>
          <w:tcPr>
            <w:tcW w:w="0" w:type="auto"/>
            <w:hideMark/>
          </w:tcPr>
          <w:p w14:paraId="465D478A" w14:textId="77777777" w:rsidR="004C12B7" w:rsidRDefault="004C12B7" w:rsidP="004C12B7">
            <w:pPr>
              <w:spacing w:line="360" w:lineRule="auto"/>
            </w:pPr>
            <w:r>
              <w:rPr>
                <w:rStyle w:val="Strong"/>
                <w:rFonts w:eastAsiaTheme="majorEastAsia"/>
              </w:rPr>
              <w:t>Extended Use Cases</w:t>
            </w:r>
          </w:p>
        </w:tc>
        <w:tc>
          <w:tcPr>
            <w:tcW w:w="0" w:type="auto"/>
            <w:hideMark/>
          </w:tcPr>
          <w:p w14:paraId="038E65EF" w14:textId="77777777" w:rsidR="004C12B7" w:rsidRDefault="004C12B7" w:rsidP="004C12B7">
            <w:pPr>
              <w:spacing w:line="360" w:lineRule="auto"/>
            </w:pPr>
            <w:r>
              <w:t>None</w:t>
            </w:r>
          </w:p>
        </w:tc>
      </w:tr>
      <w:tr w:rsidR="004C12B7" w14:paraId="0B7D136B" w14:textId="77777777" w:rsidTr="004C12B7">
        <w:tc>
          <w:tcPr>
            <w:tcW w:w="0" w:type="auto"/>
            <w:hideMark/>
          </w:tcPr>
          <w:p w14:paraId="74332DB6" w14:textId="77777777" w:rsidR="004C12B7" w:rsidRDefault="004C12B7" w:rsidP="004C12B7">
            <w:pPr>
              <w:spacing w:line="360" w:lineRule="auto"/>
            </w:pPr>
            <w:r>
              <w:rPr>
                <w:rStyle w:val="Strong"/>
                <w:rFonts w:eastAsiaTheme="majorEastAsia"/>
              </w:rPr>
              <w:t>Included Use Cases</w:t>
            </w:r>
          </w:p>
        </w:tc>
        <w:tc>
          <w:tcPr>
            <w:tcW w:w="0" w:type="auto"/>
            <w:hideMark/>
          </w:tcPr>
          <w:p w14:paraId="6A6DA5C3" w14:textId="77777777" w:rsidR="004C12B7" w:rsidRDefault="004C12B7" w:rsidP="004C12B7">
            <w:pPr>
              <w:spacing w:line="360" w:lineRule="auto"/>
            </w:pPr>
            <w:r>
              <w:t>None</w:t>
            </w:r>
          </w:p>
        </w:tc>
      </w:tr>
      <w:tr w:rsidR="004C12B7" w14:paraId="1F820895" w14:textId="77777777" w:rsidTr="004C12B7">
        <w:tc>
          <w:tcPr>
            <w:tcW w:w="0" w:type="auto"/>
            <w:hideMark/>
          </w:tcPr>
          <w:p w14:paraId="585EA0B9" w14:textId="77777777" w:rsidR="004C12B7" w:rsidRDefault="004C12B7" w:rsidP="004C12B7">
            <w:pPr>
              <w:spacing w:line="360" w:lineRule="auto"/>
            </w:pPr>
            <w:r>
              <w:rPr>
                <w:rStyle w:val="Strong"/>
                <w:rFonts w:eastAsiaTheme="majorEastAsia"/>
              </w:rPr>
              <w:t>Main Success Scenario</w:t>
            </w:r>
          </w:p>
        </w:tc>
        <w:tc>
          <w:tcPr>
            <w:tcW w:w="0" w:type="auto"/>
            <w:hideMark/>
          </w:tcPr>
          <w:p w14:paraId="4148C388" w14:textId="77777777" w:rsidR="004C12B7" w:rsidRDefault="004C12B7" w:rsidP="004C12B7">
            <w:pPr>
              <w:spacing w:line="360" w:lineRule="auto"/>
            </w:pPr>
            <w:r>
              <w:t>1. Open analytics. 2. Select range. 3. See charts/tables.</w:t>
            </w:r>
          </w:p>
        </w:tc>
      </w:tr>
      <w:tr w:rsidR="004C12B7" w14:paraId="667164AC" w14:textId="77777777" w:rsidTr="004C12B7">
        <w:tc>
          <w:tcPr>
            <w:tcW w:w="0" w:type="auto"/>
            <w:hideMark/>
          </w:tcPr>
          <w:p w14:paraId="5A8FFD3E" w14:textId="77777777" w:rsidR="004C12B7" w:rsidRDefault="004C12B7" w:rsidP="004C12B7">
            <w:pPr>
              <w:spacing w:line="360" w:lineRule="auto"/>
            </w:pPr>
            <w:r>
              <w:rPr>
                <w:rStyle w:val="Strong"/>
                <w:rFonts w:eastAsiaTheme="majorEastAsia"/>
              </w:rPr>
              <w:t>Alternative Flow</w:t>
            </w:r>
          </w:p>
        </w:tc>
        <w:tc>
          <w:tcPr>
            <w:tcW w:w="0" w:type="auto"/>
            <w:hideMark/>
          </w:tcPr>
          <w:p w14:paraId="60F30771" w14:textId="77777777" w:rsidR="004C12B7" w:rsidRDefault="004C12B7" w:rsidP="004C12B7">
            <w:pPr>
              <w:spacing w:line="360" w:lineRule="auto"/>
            </w:pPr>
            <w:r>
              <w:t>Export CSV.</w:t>
            </w:r>
          </w:p>
        </w:tc>
      </w:tr>
      <w:tr w:rsidR="004C12B7" w14:paraId="17A02C7A" w14:textId="77777777" w:rsidTr="004C12B7">
        <w:tc>
          <w:tcPr>
            <w:tcW w:w="0" w:type="auto"/>
            <w:hideMark/>
          </w:tcPr>
          <w:p w14:paraId="27300688" w14:textId="77777777" w:rsidR="004C12B7" w:rsidRDefault="004C12B7" w:rsidP="004C12B7">
            <w:pPr>
              <w:spacing w:line="360" w:lineRule="auto"/>
            </w:pPr>
            <w:r>
              <w:rPr>
                <w:rStyle w:val="Strong"/>
                <w:rFonts w:eastAsiaTheme="majorEastAsia"/>
              </w:rPr>
              <w:t>Exceptional Flows</w:t>
            </w:r>
          </w:p>
        </w:tc>
        <w:tc>
          <w:tcPr>
            <w:tcW w:w="0" w:type="auto"/>
            <w:hideMark/>
          </w:tcPr>
          <w:p w14:paraId="78776665" w14:textId="77777777" w:rsidR="004C12B7" w:rsidRDefault="004C12B7" w:rsidP="004C12B7">
            <w:pPr>
              <w:spacing w:line="360" w:lineRule="auto"/>
            </w:pPr>
            <w:r>
              <w:t>No data for range.</w:t>
            </w:r>
          </w:p>
        </w:tc>
      </w:tr>
      <w:tr w:rsidR="004C12B7" w14:paraId="38A99C1C" w14:textId="77777777" w:rsidTr="004C12B7">
        <w:tc>
          <w:tcPr>
            <w:tcW w:w="0" w:type="auto"/>
            <w:hideMark/>
          </w:tcPr>
          <w:p w14:paraId="76D6FA7E" w14:textId="77777777" w:rsidR="004C12B7" w:rsidRDefault="004C12B7" w:rsidP="004C12B7">
            <w:pPr>
              <w:spacing w:line="360" w:lineRule="auto"/>
            </w:pPr>
            <w:r>
              <w:rPr>
                <w:rStyle w:val="Strong"/>
                <w:rFonts w:eastAsiaTheme="majorEastAsia"/>
              </w:rPr>
              <w:t>Postconditions</w:t>
            </w:r>
          </w:p>
        </w:tc>
        <w:tc>
          <w:tcPr>
            <w:tcW w:w="0" w:type="auto"/>
            <w:hideMark/>
          </w:tcPr>
          <w:p w14:paraId="30549A20" w14:textId="77777777" w:rsidR="004C12B7" w:rsidRDefault="004C12B7" w:rsidP="004C12B7">
            <w:pPr>
              <w:spacing w:line="360" w:lineRule="auto"/>
            </w:pPr>
            <w:r>
              <w:t>Insight shared/acted on.</w:t>
            </w:r>
          </w:p>
        </w:tc>
      </w:tr>
      <w:tr w:rsidR="004C12B7" w14:paraId="2762957F" w14:textId="77777777" w:rsidTr="004C12B7">
        <w:tc>
          <w:tcPr>
            <w:tcW w:w="0" w:type="auto"/>
            <w:hideMark/>
          </w:tcPr>
          <w:p w14:paraId="5DD6B9E2" w14:textId="77777777" w:rsidR="004C12B7" w:rsidRDefault="004C12B7" w:rsidP="004C12B7">
            <w:pPr>
              <w:spacing w:line="360" w:lineRule="auto"/>
            </w:pPr>
            <w:r>
              <w:rPr>
                <w:rStyle w:val="Strong"/>
                <w:rFonts w:eastAsiaTheme="majorEastAsia"/>
              </w:rPr>
              <w:t>Comment</w:t>
            </w:r>
          </w:p>
        </w:tc>
        <w:tc>
          <w:tcPr>
            <w:tcW w:w="0" w:type="auto"/>
            <w:hideMark/>
          </w:tcPr>
          <w:p w14:paraId="11A5F988" w14:textId="77777777" w:rsidR="004C12B7" w:rsidRDefault="004C12B7" w:rsidP="004C12B7">
            <w:pPr>
              <w:spacing w:line="360" w:lineRule="auto"/>
            </w:pPr>
            <w:r>
              <w:t>Guides merchandising.</w:t>
            </w:r>
          </w:p>
        </w:tc>
      </w:tr>
    </w:tbl>
    <w:p w14:paraId="5518A42E"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482"/>
        <w:gridCol w:w="6534"/>
      </w:tblGrid>
      <w:tr w:rsidR="004C12B7" w14:paraId="420DB8BB" w14:textId="77777777" w:rsidTr="004C12B7">
        <w:tc>
          <w:tcPr>
            <w:tcW w:w="0" w:type="auto"/>
            <w:hideMark/>
          </w:tcPr>
          <w:p w14:paraId="0EEEE3F4"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7DABC767" w14:textId="77777777" w:rsidR="004C12B7" w:rsidRDefault="004C12B7" w:rsidP="004C12B7">
            <w:pPr>
              <w:spacing w:line="360" w:lineRule="auto"/>
              <w:jc w:val="center"/>
              <w:rPr>
                <w:b/>
                <w:bCs/>
              </w:rPr>
            </w:pPr>
            <w:r>
              <w:rPr>
                <w:rStyle w:val="Strong"/>
                <w:rFonts w:eastAsiaTheme="majorEastAsia"/>
              </w:rPr>
              <w:t>Monitor System Metrics</w:t>
            </w:r>
          </w:p>
        </w:tc>
      </w:tr>
      <w:tr w:rsidR="004C12B7" w14:paraId="594F602B" w14:textId="77777777" w:rsidTr="004C12B7">
        <w:tc>
          <w:tcPr>
            <w:tcW w:w="0" w:type="auto"/>
            <w:hideMark/>
          </w:tcPr>
          <w:p w14:paraId="2374A2A5" w14:textId="77777777" w:rsidR="004C12B7" w:rsidRDefault="004C12B7" w:rsidP="004C12B7">
            <w:pPr>
              <w:spacing w:line="360" w:lineRule="auto"/>
            </w:pPr>
            <w:r>
              <w:rPr>
                <w:rStyle w:val="Strong"/>
                <w:rFonts w:eastAsiaTheme="majorEastAsia"/>
              </w:rPr>
              <w:t>Id</w:t>
            </w:r>
          </w:p>
        </w:tc>
        <w:tc>
          <w:tcPr>
            <w:tcW w:w="0" w:type="auto"/>
            <w:hideMark/>
          </w:tcPr>
          <w:p w14:paraId="4C905D12" w14:textId="77777777" w:rsidR="004C12B7" w:rsidRDefault="004C12B7" w:rsidP="004C12B7">
            <w:pPr>
              <w:spacing w:line="360" w:lineRule="auto"/>
            </w:pPr>
            <w:r>
              <w:t>UC11</w:t>
            </w:r>
          </w:p>
        </w:tc>
      </w:tr>
      <w:tr w:rsidR="004C12B7" w14:paraId="554DCBB1" w14:textId="77777777" w:rsidTr="004C12B7">
        <w:tc>
          <w:tcPr>
            <w:tcW w:w="0" w:type="auto"/>
            <w:hideMark/>
          </w:tcPr>
          <w:p w14:paraId="55292949" w14:textId="77777777" w:rsidR="004C12B7" w:rsidRDefault="004C12B7" w:rsidP="004C12B7">
            <w:pPr>
              <w:spacing w:line="360" w:lineRule="auto"/>
            </w:pPr>
            <w:r>
              <w:rPr>
                <w:rStyle w:val="Strong"/>
                <w:rFonts w:eastAsiaTheme="majorEastAsia"/>
              </w:rPr>
              <w:t>Description</w:t>
            </w:r>
          </w:p>
        </w:tc>
        <w:tc>
          <w:tcPr>
            <w:tcW w:w="0" w:type="auto"/>
            <w:hideMark/>
          </w:tcPr>
          <w:p w14:paraId="2721C34B" w14:textId="77777777" w:rsidR="004C12B7" w:rsidRDefault="004C12B7" w:rsidP="004C12B7">
            <w:pPr>
              <w:spacing w:line="360" w:lineRule="auto"/>
            </w:pPr>
            <w:r>
              <w:t>Admin monitors uptime, latency, error rates, ML health.</w:t>
            </w:r>
          </w:p>
        </w:tc>
      </w:tr>
      <w:tr w:rsidR="004C12B7" w14:paraId="3D0244F6" w14:textId="77777777" w:rsidTr="004C12B7">
        <w:tc>
          <w:tcPr>
            <w:tcW w:w="0" w:type="auto"/>
            <w:hideMark/>
          </w:tcPr>
          <w:p w14:paraId="248C2F07" w14:textId="77777777" w:rsidR="004C12B7" w:rsidRDefault="004C12B7" w:rsidP="004C12B7">
            <w:pPr>
              <w:spacing w:line="360" w:lineRule="auto"/>
            </w:pPr>
            <w:r>
              <w:rPr>
                <w:rStyle w:val="Strong"/>
                <w:rFonts w:eastAsiaTheme="majorEastAsia"/>
              </w:rPr>
              <w:t>Primary Actor</w:t>
            </w:r>
          </w:p>
        </w:tc>
        <w:tc>
          <w:tcPr>
            <w:tcW w:w="0" w:type="auto"/>
            <w:hideMark/>
          </w:tcPr>
          <w:p w14:paraId="30F4DE56" w14:textId="77777777" w:rsidR="004C12B7" w:rsidRDefault="004C12B7" w:rsidP="004C12B7">
            <w:pPr>
              <w:spacing w:line="360" w:lineRule="auto"/>
            </w:pPr>
            <w:r>
              <w:t>Admin</w:t>
            </w:r>
          </w:p>
        </w:tc>
      </w:tr>
      <w:tr w:rsidR="004C12B7" w14:paraId="5D1AA17F" w14:textId="77777777" w:rsidTr="004C12B7">
        <w:tc>
          <w:tcPr>
            <w:tcW w:w="0" w:type="auto"/>
            <w:hideMark/>
          </w:tcPr>
          <w:p w14:paraId="1B1C624B" w14:textId="77777777" w:rsidR="004C12B7" w:rsidRDefault="004C12B7" w:rsidP="004C12B7">
            <w:pPr>
              <w:spacing w:line="360" w:lineRule="auto"/>
            </w:pPr>
            <w:r>
              <w:rPr>
                <w:rStyle w:val="Strong"/>
                <w:rFonts w:eastAsiaTheme="majorEastAsia"/>
              </w:rPr>
              <w:t>Supporting Actors</w:t>
            </w:r>
          </w:p>
        </w:tc>
        <w:tc>
          <w:tcPr>
            <w:tcW w:w="0" w:type="auto"/>
            <w:hideMark/>
          </w:tcPr>
          <w:p w14:paraId="2AF39151" w14:textId="77777777" w:rsidR="004C12B7" w:rsidRDefault="004C12B7" w:rsidP="004C12B7">
            <w:pPr>
              <w:spacing w:line="360" w:lineRule="auto"/>
            </w:pPr>
            <w:r>
              <w:t>System</w:t>
            </w:r>
          </w:p>
        </w:tc>
      </w:tr>
      <w:tr w:rsidR="004C12B7" w14:paraId="00E30735" w14:textId="77777777" w:rsidTr="004C12B7">
        <w:tc>
          <w:tcPr>
            <w:tcW w:w="0" w:type="auto"/>
            <w:hideMark/>
          </w:tcPr>
          <w:p w14:paraId="61B27381" w14:textId="77777777" w:rsidR="004C12B7" w:rsidRDefault="004C12B7" w:rsidP="004C12B7">
            <w:pPr>
              <w:spacing w:line="360" w:lineRule="auto"/>
            </w:pPr>
            <w:r>
              <w:rPr>
                <w:rStyle w:val="Strong"/>
                <w:rFonts w:eastAsiaTheme="majorEastAsia"/>
              </w:rPr>
              <w:t>Preconditions</w:t>
            </w:r>
          </w:p>
        </w:tc>
        <w:tc>
          <w:tcPr>
            <w:tcW w:w="0" w:type="auto"/>
            <w:hideMark/>
          </w:tcPr>
          <w:p w14:paraId="16060B0F" w14:textId="77777777" w:rsidR="004C12B7" w:rsidRDefault="004C12B7" w:rsidP="004C12B7">
            <w:pPr>
              <w:spacing w:line="360" w:lineRule="auto"/>
            </w:pPr>
            <w:r>
              <w:t>Admin role; observability stack running.</w:t>
            </w:r>
          </w:p>
        </w:tc>
      </w:tr>
      <w:tr w:rsidR="004C12B7" w14:paraId="529D2251" w14:textId="77777777" w:rsidTr="004C12B7">
        <w:tc>
          <w:tcPr>
            <w:tcW w:w="0" w:type="auto"/>
            <w:hideMark/>
          </w:tcPr>
          <w:p w14:paraId="20983E0B" w14:textId="77777777" w:rsidR="004C12B7" w:rsidRDefault="004C12B7" w:rsidP="004C12B7">
            <w:pPr>
              <w:spacing w:line="360" w:lineRule="auto"/>
            </w:pPr>
            <w:r>
              <w:rPr>
                <w:rStyle w:val="Strong"/>
                <w:rFonts w:eastAsiaTheme="majorEastAsia"/>
              </w:rPr>
              <w:t>Extended Use Cases</w:t>
            </w:r>
          </w:p>
        </w:tc>
        <w:tc>
          <w:tcPr>
            <w:tcW w:w="0" w:type="auto"/>
            <w:hideMark/>
          </w:tcPr>
          <w:p w14:paraId="0B90F1E9" w14:textId="77777777" w:rsidR="004C12B7" w:rsidRDefault="004C12B7" w:rsidP="004C12B7">
            <w:pPr>
              <w:spacing w:line="360" w:lineRule="auto"/>
            </w:pPr>
            <w:r>
              <w:t>None</w:t>
            </w:r>
          </w:p>
        </w:tc>
      </w:tr>
      <w:tr w:rsidR="004C12B7" w14:paraId="77F6EB50" w14:textId="77777777" w:rsidTr="004C12B7">
        <w:tc>
          <w:tcPr>
            <w:tcW w:w="0" w:type="auto"/>
            <w:hideMark/>
          </w:tcPr>
          <w:p w14:paraId="713A5520" w14:textId="77777777" w:rsidR="004C12B7" w:rsidRDefault="004C12B7" w:rsidP="004C12B7">
            <w:pPr>
              <w:spacing w:line="360" w:lineRule="auto"/>
            </w:pPr>
            <w:r>
              <w:rPr>
                <w:rStyle w:val="Strong"/>
                <w:rFonts w:eastAsiaTheme="majorEastAsia"/>
              </w:rPr>
              <w:t>Included Use Cases</w:t>
            </w:r>
          </w:p>
        </w:tc>
        <w:tc>
          <w:tcPr>
            <w:tcW w:w="0" w:type="auto"/>
            <w:hideMark/>
          </w:tcPr>
          <w:p w14:paraId="65E0B119" w14:textId="77777777" w:rsidR="004C12B7" w:rsidRDefault="004C12B7" w:rsidP="004C12B7">
            <w:pPr>
              <w:spacing w:line="360" w:lineRule="auto"/>
            </w:pPr>
            <w:r>
              <w:t>None</w:t>
            </w:r>
          </w:p>
        </w:tc>
      </w:tr>
      <w:tr w:rsidR="004C12B7" w14:paraId="109AA7D0" w14:textId="77777777" w:rsidTr="004C12B7">
        <w:tc>
          <w:tcPr>
            <w:tcW w:w="0" w:type="auto"/>
            <w:hideMark/>
          </w:tcPr>
          <w:p w14:paraId="56AE5718" w14:textId="77777777" w:rsidR="004C12B7" w:rsidRDefault="004C12B7" w:rsidP="004C12B7">
            <w:pPr>
              <w:spacing w:line="360" w:lineRule="auto"/>
            </w:pPr>
            <w:r>
              <w:rPr>
                <w:rStyle w:val="Strong"/>
                <w:rFonts w:eastAsiaTheme="majorEastAsia"/>
              </w:rPr>
              <w:lastRenderedPageBreak/>
              <w:t>Main Success Scenario</w:t>
            </w:r>
          </w:p>
        </w:tc>
        <w:tc>
          <w:tcPr>
            <w:tcW w:w="0" w:type="auto"/>
            <w:hideMark/>
          </w:tcPr>
          <w:p w14:paraId="7950174C" w14:textId="77777777" w:rsidR="004C12B7" w:rsidRDefault="004C12B7" w:rsidP="004C12B7">
            <w:pPr>
              <w:spacing w:line="360" w:lineRule="auto"/>
            </w:pPr>
            <w:r>
              <w:t>1. Open dashboard. 2. Review alerts. 3. Trigger remediation/runbook.</w:t>
            </w:r>
          </w:p>
        </w:tc>
      </w:tr>
      <w:tr w:rsidR="004C12B7" w14:paraId="1F31476A" w14:textId="77777777" w:rsidTr="004C12B7">
        <w:tc>
          <w:tcPr>
            <w:tcW w:w="0" w:type="auto"/>
            <w:hideMark/>
          </w:tcPr>
          <w:p w14:paraId="18248AF1" w14:textId="77777777" w:rsidR="004C12B7" w:rsidRDefault="004C12B7" w:rsidP="004C12B7">
            <w:pPr>
              <w:spacing w:line="360" w:lineRule="auto"/>
            </w:pPr>
            <w:r>
              <w:rPr>
                <w:rStyle w:val="Strong"/>
                <w:rFonts w:eastAsiaTheme="majorEastAsia"/>
              </w:rPr>
              <w:t>Alternative Flow</w:t>
            </w:r>
          </w:p>
        </w:tc>
        <w:tc>
          <w:tcPr>
            <w:tcW w:w="0" w:type="auto"/>
            <w:hideMark/>
          </w:tcPr>
          <w:p w14:paraId="4CF2F1C1" w14:textId="77777777" w:rsidR="004C12B7" w:rsidRDefault="004C12B7" w:rsidP="004C12B7">
            <w:pPr>
              <w:spacing w:line="360" w:lineRule="auto"/>
            </w:pPr>
            <w:r>
              <w:t>Schedule reports.</w:t>
            </w:r>
          </w:p>
        </w:tc>
      </w:tr>
      <w:tr w:rsidR="004C12B7" w14:paraId="4E263B24" w14:textId="77777777" w:rsidTr="004C12B7">
        <w:tc>
          <w:tcPr>
            <w:tcW w:w="0" w:type="auto"/>
            <w:hideMark/>
          </w:tcPr>
          <w:p w14:paraId="408D803B" w14:textId="77777777" w:rsidR="004C12B7" w:rsidRDefault="004C12B7" w:rsidP="004C12B7">
            <w:pPr>
              <w:spacing w:line="360" w:lineRule="auto"/>
            </w:pPr>
            <w:r>
              <w:rPr>
                <w:rStyle w:val="Strong"/>
                <w:rFonts w:eastAsiaTheme="majorEastAsia"/>
              </w:rPr>
              <w:t>Exceptional Flows</w:t>
            </w:r>
          </w:p>
        </w:tc>
        <w:tc>
          <w:tcPr>
            <w:tcW w:w="0" w:type="auto"/>
            <w:hideMark/>
          </w:tcPr>
          <w:p w14:paraId="0F7D1F4B" w14:textId="77777777" w:rsidR="004C12B7" w:rsidRDefault="004C12B7" w:rsidP="004C12B7">
            <w:pPr>
              <w:spacing w:line="360" w:lineRule="auto"/>
            </w:pPr>
            <w:r>
              <w:t>Missing metrics; alert storm.</w:t>
            </w:r>
          </w:p>
        </w:tc>
      </w:tr>
      <w:tr w:rsidR="004C12B7" w14:paraId="4952CA49" w14:textId="77777777" w:rsidTr="004C12B7">
        <w:tc>
          <w:tcPr>
            <w:tcW w:w="0" w:type="auto"/>
            <w:hideMark/>
          </w:tcPr>
          <w:p w14:paraId="2BB7A514" w14:textId="77777777" w:rsidR="004C12B7" w:rsidRDefault="004C12B7" w:rsidP="004C12B7">
            <w:pPr>
              <w:spacing w:line="360" w:lineRule="auto"/>
            </w:pPr>
            <w:r>
              <w:rPr>
                <w:rStyle w:val="Strong"/>
                <w:rFonts w:eastAsiaTheme="majorEastAsia"/>
              </w:rPr>
              <w:t>Postconditions</w:t>
            </w:r>
          </w:p>
        </w:tc>
        <w:tc>
          <w:tcPr>
            <w:tcW w:w="0" w:type="auto"/>
            <w:hideMark/>
          </w:tcPr>
          <w:p w14:paraId="3F44B14E" w14:textId="77777777" w:rsidR="004C12B7" w:rsidRDefault="004C12B7" w:rsidP="004C12B7">
            <w:pPr>
              <w:spacing w:line="360" w:lineRule="auto"/>
            </w:pPr>
            <w:r>
              <w:t>Issues tracked and resolved.</w:t>
            </w:r>
          </w:p>
        </w:tc>
      </w:tr>
      <w:tr w:rsidR="004C12B7" w14:paraId="3BB7B49B" w14:textId="77777777" w:rsidTr="004C12B7">
        <w:tc>
          <w:tcPr>
            <w:tcW w:w="0" w:type="auto"/>
            <w:hideMark/>
          </w:tcPr>
          <w:p w14:paraId="08274144" w14:textId="77777777" w:rsidR="004C12B7" w:rsidRDefault="004C12B7" w:rsidP="004C12B7">
            <w:pPr>
              <w:spacing w:line="360" w:lineRule="auto"/>
            </w:pPr>
            <w:r>
              <w:rPr>
                <w:rStyle w:val="Strong"/>
                <w:rFonts w:eastAsiaTheme="majorEastAsia"/>
              </w:rPr>
              <w:t>Comment</w:t>
            </w:r>
          </w:p>
        </w:tc>
        <w:tc>
          <w:tcPr>
            <w:tcW w:w="0" w:type="auto"/>
            <w:hideMark/>
          </w:tcPr>
          <w:p w14:paraId="64FF9303" w14:textId="77777777" w:rsidR="004C12B7" w:rsidRDefault="004C12B7" w:rsidP="004C12B7">
            <w:pPr>
              <w:spacing w:line="360" w:lineRule="auto"/>
            </w:pPr>
            <w:r>
              <w:t>Keeps SLAs/SLOs on target.</w:t>
            </w:r>
          </w:p>
        </w:tc>
      </w:tr>
    </w:tbl>
    <w:p w14:paraId="791DE366" w14:textId="77777777" w:rsidR="004C12B7" w:rsidRDefault="004C12B7" w:rsidP="004C12B7">
      <w:pPr>
        <w:spacing w:line="360" w:lineRule="auto"/>
      </w:pPr>
    </w:p>
    <w:tbl>
      <w:tblPr>
        <w:tblStyle w:val="TableGrid"/>
        <w:tblW w:w="0" w:type="auto"/>
        <w:tblLook w:val="04A0" w:firstRow="1" w:lastRow="0" w:firstColumn="1" w:lastColumn="0" w:noHBand="0" w:noVBand="1"/>
      </w:tblPr>
      <w:tblGrid>
        <w:gridCol w:w="2523"/>
        <w:gridCol w:w="6493"/>
      </w:tblGrid>
      <w:tr w:rsidR="004C12B7" w14:paraId="319C965B" w14:textId="77777777" w:rsidTr="004C12B7">
        <w:tc>
          <w:tcPr>
            <w:tcW w:w="0" w:type="auto"/>
            <w:hideMark/>
          </w:tcPr>
          <w:p w14:paraId="782BED4D" w14:textId="77777777" w:rsidR="004C12B7" w:rsidRDefault="004C12B7" w:rsidP="004C12B7">
            <w:pPr>
              <w:spacing w:line="360" w:lineRule="auto"/>
              <w:jc w:val="center"/>
              <w:rPr>
                <w:b/>
                <w:bCs/>
              </w:rPr>
            </w:pPr>
            <w:r>
              <w:rPr>
                <w:rStyle w:val="Strong"/>
                <w:rFonts w:eastAsiaTheme="majorEastAsia"/>
              </w:rPr>
              <w:t>Use Case</w:t>
            </w:r>
          </w:p>
        </w:tc>
        <w:tc>
          <w:tcPr>
            <w:tcW w:w="0" w:type="auto"/>
            <w:hideMark/>
          </w:tcPr>
          <w:p w14:paraId="483B9A55" w14:textId="77777777" w:rsidR="004C12B7" w:rsidRDefault="004C12B7" w:rsidP="004C12B7">
            <w:pPr>
              <w:spacing w:line="360" w:lineRule="auto"/>
              <w:jc w:val="center"/>
              <w:rPr>
                <w:b/>
                <w:bCs/>
              </w:rPr>
            </w:pPr>
            <w:r>
              <w:rPr>
                <w:rStyle w:val="Strong"/>
                <w:rFonts w:eastAsiaTheme="majorEastAsia"/>
              </w:rPr>
              <w:t>Moderate Content &amp; Users</w:t>
            </w:r>
          </w:p>
        </w:tc>
      </w:tr>
      <w:tr w:rsidR="004C12B7" w14:paraId="40F4AC19" w14:textId="77777777" w:rsidTr="004C12B7">
        <w:tc>
          <w:tcPr>
            <w:tcW w:w="0" w:type="auto"/>
            <w:hideMark/>
          </w:tcPr>
          <w:p w14:paraId="5F40F4FA" w14:textId="77777777" w:rsidR="004C12B7" w:rsidRDefault="004C12B7" w:rsidP="004C12B7">
            <w:pPr>
              <w:spacing w:line="360" w:lineRule="auto"/>
            </w:pPr>
            <w:r>
              <w:rPr>
                <w:rStyle w:val="Strong"/>
                <w:rFonts w:eastAsiaTheme="majorEastAsia"/>
              </w:rPr>
              <w:t>Id</w:t>
            </w:r>
          </w:p>
        </w:tc>
        <w:tc>
          <w:tcPr>
            <w:tcW w:w="0" w:type="auto"/>
            <w:hideMark/>
          </w:tcPr>
          <w:p w14:paraId="5A030571" w14:textId="77777777" w:rsidR="004C12B7" w:rsidRDefault="004C12B7" w:rsidP="004C12B7">
            <w:pPr>
              <w:spacing w:line="360" w:lineRule="auto"/>
            </w:pPr>
            <w:r>
              <w:t>UC12</w:t>
            </w:r>
          </w:p>
        </w:tc>
      </w:tr>
      <w:tr w:rsidR="004C12B7" w14:paraId="5B8A7E53" w14:textId="77777777" w:rsidTr="004C12B7">
        <w:tc>
          <w:tcPr>
            <w:tcW w:w="0" w:type="auto"/>
            <w:hideMark/>
          </w:tcPr>
          <w:p w14:paraId="057B1214" w14:textId="77777777" w:rsidR="004C12B7" w:rsidRDefault="004C12B7" w:rsidP="004C12B7">
            <w:pPr>
              <w:spacing w:line="360" w:lineRule="auto"/>
            </w:pPr>
            <w:r>
              <w:rPr>
                <w:rStyle w:val="Strong"/>
                <w:rFonts w:eastAsiaTheme="majorEastAsia"/>
              </w:rPr>
              <w:t>Description</w:t>
            </w:r>
          </w:p>
        </w:tc>
        <w:tc>
          <w:tcPr>
            <w:tcW w:w="0" w:type="auto"/>
            <w:hideMark/>
          </w:tcPr>
          <w:p w14:paraId="5D713852" w14:textId="77777777" w:rsidR="004C12B7" w:rsidRDefault="004C12B7" w:rsidP="004C12B7">
            <w:pPr>
              <w:spacing w:line="360" w:lineRule="auto"/>
            </w:pPr>
            <w:r>
              <w:t>Reviews reports, removes abusive content, restricts users.</w:t>
            </w:r>
          </w:p>
        </w:tc>
      </w:tr>
      <w:tr w:rsidR="004C12B7" w14:paraId="38E5B51F" w14:textId="77777777" w:rsidTr="004C12B7">
        <w:tc>
          <w:tcPr>
            <w:tcW w:w="0" w:type="auto"/>
            <w:hideMark/>
          </w:tcPr>
          <w:p w14:paraId="6B1D1C81" w14:textId="77777777" w:rsidR="004C12B7" w:rsidRDefault="004C12B7" w:rsidP="004C12B7">
            <w:pPr>
              <w:spacing w:line="360" w:lineRule="auto"/>
            </w:pPr>
            <w:r>
              <w:rPr>
                <w:rStyle w:val="Strong"/>
                <w:rFonts w:eastAsiaTheme="majorEastAsia"/>
              </w:rPr>
              <w:t>Primary Actor</w:t>
            </w:r>
          </w:p>
        </w:tc>
        <w:tc>
          <w:tcPr>
            <w:tcW w:w="0" w:type="auto"/>
            <w:hideMark/>
          </w:tcPr>
          <w:p w14:paraId="56DB5F59" w14:textId="77777777" w:rsidR="004C12B7" w:rsidRDefault="004C12B7" w:rsidP="004C12B7">
            <w:pPr>
              <w:spacing w:line="360" w:lineRule="auto"/>
            </w:pPr>
            <w:r>
              <w:t>Moderator</w:t>
            </w:r>
          </w:p>
        </w:tc>
      </w:tr>
      <w:tr w:rsidR="004C12B7" w14:paraId="79A840BA" w14:textId="77777777" w:rsidTr="004C12B7">
        <w:tc>
          <w:tcPr>
            <w:tcW w:w="0" w:type="auto"/>
            <w:hideMark/>
          </w:tcPr>
          <w:p w14:paraId="5F622D4B" w14:textId="77777777" w:rsidR="004C12B7" w:rsidRDefault="004C12B7" w:rsidP="004C12B7">
            <w:pPr>
              <w:spacing w:line="360" w:lineRule="auto"/>
            </w:pPr>
            <w:r>
              <w:rPr>
                <w:rStyle w:val="Strong"/>
                <w:rFonts w:eastAsiaTheme="majorEastAsia"/>
              </w:rPr>
              <w:t>Supporting Actors</w:t>
            </w:r>
          </w:p>
        </w:tc>
        <w:tc>
          <w:tcPr>
            <w:tcW w:w="0" w:type="auto"/>
            <w:hideMark/>
          </w:tcPr>
          <w:p w14:paraId="54707794" w14:textId="77777777" w:rsidR="004C12B7" w:rsidRDefault="004C12B7" w:rsidP="004C12B7">
            <w:pPr>
              <w:spacing w:line="360" w:lineRule="auto"/>
            </w:pPr>
            <w:r>
              <w:t>System</w:t>
            </w:r>
          </w:p>
        </w:tc>
      </w:tr>
      <w:tr w:rsidR="004C12B7" w14:paraId="01CFAB6F" w14:textId="77777777" w:rsidTr="004C12B7">
        <w:tc>
          <w:tcPr>
            <w:tcW w:w="0" w:type="auto"/>
            <w:hideMark/>
          </w:tcPr>
          <w:p w14:paraId="46C82937" w14:textId="77777777" w:rsidR="004C12B7" w:rsidRDefault="004C12B7" w:rsidP="004C12B7">
            <w:pPr>
              <w:spacing w:line="360" w:lineRule="auto"/>
            </w:pPr>
            <w:r>
              <w:rPr>
                <w:rStyle w:val="Strong"/>
                <w:rFonts w:eastAsiaTheme="majorEastAsia"/>
              </w:rPr>
              <w:t>Preconditions</w:t>
            </w:r>
          </w:p>
        </w:tc>
        <w:tc>
          <w:tcPr>
            <w:tcW w:w="0" w:type="auto"/>
            <w:hideMark/>
          </w:tcPr>
          <w:p w14:paraId="07E1F063" w14:textId="77777777" w:rsidR="004C12B7" w:rsidRDefault="004C12B7" w:rsidP="004C12B7">
            <w:pPr>
              <w:spacing w:line="360" w:lineRule="auto"/>
            </w:pPr>
            <w:r>
              <w:t>Moderator role; reported items exist.</w:t>
            </w:r>
          </w:p>
        </w:tc>
      </w:tr>
      <w:tr w:rsidR="004C12B7" w14:paraId="6380A3E4" w14:textId="77777777" w:rsidTr="004C12B7">
        <w:tc>
          <w:tcPr>
            <w:tcW w:w="0" w:type="auto"/>
            <w:hideMark/>
          </w:tcPr>
          <w:p w14:paraId="16F06DE9" w14:textId="77777777" w:rsidR="004C12B7" w:rsidRDefault="004C12B7" w:rsidP="004C12B7">
            <w:pPr>
              <w:spacing w:line="360" w:lineRule="auto"/>
            </w:pPr>
            <w:r>
              <w:rPr>
                <w:rStyle w:val="Strong"/>
                <w:rFonts w:eastAsiaTheme="majorEastAsia"/>
              </w:rPr>
              <w:t>Extended Use Cases</w:t>
            </w:r>
          </w:p>
        </w:tc>
        <w:tc>
          <w:tcPr>
            <w:tcW w:w="0" w:type="auto"/>
            <w:hideMark/>
          </w:tcPr>
          <w:p w14:paraId="20B53A0C" w14:textId="77777777" w:rsidR="004C12B7" w:rsidRDefault="004C12B7" w:rsidP="004C12B7">
            <w:pPr>
              <w:spacing w:line="360" w:lineRule="auto"/>
            </w:pPr>
            <w:r>
              <w:t>None</w:t>
            </w:r>
          </w:p>
        </w:tc>
      </w:tr>
      <w:tr w:rsidR="004C12B7" w14:paraId="0FD8C5A6" w14:textId="77777777" w:rsidTr="004C12B7">
        <w:tc>
          <w:tcPr>
            <w:tcW w:w="0" w:type="auto"/>
            <w:hideMark/>
          </w:tcPr>
          <w:p w14:paraId="591C513F" w14:textId="77777777" w:rsidR="004C12B7" w:rsidRDefault="004C12B7" w:rsidP="004C12B7">
            <w:pPr>
              <w:spacing w:line="360" w:lineRule="auto"/>
            </w:pPr>
            <w:r>
              <w:rPr>
                <w:rStyle w:val="Strong"/>
                <w:rFonts w:eastAsiaTheme="majorEastAsia"/>
              </w:rPr>
              <w:t>Included Use Cases</w:t>
            </w:r>
          </w:p>
        </w:tc>
        <w:tc>
          <w:tcPr>
            <w:tcW w:w="0" w:type="auto"/>
            <w:hideMark/>
          </w:tcPr>
          <w:p w14:paraId="2E65BB8C" w14:textId="77777777" w:rsidR="004C12B7" w:rsidRDefault="004C12B7" w:rsidP="004C12B7">
            <w:pPr>
              <w:spacing w:line="360" w:lineRule="auto"/>
            </w:pPr>
            <w:r>
              <w:t>None</w:t>
            </w:r>
          </w:p>
        </w:tc>
      </w:tr>
      <w:tr w:rsidR="004C12B7" w14:paraId="04960B5F" w14:textId="77777777" w:rsidTr="004C12B7">
        <w:tc>
          <w:tcPr>
            <w:tcW w:w="0" w:type="auto"/>
            <w:hideMark/>
          </w:tcPr>
          <w:p w14:paraId="0A233857" w14:textId="77777777" w:rsidR="004C12B7" w:rsidRDefault="004C12B7" w:rsidP="004C12B7">
            <w:pPr>
              <w:spacing w:line="360" w:lineRule="auto"/>
            </w:pPr>
            <w:r>
              <w:rPr>
                <w:rStyle w:val="Strong"/>
                <w:rFonts w:eastAsiaTheme="majorEastAsia"/>
              </w:rPr>
              <w:t>Main Success Scenario</w:t>
            </w:r>
          </w:p>
        </w:tc>
        <w:tc>
          <w:tcPr>
            <w:tcW w:w="0" w:type="auto"/>
            <w:hideMark/>
          </w:tcPr>
          <w:p w14:paraId="04351C94" w14:textId="77777777" w:rsidR="004C12B7" w:rsidRDefault="004C12B7" w:rsidP="004C12B7">
            <w:pPr>
              <w:spacing w:line="360" w:lineRule="auto"/>
            </w:pPr>
            <w:r>
              <w:t>1. Open queue. 2. Review evidence. 3. Take action and notify user.</w:t>
            </w:r>
          </w:p>
        </w:tc>
      </w:tr>
      <w:tr w:rsidR="004C12B7" w14:paraId="271A18BE" w14:textId="77777777" w:rsidTr="004C12B7">
        <w:tc>
          <w:tcPr>
            <w:tcW w:w="0" w:type="auto"/>
            <w:hideMark/>
          </w:tcPr>
          <w:p w14:paraId="0B3EF86F" w14:textId="77777777" w:rsidR="004C12B7" w:rsidRDefault="004C12B7" w:rsidP="004C12B7">
            <w:pPr>
              <w:spacing w:line="360" w:lineRule="auto"/>
            </w:pPr>
            <w:r>
              <w:rPr>
                <w:rStyle w:val="Strong"/>
                <w:rFonts w:eastAsiaTheme="majorEastAsia"/>
              </w:rPr>
              <w:t>Alternative Flow</w:t>
            </w:r>
          </w:p>
        </w:tc>
        <w:tc>
          <w:tcPr>
            <w:tcW w:w="0" w:type="auto"/>
            <w:hideMark/>
          </w:tcPr>
          <w:p w14:paraId="09CD614A" w14:textId="77777777" w:rsidR="004C12B7" w:rsidRDefault="004C12B7" w:rsidP="004C12B7">
            <w:pPr>
              <w:spacing w:line="360" w:lineRule="auto"/>
            </w:pPr>
            <w:r>
              <w:t>Escalate to admin.</w:t>
            </w:r>
          </w:p>
        </w:tc>
      </w:tr>
      <w:tr w:rsidR="004C12B7" w14:paraId="4D6BEF70" w14:textId="77777777" w:rsidTr="004C12B7">
        <w:tc>
          <w:tcPr>
            <w:tcW w:w="0" w:type="auto"/>
            <w:hideMark/>
          </w:tcPr>
          <w:p w14:paraId="2F340817" w14:textId="77777777" w:rsidR="004C12B7" w:rsidRDefault="004C12B7" w:rsidP="004C12B7">
            <w:pPr>
              <w:spacing w:line="360" w:lineRule="auto"/>
            </w:pPr>
            <w:r>
              <w:rPr>
                <w:rStyle w:val="Strong"/>
                <w:rFonts w:eastAsiaTheme="majorEastAsia"/>
              </w:rPr>
              <w:t>Exceptional Flows</w:t>
            </w:r>
          </w:p>
        </w:tc>
        <w:tc>
          <w:tcPr>
            <w:tcW w:w="0" w:type="auto"/>
            <w:hideMark/>
          </w:tcPr>
          <w:p w14:paraId="7A2736BD" w14:textId="77777777" w:rsidR="004C12B7" w:rsidRDefault="004C12B7" w:rsidP="004C12B7">
            <w:pPr>
              <w:spacing w:line="360" w:lineRule="auto"/>
            </w:pPr>
            <w:r>
              <w:t>Appeal submitted by user.</w:t>
            </w:r>
          </w:p>
        </w:tc>
      </w:tr>
      <w:tr w:rsidR="004C12B7" w14:paraId="50F2A410" w14:textId="77777777" w:rsidTr="004C12B7">
        <w:tc>
          <w:tcPr>
            <w:tcW w:w="0" w:type="auto"/>
            <w:hideMark/>
          </w:tcPr>
          <w:p w14:paraId="40CD826A" w14:textId="77777777" w:rsidR="004C12B7" w:rsidRDefault="004C12B7" w:rsidP="004C12B7">
            <w:pPr>
              <w:spacing w:line="360" w:lineRule="auto"/>
            </w:pPr>
            <w:r>
              <w:rPr>
                <w:rStyle w:val="Strong"/>
                <w:rFonts w:eastAsiaTheme="majorEastAsia"/>
              </w:rPr>
              <w:t>Postconditions</w:t>
            </w:r>
          </w:p>
        </w:tc>
        <w:tc>
          <w:tcPr>
            <w:tcW w:w="0" w:type="auto"/>
            <w:hideMark/>
          </w:tcPr>
          <w:p w14:paraId="2710F779" w14:textId="77777777" w:rsidR="004C12B7" w:rsidRDefault="004C12B7" w:rsidP="004C12B7">
            <w:pPr>
              <w:spacing w:line="360" w:lineRule="auto"/>
            </w:pPr>
            <w:r>
              <w:t>Community standards enforced.</w:t>
            </w:r>
          </w:p>
        </w:tc>
      </w:tr>
      <w:tr w:rsidR="004C12B7" w14:paraId="0B57DAE5" w14:textId="77777777" w:rsidTr="004C12B7">
        <w:trPr>
          <w:trHeight w:val="48"/>
        </w:trPr>
        <w:tc>
          <w:tcPr>
            <w:tcW w:w="0" w:type="auto"/>
            <w:hideMark/>
          </w:tcPr>
          <w:p w14:paraId="078CE21E" w14:textId="77777777" w:rsidR="004C12B7" w:rsidRDefault="004C12B7" w:rsidP="004C12B7">
            <w:pPr>
              <w:spacing w:line="360" w:lineRule="auto"/>
            </w:pPr>
            <w:r>
              <w:rPr>
                <w:rStyle w:val="Strong"/>
                <w:rFonts w:eastAsiaTheme="majorEastAsia"/>
              </w:rPr>
              <w:t>Comment</w:t>
            </w:r>
          </w:p>
        </w:tc>
        <w:tc>
          <w:tcPr>
            <w:tcW w:w="0" w:type="auto"/>
            <w:hideMark/>
          </w:tcPr>
          <w:p w14:paraId="42CB4661" w14:textId="77777777" w:rsidR="004C12B7" w:rsidRDefault="004C12B7" w:rsidP="004C12B7">
            <w:pPr>
              <w:spacing w:line="360" w:lineRule="auto"/>
            </w:pPr>
            <w:r>
              <w:t>Safety &amp; trust.</w:t>
            </w:r>
          </w:p>
        </w:tc>
      </w:tr>
    </w:tbl>
    <w:p w14:paraId="46EC4755" w14:textId="77777777" w:rsidR="00C53763" w:rsidRDefault="00C53763" w:rsidP="00C53763">
      <w:pPr>
        <w:pStyle w:val="Heading2"/>
        <w:numPr>
          <w:ilvl w:val="0"/>
          <w:numId w:val="0"/>
        </w:numPr>
        <w:spacing w:before="360"/>
        <w:jc w:val="both"/>
        <w:rPr>
          <w:color w:val="000000"/>
          <w:szCs w:val="28"/>
        </w:rPr>
      </w:pPr>
    </w:p>
    <w:p w14:paraId="71176E4F" w14:textId="65CEBB17" w:rsidR="00C53763" w:rsidRPr="00981798" w:rsidRDefault="00C53763" w:rsidP="00981798">
      <w:pPr>
        <w:pStyle w:val="Heading2"/>
        <w:numPr>
          <w:ilvl w:val="0"/>
          <w:numId w:val="0"/>
        </w:numPr>
        <w:ind w:left="576" w:hanging="576"/>
      </w:pPr>
      <w:bookmarkStart w:id="186" w:name="_Toc213870979"/>
      <w:r w:rsidRPr="00981798">
        <w:t>4.10 Requirements</w:t>
      </w:r>
      <w:bookmarkEnd w:id="186"/>
    </w:p>
    <w:p w14:paraId="6A1A297E" w14:textId="77777777" w:rsidR="00C53763" w:rsidRPr="00C53763" w:rsidRDefault="00C53763" w:rsidP="00C53763">
      <w:pPr>
        <w:pStyle w:val="NormalWeb"/>
        <w:spacing w:before="0" w:beforeAutospacing="0" w:after="160" w:afterAutospacing="0"/>
        <w:jc w:val="both"/>
        <w:rPr>
          <w:color w:val="000000"/>
        </w:rPr>
      </w:pPr>
    </w:p>
    <w:p w14:paraId="4B163CCA" w14:textId="41E0DA0E" w:rsidR="00C53763" w:rsidRPr="00C53763" w:rsidRDefault="00C53763" w:rsidP="00C53763">
      <w:pPr>
        <w:pStyle w:val="NormalWeb"/>
        <w:spacing w:before="0" w:beforeAutospacing="0" w:after="160" w:afterAutospacing="0"/>
        <w:jc w:val="both"/>
      </w:pPr>
      <w:r w:rsidRPr="00C53763">
        <w:rPr>
          <w:color w:val="000000"/>
        </w:rPr>
        <w:t>The MoSCoW principle is used to prioritize requirements into:</w:t>
      </w:r>
    </w:p>
    <w:p w14:paraId="2F26F5CA" w14:textId="77777777" w:rsidR="00C53763" w:rsidRDefault="00C53763" w:rsidP="00C53763">
      <w:pPr>
        <w:pStyle w:val="NormalWeb"/>
        <w:numPr>
          <w:ilvl w:val="0"/>
          <w:numId w:val="41"/>
        </w:numPr>
        <w:spacing w:before="0" w:beforeAutospacing="0" w:after="160" w:afterAutospacing="0"/>
        <w:jc w:val="both"/>
        <w:textAlignment w:val="baseline"/>
        <w:rPr>
          <w:rFonts w:ascii="Arial" w:hAnsi="Arial" w:cs="Arial"/>
          <w:color w:val="000000"/>
          <w:sz w:val="20"/>
          <w:szCs w:val="20"/>
        </w:rPr>
      </w:pPr>
      <w:r>
        <w:rPr>
          <w:b/>
          <w:bCs/>
          <w:color w:val="000000"/>
        </w:rPr>
        <w:t>M</w:t>
      </w:r>
      <w:r>
        <w:rPr>
          <w:color w:val="000000"/>
        </w:rPr>
        <w:t>: Must Have (mandatory).</w:t>
      </w:r>
    </w:p>
    <w:p w14:paraId="04B00926" w14:textId="77777777" w:rsidR="00C53763" w:rsidRDefault="00C53763" w:rsidP="00C53763">
      <w:pPr>
        <w:pStyle w:val="NormalWeb"/>
        <w:numPr>
          <w:ilvl w:val="0"/>
          <w:numId w:val="41"/>
        </w:numPr>
        <w:spacing w:before="0" w:beforeAutospacing="0" w:after="160" w:afterAutospacing="0"/>
        <w:jc w:val="both"/>
        <w:textAlignment w:val="baseline"/>
        <w:rPr>
          <w:rFonts w:ascii="Arial" w:hAnsi="Arial" w:cs="Arial"/>
          <w:color w:val="000000"/>
          <w:sz w:val="20"/>
          <w:szCs w:val="20"/>
        </w:rPr>
      </w:pPr>
      <w:r>
        <w:rPr>
          <w:b/>
          <w:bCs/>
          <w:color w:val="000000"/>
        </w:rPr>
        <w:t>S</w:t>
      </w:r>
      <w:r>
        <w:rPr>
          <w:color w:val="000000"/>
        </w:rPr>
        <w:t>: Should Have (important).</w:t>
      </w:r>
    </w:p>
    <w:p w14:paraId="705BA435" w14:textId="77777777" w:rsidR="00C53763" w:rsidRDefault="00C53763" w:rsidP="00C53763">
      <w:pPr>
        <w:pStyle w:val="NormalWeb"/>
        <w:numPr>
          <w:ilvl w:val="0"/>
          <w:numId w:val="41"/>
        </w:numPr>
        <w:spacing w:before="0" w:beforeAutospacing="0" w:after="160" w:afterAutospacing="0"/>
        <w:jc w:val="both"/>
        <w:textAlignment w:val="baseline"/>
        <w:rPr>
          <w:rFonts w:ascii="Arial" w:hAnsi="Arial" w:cs="Arial"/>
          <w:color w:val="000000"/>
          <w:sz w:val="20"/>
          <w:szCs w:val="20"/>
        </w:rPr>
      </w:pPr>
      <w:r>
        <w:rPr>
          <w:b/>
          <w:bCs/>
          <w:color w:val="000000"/>
        </w:rPr>
        <w:t>C</w:t>
      </w:r>
      <w:r>
        <w:rPr>
          <w:color w:val="000000"/>
        </w:rPr>
        <w:t>: Could Have (desirable).</w:t>
      </w:r>
    </w:p>
    <w:p w14:paraId="06B7884F" w14:textId="77777777" w:rsidR="00C53763" w:rsidRPr="00C53763" w:rsidRDefault="00C53763" w:rsidP="00C53763">
      <w:pPr>
        <w:pStyle w:val="NormalWeb"/>
        <w:numPr>
          <w:ilvl w:val="0"/>
          <w:numId w:val="41"/>
        </w:numPr>
        <w:spacing w:before="0" w:beforeAutospacing="0" w:after="160" w:afterAutospacing="0"/>
        <w:jc w:val="both"/>
        <w:textAlignment w:val="baseline"/>
        <w:rPr>
          <w:rFonts w:ascii="Arial" w:hAnsi="Arial" w:cs="Arial"/>
          <w:color w:val="000000"/>
          <w:sz w:val="20"/>
          <w:szCs w:val="20"/>
        </w:rPr>
      </w:pPr>
      <w:r>
        <w:rPr>
          <w:b/>
          <w:bCs/>
          <w:color w:val="000000"/>
        </w:rPr>
        <w:t>W</w:t>
      </w:r>
      <w:r>
        <w:rPr>
          <w:color w:val="000000"/>
        </w:rPr>
        <w:t>: Will Not Have (out of scope).</w:t>
      </w:r>
    </w:p>
    <w:p w14:paraId="0F7DFEB5" w14:textId="77777777" w:rsidR="00C53763" w:rsidRDefault="00C53763" w:rsidP="00C53763">
      <w:pPr>
        <w:pStyle w:val="NormalWeb"/>
        <w:spacing w:before="0" w:beforeAutospacing="0" w:after="160" w:afterAutospacing="0"/>
        <w:jc w:val="both"/>
        <w:textAlignment w:val="baseline"/>
        <w:rPr>
          <w:rFonts w:ascii="Arial" w:hAnsi="Arial" w:cs="Arial"/>
          <w:color w:val="000000"/>
          <w:sz w:val="20"/>
          <w:szCs w:val="20"/>
        </w:rPr>
      </w:pPr>
    </w:p>
    <w:p w14:paraId="73C15A46" w14:textId="77777777" w:rsidR="00C53763" w:rsidRDefault="00C53763" w:rsidP="00C53763">
      <w:pPr>
        <w:pStyle w:val="NormalWeb"/>
        <w:spacing w:before="0" w:beforeAutospacing="0" w:after="160" w:afterAutospacing="0"/>
        <w:jc w:val="both"/>
        <w:textAlignment w:val="baseline"/>
        <w:rPr>
          <w:rFonts w:ascii="Arial" w:hAnsi="Arial" w:cs="Arial"/>
          <w:color w:val="000000"/>
          <w:sz w:val="20"/>
          <w:szCs w:val="20"/>
        </w:rPr>
      </w:pPr>
    </w:p>
    <w:p w14:paraId="27BA8729" w14:textId="79DBDEBE" w:rsidR="00C53763" w:rsidRPr="00C53763" w:rsidRDefault="00C53763" w:rsidP="00981798">
      <w:pPr>
        <w:pStyle w:val="Heading3"/>
        <w:numPr>
          <w:ilvl w:val="0"/>
          <w:numId w:val="0"/>
        </w:numPr>
        <w:ind w:left="720" w:hanging="720"/>
      </w:pPr>
      <w:bookmarkStart w:id="187" w:name="_Toc213870980"/>
      <w:r>
        <w:lastRenderedPageBreak/>
        <w:t>4.10.1 Functional Requirements</w:t>
      </w:r>
      <w:bookmarkEnd w:id="187"/>
    </w:p>
    <w:p w14:paraId="436B06D0" w14:textId="275E31CE" w:rsidR="00C53763" w:rsidRPr="000433AB" w:rsidRDefault="000433AB" w:rsidP="000433AB">
      <w:pPr>
        <w:pStyle w:val="Caption"/>
        <w:jc w:val="center"/>
        <w:rPr>
          <w:rFonts w:ascii="Arial" w:hAnsi="Arial" w:cs="Arial"/>
          <w:color w:val="000000"/>
          <w:sz w:val="20"/>
          <w:szCs w:val="20"/>
        </w:rPr>
      </w:pPr>
      <w:bookmarkStart w:id="188" w:name="_Toc213869722"/>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20</w:t>
      </w:r>
      <w:r w:rsidRPr="000433AB">
        <w:rPr>
          <w:sz w:val="20"/>
          <w:szCs w:val="20"/>
        </w:rPr>
        <w:fldChar w:fldCharType="end"/>
      </w:r>
      <w:r w:rsidRPr="000433AB">
        <w:rPr>
          <w:sz w:val="20"/>
          <w:szCs w:val="20"/>
          <w:lang w:val="en-US"/>
        </w:rPr>
        <w:t>:Functional Requirements</w:t>
      </w:r>
      <w:bookmarkEnd w:id="188"/>
    </w:p>
    <w:tbl>
      <w:tblPr>
        <w:tblStyle w:val="TableGrid"/>
        <w:tblW w:w="0" w:type="auto"/>
        <w:tblLook w:val="04A0" w:firstRow="1" w:lastRow="0" w:firstColumn="1" w:lastColumn="0" w:noHBand="0" w:noVBand="1"/>
      </w:tblPr>
      <w:tblGrid>
        <w:gridCol w:w="750"/>
        <w:gridCol w:w="7316"/>
        <w:gridCol w:w="950"/>
      </w:tblGrid>
      <w:tr w:rsidR="00C53763" w14:paraId="71B94463" w14:textId="77777777" w:rsidTr="00C53763">
        <w:tc>
          <w:tcPr>
            <w:tcW w:w="0" w:type="auto"/>
            <w:hideMark/>
          </w:tcPr>
          <w:p w14:paraId="510A39E1" w14:textId="77777777" w:rsidR="00C53763" w:rsidRPr="00C53763" w:rsidRDefault="00C53763" w:rsidP="00C53763">
            <w:pPr>
              <w:spacing w:line="360" w:lineRule="auto"/>
              <w:jc w:val="center"/>
            </w:pPr>
            <w:r w:rsidRPr="00C53763">
              <w:t>ID</w:t>
            </w:r>
          </w:p>
        </w:tc>
        <w:tc>
          <w:tcPr>
            <w:tcW w:w="0" w:type="auto"/>
            <w:hideMark/>
          </w:tcPr>
          <w:p w14:paraId="105B45AE" w14:textId="77777777" w:rsidR="00C53763" w:rsidRPr="00C53763" w:rsidRDefault="00C53763" w:rsidP="00C53763">
            <w:pPr>
              <w:spacing w:line="360" w:lineRule="auto"/>
              <w:jc w:val="center"/>
            </w:pPr>
            <w:r w:rsidRPr="00C53763">
              <w:t>Requirement</w:t>
            </w:r>
          </w:p>
        </w:tc>
        <w:tc>
          <w:tcPr>
            <w:tcW w:w="0" w:type="auto"/>
            <w:hideMark/>
          </w:tcPr>
          <w:p w14:paraId="188CEEFE" w14:textId="77777777" w:rsidR="00C53763" w:rsidRPr="00C53763" w:rsidRDefault="00C53763" w:rsidP="00C53763">
            <w:pPr>
              <w:spacing w:line="360" w:lineRule="auto"/>
              <w:jc w:val="center"/>
            </w:pPr>
            <w:r w:rsidRPr="00C53763">
              <w:t>Priority</w:t>
            </w:r>
          </w:p>
        </w:tc>
      </w:tr>
      <w:tr w:rsidR="00C53763" w14:paraId="44030AB7" w14:textId="77777777" w:rsidTr="00C53763">
        <w:tc>
          <w:tcPr>
            <w:tcW w:w="0" w:type="auto"/>
            <w:hideMark/>
          </w:tcPr>
          <w:p w14:paraId="6B817A0E" w14:textId="77777777" w:rsidR="00C53763" w:rsidRPr="00C53763" w:rsidRDefault="00C53763" w:rsidP="00C53763">
            <w:pPr>
              <w:spacing w:line="360" w:lineRule="auto"/>
              <w:rPr>
                <w:b/>
                <w:bCs/>
              </w:rPr>
            </w:pPr>
            <w:r w:rsidRPr="00C53763">
              <w:rPr>
                <w:rStyle w:val="Strong"/>
                <w:rFonts w:eastAsiaTheme="majorEastAsia"/>
                <w:b w:val="0"/>
                <w:bCs w:val="0"/>
              </w:rPr>
              <w:t>FR1</w:t>
            </w:r>
          </w:p>
        </w:tc>
        <w:tc>
          <w:tcPr>
            <w:tcW w:w="0" w:type="auto"/>
            <w:hideMark/>
          </w:tcPr>
          <w:p w14:paraId="61346119" w14:textId="77777777" w:rsidR="00C53763" w:rsidRPr="00C53763" w:rsidRDefault="00C53763" w:rsidP="00C53763">
            <w:pPr>
              <w:spacing w:line="360" w:lineRule="auto"/>
              <w:rPr>
                <w:b/>
                <w:bCs/>
                <w:i/>
                <w:iCs/>
              </w:rPr>
            </w:pPr>
            <w:r w:rsidRPr="00C53763">
              <w:rPr>
                <w:rStyle w:val="Strong"/>
                <w:rFonts w:eastAsiaTheme="majorEastAsia"/>
                <w:b w:val="0"/>
                <w:bCs w:val="0"/>
              </w:rPr>
              <w:t>Register / Sign in</w:t>
            </w:r>
            <w:r w:rsidRPr="00C53763">
              <w:rPr>
                <w:b/>
                <w:bCs/>
                <w:i/>
                <w:iCs/>
              </w:rPr>
              <w:t xml:space="preserve"> </w:t>
            </w:r>
            <w:r w:rsidRPr="00C53763">
              <w:rPr>
                <w:rStyle w:val="Emphasis"/>
                <w:rFonts w:eastAsiaTheme="majorEastAsia"/>
                <w:i w:val="0"/>
                <w:iCs w:val="0"/>
              </w:rPr>
              <w:t>Users can create accounts and log in via email/OAuth; sessions handled with JWT.</w:t>
            </w:r>
          </w:p>
        </w:tc>
        <w:tc>
          <w:tcPr>
            <w:tcW w:w="0" w:type="auto"/>
            <w:hideMark/>
          </w:tcPr>
          <w:p w14:paraId="317DD938"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5BEFD05F" w14:textId="77777777" w:rsidTr="00C53763">
        <w:tc>
          <w:tcPr>
            <w:tcW w:w="0" w:type="auto"/>
            <w:hideMark/>
          </w:tcPr>
          <w:p w14:paraId="43BEF25C" w14:textId="77777777" w:rsidR="00C53763" w:rsidRPr="00C53763" w:rsidRDefault="00C53763" w:rsidP="00C53763">
            <w:pPr>
              <w:spacing w:line="360" w:lineRule="auto"/>
              <w:rPr>
                <w:b/>
                <w:bCs/>
              </w:rPr>
            </w:pPr>
            <w:r w:rsidRPr="00C53763">
              <w:rPr>
                <w:rStyle w:val="Strong"/>
                <w:rFonts w:eastAsiaTheme="majorEastAsia"/>
                <w:b w:val="0"/>
                <w:bCs w:val="0"/>
              </w:rPr>
              <w:t>FR2</w:t>
            </w:r>
          </w:p>
        </w:tc>
        <w:tc>
          <w:tcPr>
            <w:tcW w:w="0" w:type="auto"/>
            <w:hideMark/>
          </w:tcPr>
          <w:p w14:paraId="0F649222" w14:textId="77777777" w:rsidR="00C53763" w:rsidRPr="00C53763" w:rsidRDefault="00C53763" w:rsidP="00C53763">
            <w:pPr>
              <w:spacing w:line="360" w:lineRule="auto"/>
              <w:rPr>
                <w:b/>
                <w:bCs/>
              </w:rPr>
            </w:pPr>
            <w:r w:rsidRPr="00C53763">
              <w:rPr>
                <w:rStyle w:val="Strong"/>
                <w:rFonts w:eastAsiaTheme="majorEastAsia"/>
                <w:b w:val="0"/>
                <w:bCs w:val="0"/>
              </w:rPr>
              <w:t>Upload Photo to “Find Similar”</w:t>
            </w:r>
            <w:r w:rsidRPr="00C53763">
              <w:rPr>
                <w:b/>
                <w:bCs/>
              </w:rPr>
              <w:t xml:space="preserve"> </w:t>
            </w:r>
            <w:r w:rsidRPr="00C53763">
              <w:rPr>
                <w:rStyle w:val="Emphasis"/>
                <w:rFonts w:eastAsiaTheme="majorEastAsia"/>
                <w:i w:val="0"/>
                <w:iCs w:val="0"/>
              </w:rPr>
              <w:t>User uploads an image; system returns top-K visually similar products.</w:t>
            </w:r>
          </w:p>
        </w:tc>
        <w:tc>
          <w:tcPr>
            <w:tcW w:w="0" w:type="auto"/>
            <w:hideMark/>
          </w:tcPr>
          <w:p w14:paraId="2046EC9C"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677F0DD3" w14:textId="77777777" w:rsidTr="00C53763">
        <w:tc>
          <w:tcPr>
            <w:tcW w:w="0" w:type="auto"/>
            <w:hideMark/>
          </w:tcPr>
          <w:p w14:paraId="1A19B317" w14:textId="77777777" w:rsidR="00C53763" w:rsidRPr="00C53763" w:rsidRDefault="00C53763" w:rsidP="00C53763">
            <w:pPr>
              <w:spacing w:line="360" w:lineRule="auto"/>
              <w:rPr>
                <w:b/>
                <w:bCs/>
              </w:rPr>
            </w:pPr>
            <w:r w:rsidRPr="00C53763">
              <w:rPr>
                <w:rStyle w:val="Strong"/>
                <w:rFonts w:eastAsiaTheme="majorEastAsia"/>
                <w:b w:val="0"/>
                <w:bCs w:val="0"/>
              </w:rPr>
              <w:t>FR3</w:t>
            </w:r>
          </w:p>
        </w:tc>
        <w:tc>
          <w:tcPr>
            <w:tcW w:w="0" w:type="auto"/>
            <w:hideMark/>
          </w:tcPr>
          <w:p w14:paraId="66F84661" w14:textId="77777777" w:rsidR="00C53763" w:rsidRPr="00C53763" w:rsidRDefault="00C53763" w:rsidP="00C53763">
            <w:pPr>
              <w:spacing w:line="360" w:lineRule="auto"/>
              <w:rPr>
                <w:b/>
                <w:bCs/>
              </w:rPr>
            </w:pPr>
            <w:r w:rsidRPr="00C53763">
              <w:rPr>
                <w:rStyle w:val="Strong"/>
                <w:rFonts w:eastAsiaTheme="majorEastAsia"/>
                <w:b w:val="0"/>
                <w:bCs w:val="0"/>
              </w:rPr>
              <w:t>Browse &amp; Filter Catalog</w:t>
            </w:r>
            <w:r w:rsidRPr="00C53763">
              <w:rPr>
                <w:b/>
                <w:bCs/>
              </w:rPr>
              <w:t xml:space="preserve"> </w:t>
            </w:r>
            <w:r w:rsidRPr="00C53763">
              <w:rPr>
                <w:rStyle w:val="Emphasis"/>
                <w:rFonts w:eastAsiaTheme="majorEastAsia"/>
                <w:i w:val="0"/>
                <w:iCs w:val="0"/>
              </w:rPr>
              <w:t>Keyword search with filters (size, color, price, brand) and pagination.</w:t>
            </w:r>
          </w:p>
        </w:tc>
        <w:tc>
          <w:tcPr>
            <w:tcW w:w="0" w:type="auto"/>
            <w:hideMark/>
          </w:tcPr>
          <w:p w14:paraId="5DB0ECF3"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57C96DB7" w14:textId="77777777" w:rsidTr="00C53763">
        <w:tc>
          <w:tcPr>
            <w:tcW w:w="0" w:type="auto"/>
            <w:hideMark/>
          </w:tcPr>
          <w:p w14:paraId="104258E8" w14:textId="77777777" w:rsidR="00C53763" w:rsidRPr="00C53763" w:rsidRDefault="00C53763" w:rsidP="00C53763">
            <w:pPr>
              <w:spacing w:line="360" w:lineRule="auto"/>
              <w:rPr>
                <w:b/>
                <w:bCs/>
              </w:rPr>
            </w:pPr>
            <w:r w:rsidRPr="00C53763">
              <w:rPr>
                <w:rStyle w:val="Strong"/>
                <w:rFonts w:eastAsiaTheme="majorEastAsia"/>
                <w:b w:val="0"/>
                <w:bCs w:val="0"/>
              </w:rPr>
              <w:t>FR4</w:t>
            </w:r>
          </w:p>
        </w:tc>
        <w:tc>
          <w:tcPr>
            <w:tcW w:w="0" w:type="auto"/>
            <w:hideMark/>
          </w:tcPr>
          <w:p w14:paraId="5C597C6B" w14:textId="77777777" w:rsidR="00C53763" w:rsidRPr="00C53763" w:rsidRDefault="00C53763" w:rsidP="00C53763">
            <w:pPr>
              <w:spacing w:line="360" w:lineRule="auto"/>
              <w:rPr>
                <w:b/>
                <w:bCs/>
              </w:rPr>
            </w:pPr>
            <w:r w:rsidRPr="00C53763">
              <w:rPr>
                <w:rStyle w:val="Strong"/>
                <w:rFonts w:eastAsiaTheme="majorEastAsia"/>
                <w:b w:val="0"/>
                <w:bCs w:val="0"/>
              </w:rPr>
              <w:t>Wardrobe Management</w:t>
            </w:r>
            <w:r w:rsidRPr="00C53763">
              <w:rPr>
                <w:b/>
                <w:bCs/>
              </w:rPr>
              <w:t xml:space="preserve"> </w:t>
            </w:r>
            <w:r w:rsidRPr="00C53763">
              <w:rPr>
                <w:rStyle w:val="Emphasis"/>
                <w:rFonts w:eastAsiaTheme="majorEastAsia"/>
                <w:i w:val="0"/>
                <w:iCs w:val="0"/>
              </w:rPr>
              <w:t>Add/Edit/Delete personal items with image and auto-tags.</w:t>
            </w:r>
          </w:p>
        </w:tc>
        <w:tc>
          <w:tcPr>
            <w:tcW w:w="0" w:type="auto"/>
            <w:hideMark/>
          </w:tcPr>
          <w:p w14:paraId="7007014A"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43D96C4B" w14:textId="77777777" w:rsidTr="00C53763">
        <w:tc>
          <w:tcPr>
            <w:tcW w:w="0" w:type="auto"/>
            <w:hideMark/>
          </w:tcPr>
          <w:p w14:paraId="6582ECA8" w14:textId="77777777" w:rsidR="00C53763" w:rsidRPr="00C53763" w:rsidRDefault="00C53763" w:rsidP="00C53763">
            <w:pPr>
              <w:spacing w:line="360" w:lineRule="auto"/>
              <w:rPr>
                <w:b/>
                <w:bCs/>
              </w:rPr>
            </w:pPr>
            <w:r w:rsidRPr="00C53763">
              <w:rPr>
                <w:rStyle w:val="Strong"/>
                <w:rFonts w:eastAsiaTheme="majorEastAsia"/>
                <w:b w:val="0"/>
                <w:bCs w:val="0"/>
              </w:rPr>
              <w:t>FR5</w:t>
            </w:r>
          </w:p>
        </w:tc>
        <w:tc>
          <w:tcPr>
            <w:tcW w:w="0" w:type="auto"/>
            <w:hideMark/>
          </w:tcPr>
          <w:p w14:paraId="6ABDC770" w14:textId="77777777" w:rsidR="00C53763" w:rsidRPr="00C53763" w:rsidRDefault="00C53763" w:rsidP="00C53763">
            <w:pPr>
              <w:spacing w:line="360" w:lineRule="auto"/>
              <w:rPr>
                <w:b/>
                <w:bCs/>
              </w:rPr>
            </w:pPr>
            <w:r w:rsidRPr="00C53763">
              <w:rPr>
                <w:rStyle w:val="Strong"/>
                <w:rFonts w:eastAsiaTheme="majorEastAsia"/>
                <w:b w:val="0"/>
                <w:bCs w:val="0"/>
              </w:rPr>
              <w:t>AI Outfit Suggestions</w:t>
            </w:r>
            <w:r w:rsidRPr="00C53763">
              <w:rPr>
                <w:b/>
                <w:bCs/>
              </w:rPr>
              <w:t xml:space="preserve"> </w:t>
            </w:r>
            <w:r w:rsidRPr="00C53763">
              <w:rPr>
                <w:rStyle w:val="Emphasis"/>
                <w:rFonts w:eastAsiaTheme="majorEastAsia"/>
                <w:i w:val="0"/>
                <w:iCs w:val="0"/>
              </w:rPr>
              <w:t>Generate outfits using mood/occasion/weather + user wardrobe/catalog.</w:t>
            </w:r>
          </w:p>
        </w:tc>
        <w:tc>
          <w:tcPr>
            <w:tcW w:w="0" w:type="auto"/>
            <w:hideMark/>
          </w:tcPr>
          <w:p w14:paraId="0D990ECC"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0C7D0973" w14:textId="77777777" w:rsidTr="00C53763">
        <w:tc>
          <w:tcPr>
            <w:tcW w:w="0" w:type="auto"/>
            <w:hideMark/>
          </w:tcPr>
          <w:p w14:paraId="071C5E54" w14:textId="77777777" w:rsidR="00C53763" w:rsidRPr="00C53763" w:rsidRDefault="00C53763" w:rsidP="00C53763">
            <w:pPr>
              <w:spacing w:line="360" w:lineRule="auto"/>
              <w:rPr>
                <w:b/>
                <w:bCs/>
              </w:rPr>
            </w:pPr>
            <w:r w:rsidRPr="00C53763">
              <w:rPr>
                <w:rStyle w:val="Strong"/>
                <w:rFonts w:eastAsiaTheme="majorEastAsia"/>
                <w:b w:val="0"/>
                <w:bCs w:val="0"/>
              </w:rPr>
              <w:t>FR6</w:t>
            </w:r>
          </w:p>
        </w:tc>
        <w:tc>
          <w:tcPr>
            <w:tcW w:w="0" w:type="auto"/>
            <w:hideMark/>
          </w:tcPr>
          <w:p w14:paraId="665B7143" w14:textId="77777777" w:rsidR="00C53763" w:rsidRPr="00C53763" w:rsidRDefault="00C53763" w:rsidP="00C53763">
            <w:pPr>
              <w:spacing w:line="360" w:lineRule="auto"/>
              <w:rPr>
                <w:b/>
                <w:bCs/>
              </w:rPr>
            </w:pPr>
            <w:r w:rsidRPr="00C53763">
              <w:rPr>
                <w:rStyle w:val="Strong"/>
                <w:rFonts w:eastAsiaTheme="majorEastAsia"/>
                <w:b w:val="0"/>
                <w:bCs w:val="0"/>
              </w:rPr>
              <w:t>Why-Chosen Explanation</w:t>
            </w:r>
            <w:r w:rsidRPr="00C53763">
              <w:rPr>
                <w:b/>
                <w:bCs/>
              </w:rPr>
              <w:t xml:space="preserve"> </w:t>
            </w:r>
            <w:r w:rsidRPr="00C53763">
              <w:rPr>
                <w:rStyle w:val="Emphasis"/>
                <w:rFonts w:eastAsiaTheme="majorEastAsia"/>
                <w:i w:val="0"/>
                <w:iCs w:val="0"/>
              </w:rPr>
              <w:t>Show short rationale for each suggestion to build trust.</w:t>
            </w:r>
          </w:p>
        </w:tc>
        <w:tc>
          <w:tcPr>
            <w:tcW w:w="0" w:type="auto"/>
            <w:hideMark/>
          </w:tcPr>
          <w:p w14:paraId="5D1512BF"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39161AAD" w14:textId="77777777" w:rsidTr="00C53763">
        <w:tc>
          <w:tcPr>
            <w:tcW w:w="0" w:type="auto"/>
            <w:hideMark/>
          </w:tcPr>
          <w:p w14:paraId="33E02F02" w14:textId="77777777" w:rsidR="00C53763" w:rsidRPr="00C53763" w:rsidRDefault="00C53763" w:rsidP="00C53763">
            <w:pPr>
              <w:spacing w:line="360" w:lineRule="auto"/>
              <w:rPr>
                <w:b/>
                <w:bCs/>
              </w:rPr>
            </w:pPr>
            <w:r w:rsidRPr="00C53763">
              <w:rPr>
                <w:rStyle w:val="Strong"/>
                <w:rFonts w:eastAsiaTheme="majorEastAsia"/>
                <w:b w:val="0"/>
                <w:bCs w:val="0"/>
              </w:rPr>
              <w:t>FR7</w:t>
            </w:r>
          </w:p>
        </w:tc>
        <w:tc>
          <w:tcPr>
            <w:tcW w:w="0" w:type="auto"/>
            <w:hideMark/>
          </w:tcPr>
          <w:p w14:paraId="3A783C57" w14:textId="77777777" w:rsidR="00C53763" w:rsidRPr="00C53763" w:rsidRDefault="00C53763" w:rsidP="00C53763">
            <w:pPr>
              <w:spacing w:line="360" w:lineRule="auto"/>
              <w:rPr>
                <w:b/>
                <w:bCs/>
              </w:rPr>
            </w:pPr>
            <w:r w:rsidRPr="00C53763">
              <w:rPr>
                <w:rStyle w:val="Strong"/>
                <w:rFonts w:eastAsiaTheme="majorEastAsia"/>
                <w:b w:val="0"/>
                <w:bCs w:val="0"/>
              </w:rPr>
              <w:t>Checkout &amp; Payments</w:t>
            </w:r>
            <w:r w:rsidRPr="00C53763">
              <w:rPr>
                <w:b/>
                <w:bCs/>
              </w:rPr>
              <w:t xml:space="preserve"> </w:t>
            </w:r>
            <w:r w:rsidRPr="00C53763">
              <w:rPr>
                <w:rStyle w:val="Emphasis"/>
                <w:rFonts w:eastAsiaTheme="majorEastAsia"/>
                <w:i w:val="0"/>
                <w:iCs w:val="0"/>
              </w:rPr>
              <w:t>Handoff to gateway; receive success/failure callback; store order status.</w:t>
            </w:r>
          </w:p>
        </w:tc>
        <w:tc>
          <w:tcPr>
            <w:tcW w:w="0" w:type="auto"/>
            <w:hideMark/>
          </w:tcPr>
          <w:p w14:paraId="31AF9C90"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4EAB3D1F" w14:textId="77777777" w:rsidTr="00C53763">
        <w:tc>
          <w:tcPr>
            <w:tcW w:w="0" w:type="auto"/>
            <w:hideMark/>
          </w:tcPr>
          <w:p w14:paraId="200A3AF0" w14:textId="77777777" w:rsidR="00C53763" w:rsidRPr="00C53763" w:rsidRDefault="00C53763" w:rsidP="00C53763">
            <w:pPr>
              <w:spacing w:line="360" w:lineRule="auto"/>
              <w:rPr>
                <w:b/>
                <w:bCs/>
              </w:rPr>
            </w:pPr>
            <w:r w:rsidRPr="00C53763">
              <w:rPr>
                <w:rStyle w:val="Strong"/>
                <w:rFonts w:eastAsiaTheme="majorEastAsia"/>
                <w:b w:val="0"/>
                <w:bCs w:val="0"/>
              </w:rPr>
              <w:t>FR8</w:t>
            </w:r>
          </w:p>
        </w:tc>
        <w:tc>
          <w:tcPr>
            <w:tcW w:w="0" w:type="auto"/>
            <w:hideMark/>
          </w:tcPr>
          <w:p w14:paraId="4383C5BB" w14:textId="77777777" w:rsidR="00C53763" w:rsidRPr="00C53763" w:rsidRDefault="00C53763" w:rsidP="00C53763">
            <w:pPr>
              <w:spacing w:line="360" w:lineRule="auto"/>
              <w:rPr>
                <w:b/>
                <w:bCs/>
              </w:rPr>
            </w:pPr>
            <w:r w:rsidRPr="00C53763">
              <w:rPr>
                <w:rStyle w:val="Strong"/>
                <w:rFonts w:eastAsiaTheme="majorEastAsia"/>
                <w:b w:val="0"/>
                <w:bCs w:val="0"/>
              </w:rPr>
              <w:t>Order Tracking</w:t>
            </w:r>
            <w:r w:rsidRPr="00C53763">
              <w:rPr>
                <w:b/>
                <w:bCs/>
              </w:rPr>
              <w:t xml:space="preserve"> </w:t>
            </w:r>
            <w:r w:rsidRPr="00C53763">
              <w:rPr>
                <w:rStyle w:val="Emphasis"/>
                <w:rFonts w:eastAsiaTheme="majorEastAsia"/>
                <w:i w:val="0"/>
                <w:iCs w:val="0"/>
              </w:rPr>
              <w:t>View order states: placed, confirmed, shipped, delivered.</w:t>
            </w:r>
          </w:p>
        </w:tc>
        <w:tc>
          <w:tcPr>
            <w:tcW w:w="0" w:type="auto"/>
            <w:hideMark/>
          </w:tcPr>
          <w:p w14:paraId="314567C8"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761B6789" w14:textId="77777777" w:rsidTr="00C53763">
        <w:tc>
          <w:tcPr>
            <w:tcW w:w="0" w:type="auto"/>
            <w:hideMark/>
          </w:tcPr>
          <w:p w14:paraId="1A54A375" w14:textId="77777777" w:rsidR="00C53763" w:rsidRPr="00C53763" w:rsidRDefault="00C53763" w:rsidP="00C53763">
            <w:pPr>
              <w:spacing w:line="360" w:lineRule="auto"/>
              <w:rPr>
                <w:b/>
                <w:bCs/>
              </w:rPr>
            </w:pPr>
            <w:r w:rsidRPr="00C53763">
              <w:rPr>
                <w:rStyle w:val="Strong"/>
                <w:rFonts w:eastAsiaTheme="majorEastAsia"/>
                <w:b w:val="0"/>
                <w:bCs w:val="0"/>
              </w:rPr>
              <w:t>FR9</w:t>
            </w:r>
          </w:p>
        </w:tc>
        <w:tc>
          <w:tcPr>
            <w:tcW w:w="0" w:type="auto"/>
            <w:hideMark/>
          </w:tcPr>
          <w:p w14:paraId="3C0F8723" w14:textId="77777777" w:rsidR="00C53763" w:rsidRPr="00C53763" w:rsidRDefault="00C53763" w:rsidP="00C53763">
            <w:pPr>
              <w:spacing w:line="360" w:lineRule="auto"/>
              <w:rPr>
                <w:b/>
                <w:bCs/>
              </w:rPr>
            </w:pPr>
            <w:r w:rsidRPr="00C53763">
              <w:rPr>
                <w:rStyle w:val="Strong"/>
                <w:rFonts w:eastAsiaTheme="majorEastAsia"/>
                <w:b w:val="0"/>
                <w:bCs w:val="0"/>
              </w:rPr>
              <w:t>Save Style Card / Wishlist</w:t>
            </w:r>
            <w:r w:rsidRPr="00C53763">
              <w:rPr>
                <w:b/>
                <w:bCs/>
              </w:rPr>
              <w:t xml:space="preserve"> </w:t>
            </w:r>
            <w:r w:rsidRPr="00C53763">
              <w:rPr>
                <w:rStyle w:val="Emphasis"/>
                <w:rFonts w:eastAsiaTheme="majorEastAsia"/>
                <w:i w:val="0"/>
                <w:iCs w:val="0"/>
              </w:rPr>
              <w:t>Save and revisit outfits/items; manage list.</w:t>
            </w:r>
          </w:p>
        </w:tc>
        <w:tc>
          <w:tcPr>
            <w:tcW w:w="0" w:type="auto"/>
            <w:hideMark/>
          </w:tcPr>
          <w:p w14:paraId="3AC01611"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1A3C8633" w14:textId="77777777" w:rsidTr="00C53763">
        <w:tc>
          <w:tcPr>
            <w:tcW w:w="0" w:type="auto"/>
            <w:hideMark/>
          </w:tcPr>
          <w:p w14:paraId="145FD90D" w14:textId="77777777" w:rsidR="00C53763" w:rsidRPr="00C53763" w:rsidRDefault="00C53763" w:rsidP="00C53763">
            <w:pPr>
              <w:spacing w:line="360" w:lineRule="auto"/>
              <w:rPr>
                <w:b/>
                <w:bCs/>
              </w:rPr>
            </w:pPr>
            <w:r w:rsidRPr="00C53763">
              <w:rPr>
                <w:rStyle w:val="Strong"/>
                <w:rFonts w:eastAsiaTheme="majorEastAsia"/>
                <w:b w:val="0"/>
                <w:bCs w:val="0"/>
              </w:rPr>
              <w:t>FR10</w:t>
            </w:r>
          </w:p>
        </w:tc>
        <w:tc>
          <w:tcPr>
            <w:tcW w:w="0" w:type="auto"/>
            <w:hideMark/>
          </w:tcPr>
          <w:p w14:paraId="3C1678F3" w14:textId="77777777" w:rsidR="00C53763" w:rsidRPr="00C53763" w:rsidRDefault="00C53763" w:rsidP="00C53763">
            <w:pPr>
              <w:spacing w:line="360" w:lineRule="auto"/>
              <w:rPr>
                <w:b/>
                <w:bCs/>
              </w:rPr>
            </w:pPr>
            <w:r w:rsidRPr="00C53763">
              <w:rPr>
                <w:rStyle w:val="Strong"/>
                <w:rFonts w:eastAsiaTheme="majorEastAsia"/>
                <w:b w:val="0"/>
                <w:bCs w:val="0"/>
              </w:rPr>
              <w:t>Context Signals Integration</w:t>
            </w:r>
            <w:r w:rsidRPr="00C53763">
              <w:rPr>
                <w:b/>
                <w:bCs/>
              </w:rPr>
              <w:t xml:space="preserve"> </w:t>
            </w:r>
            <w:r w:rsidRPr="00C53763">
              <w:rPr>
                <w:rStyle w:val="Emphasis"/>
                <w:rFonts w:eastAsiaTheme="majorEastAsia"/>
                <w:i w:val="0"/>
                <w:iCs w:val="0"/>
              </w:rPr>
              <w:t>Use weather API and user-set occasion to re-rank results.</w:t>
            </w:r>
          </w:p>
        </w:tc>
        <w:tc>
          <w:tcPr>
            <w:tcW w:w="0" w:type="auto"/>
            <w:hideMark/>
          </w:tcPr>
          <w:p w14:paraId="452AE914"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072EFB99" w14:textId="77777777" w:rsidTr="00C53763">
        <w:tc>
          <w:tcPr>
            <w:tcW w:w="0" w:type="auto"/>
            <w:hideMark/>
          </w:tcPr>
          <w:p w14:paraId="1EF51584" w14:textId="77777777" w:rsidR="00C53763" w:rsidRPr="00C53763" w:rsidRDefault="00C53763" w:rsidP="00C53763">
            <w:pPr>
              <w:spacing w:line="360" w:lineRule="auto"/>
              <w:rPr>
                <w:b/>
                <w:bCs/>
              </w:rPr>
            </w:pPr>
            <w:r w:rsidRPr="00C53763">
              <w:rPr>
                <w:rStyle w:val="Strong"/>
                <w:rFonts w:eastAsiaTheme="majorEastAsia"/>
                <w:b w:val="0"/>
                <w:bCs w:val="0"/>
              </w:rPr>
              <w:t>FR11</w:t>
            </w:r>
          </w:p>
        </w:tc>
        <w:tc>
          <w:tcPr>
            <w:tcW w:w="0" w:type="auto"/>
            <w:hideMark/>
          </w:tcPr>
          <w:p w14:paraId="3B472B44" w14:textId="77777777" w:rsidR="00C53763" w:rsidRPr="00C53763" w:rsidRDefault="00C53763" w:rsidP="00C53763">
            <w:pPr>
              <w:spacing w:line="360" w:lineRule="auto"/>
              <w:rPr>
                <w:b/>
                <w:bCs/>
              </w:rPr>
            </w:pPr>
            <w:r w:rsidRPr="00C53763">
              <w:rPr>
                <w:rStyle w:val="Strong"/>
                <w:rFonts w:eastAsiaTheme="majorEastAsia"/>
                <w:b w:val="0"/>
                <w:bCs w:val="0"/>
              </w:rPr>
              <w:t>Shop Owner Catalog Management</w:t>
            </w:r>
            <w:r w:rsidRPr="00C53763">
              <w:rPr>
                <w:b/>
                <w:bCs/>
              </w:rPr>
              <w:t xml:space="preserve"> </w:t>
            </w:r>
            <w:r w:rsidRPr="00C53763">
              <w:rPr>
                <w:rStyle w:val="Emphasis"/>
                <w:rFonts w:eastAsiaTheme="majorEastAsia"/>
                <w:i w:val="0"/>
                <w:iCs w:val="0"/>
              </w:rPr>
              <w:t>Shop CRUD for products (title, images, price, stock, tags).</w:t>
            </w:r>
          </w:p>
        </w:tc>
        <w:tc>
          <w:tcPr>
            <w:tcW w:w="0" w:type="auto"/>
            <w:hideMark/>
          </w:tcPr>
          <w:p w14:paraId="3453A007"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5C10CD92" w14:textId="77777777" w:rsidTr="00C53763">
        <w:tc>
          <w:tcPr>
            <w:tcW w:w="0" w:type="auto"/>
            <w:hideMark/>
          </w:tcPr>
          <w:p w14:paraId="3076C1E6" w14:textId="77777777" w:rsidR="00C53763" w:rsidRPr="00C53763" w:rsidRDefault="00C53763" w:rsidP="00C53763">
            <w:pPr>
              <w:spacing w:line="360" w:lineRule="auto"/>
              <w:rPr>
                <w:b/>
                <w:bCs/>
              </w:rPr>
            </w:pPr>
            <w:r w:rsidRPr="00C53763">
              <w:rPr>
                <w:rStyle w:val="Strong"/>
                <w:rFonts w:eastAsiaTheme="majorEastAsia"/>
                <w:b w:val="0"/>
                <w:bCs w:val="0"/>
              </w:rPr>
              <w:t>FR12</w:t>
            </w:r>
          </w:p>
        </w:tc>
        <w:tc>
          <w:tcPr>
            <w:tcW w:w="0" w:type="auto"/>
            <w:hideMark/>
          </w:tcPr>
          <w:p w14:paraId="56F95990" w14:textId="77777777" w:rsidR="00C53763" w:rsidRPr="00C53763" w:rsidRDefault="00C53763" w:rsidP="00C53763">
            <w:pPr>
              <w:spacing w:line="360" w:lineRule="auto"/>
              <w:rPr>
                <w:b/>
                <w:bCs/>
              </w:rPr>
            </w:pPr>
            <w:r w:rsidRPr="00C53763">
              <w:rPr>
                <w:rStyle w:val="Strong"/>
                <w:rFonts w:eastAsiaTheme="majorEastAsia"/>
                <w:b w:val="0"/>
                <w:bCs w:val="0"/>
              </w:rPr>
              <w:t>Basic Shop Analytics</w:t>
            </w:r>
            <w:r w:rsidRPr="00C53763">
              <w:rPr>
                <w:b/>
                <w:bCs/>
              </w:rPr>
              <w:t xml:space="preserve"> </w:t>
            </w:r>
            <w:r w:rsidRPr="00C53763">
              <w:rPr>
                <w:rStyle w:val="Emphasis"/>
                <w:rFonts w:eastAsiaTheme="majorEastAsia"/>
                <w:i w:val="0"/>
                <w:iCs w:val="0"/>
              </w:rPr>
              <w:t>Views, add-to-cart, conversions over last 30 days</w:t>
            </w:r>
            <w:r w:rsidRPr="00C53763">
              <w:rPr>
                <w:rStyle w:val="Emphasis"/>
                <w:rFonts w:eastAsiaTheme="majorEastAsia"/>
                <w:b/>
                <w:bCs/>
              </w:rPr>
              <w:t>.</w:t>
            </w:r>
          </w:p>
        </w:tc>
        <w:tc>
          <w:tcPr>
            <w:tcW w:w="0" w:type="auto"/>
            <w:hideMark/>
          </w:tcPr>
          <w:p w14:paraId="36EDCE51"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01D1352D" w14:textId="77777777" w:rsidTr="00C53763">
        <w:tc>
          <w:tcPr>
            <w:tcW w:w="0" w:type="auto"/>
            <w:hideMark/>
          </w:tcPr>
          <w:p w14:paraId="0BAB3335" w14:textId="77777777" w:rsidR="00C53763" w:rsidRPr="00C53763" w:rsidRDefault="00C53763" w:rsidP="00C53763">
            <w:pPr>
              <w:spacing w:line="360" w:lineRule="auto"/>
              <w:rPr>
                <w:b/>
                <w:bCs/>
              </w:rPr>
            </w:pPr>
            <w:r w:rsidRPr="00C53763">
              <w:rPr>
                <w:rStyle w:val="Strong"/>
                <w:rFonts w:eastAsiaTheme="majorEastAsia"/>
                <w:b w:val="0"/>
                <w:bCs w:val="0"/>
              </w:rPr>
              <w:t>FR13</w:t>
            </w:r>
          </w:p>
        </w:tc>
        <w:tc>
          <w:tcPr>
            <w:tcW w:w="0" w:type="auto"/>
            <w:hideMark/>
          </w:tcPr>
          <w:p w14:paraId="41D83193" w14:textId="77777777" w:rsidR="00C53763" w:rsidRPr="00C53763" w:rsidRDefault="00C53763" w:rsidP="00C53763">
            <w:pPr>
              <w:spacing w:line="360" w:lineRule="auto"/>
              <w:rPr>
                <w:b/>
                <w:bCs/>
              </w:rPr>
            </w:pPr>
            <w:r w:rsidRPr="00C53763">
              <w:rPr>
                <w:rStyle w:val="Strong"/>
                <w:rFonts w:eastAsiaTheme="majorEastAsia"/>
                <w:b w:val="0"/>
                <w:bCs w:val="0"/>
              </w:rPr>
              <w:t>Delivery Partner Updates</w:t>
            </w:r>
            <w:r w:rsidRPr="00C53763">
              <w:rPr>
                <w:b/>
                <w:bCs/>
              </w:rPr>
              <w:t xml:space="preserve"> </w:t>
            </w:r>
            <w:r w:rsidRPr="00C53763">
              <w:rPr>
                <w:rStyle w:val="Emphasis"/>
                <w:rFonts w:eastAsiaTheme="majorEastAsia"/>
                <w:i w:val="0"/>
                <w:iCs w:val="0"/>
              </w:rPr>
              <w:t>Receive shipment status via webhook/manual portal.</w:t>
            </w:r>
          </w:p>
        </w:tc>
        <w:tc>
          <w:tcPr>
            <w:tcW w:w="0" w:type="auto"/>
            <w:hideMark/>
          </w:tcPr>
          <w:p w14:paraId="1DF2AC85"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7D6341D9" w14:textId="77777777" w:rsidTr="00C53763">
        <w:tc>
          <w:tcPr>
            <w:tcW w:w="0" w:type="auto"/>
            <w:hideMark/>
          </w:tcPr>
          <w:p w14:paraId="51F19E11" w14:textId="77777777" w:rsidR="00C53763" w:rsidRPr="00C53763" w:rsidRDefault="00C53763" w:rsidP="00C53763">
            <w:pPr>
              <w:spacing w:line="360" w:lineRule="auto"/>
              <w:rPr>
                <w:b/>
                <w:bCs/>
              </w:rPr>
            </w:pPr>
            <w:r w:rsidRPr="00C53763">
              <w:rPr>
                <w:rStyle w:val="Strong"/>
                <w:rFonts w:eastAsiaTheme="majorEastAsia"/>
                <w:b w:val="0"/>
                <w:bCs w:val="0"/>
              </w:rPr>
              <w:t>FR14</w:t>
            </w:r>
          </w:p>
        </w:tc>
        <w:tc>
          <w:tcPr>
            <w:tcW w:w="0" w:type="auto"/>
            <w:hideMark/>
          </w:tcPr>
          <w:p w14:paraId="3D49DE26" w14:textId="77777777" w:rsidR="00C53763" w:rsidRPr="00C53763" w:rsidRDefault="00C53763" w:rsidP="00C53763">
            <w:pPr>
              <w:spacing w:line="360" w:lineRule="auto"/>
              <w:rPr>
                <w:b/>
                <w:bCs/>
              </w:rPr>
            </w:pPr>
            <w:r w:rsidRPr="00C53763">
              <w:rPr>
                <w:rStyle w:val="Strong"/>
                <w:rFonts w:eastAsiaTheme="majorEastAsia"/>
                <w:b w:val="0"/>
                <w:bCs w:val="0"/>
              </w:rPr>
              <w:t>Social Share of Style Cards</w:t>
            </w:r>
            <w:r w:rsidRPr="00C53763">
              <w:rPr>
                <w:b/>
                <w:bCs/>
              </w:rPr>
              <w:t xml:space="preserve"> </w:t>
            </w:r>
            <w:r w:rsidRPr="00C53763">
              <w:rPr>
                <w:rStyle w:val="Emphasis"/>
                <w:rFonts w:eastAsiaTheme="majorEastAsia"/>
                <w:i w:val="0"/>
                <w:iCs w:val="0"/>
              </w:rPr>
              <w:t>Share saved looks to social apps as image/link.</w:t>
            </w:r>
          </w:p>
        </w:tc>
        <w:tc>
          <w:tcPr>
            <w:tcW w:w="0" w:type="auto"/>
            <w:hideMark/>
          </w:tcPr>
          <w:p w14:paraId="55DC3ED5" w14:textId="77777777" w:rsidR="00C53763" w:rsidRPr="00C53763" w:rsidRDefault="00C53763" w:rsidP="00C53763">
            <w:pPr>
              <w:spacing w:line="360" w:lineRule="auto"/>
              <w:rPr>
                <w:b/>
                <w:bCs/>
              </w:rPr>
            </w:pPr>
            <w:r w:rsidRPr="00C53763">
              <w:rPr>
                <w:rStyle w:val="Strong"/>
                <w:rFonts w:eastAsiaTheme="majorEastAsia"/>
                <w:b w:val="0"/>
                <w:bCs w:val="0"/>
              </w:rPr>
              <w:t>C</w:t>
            </w:r>
          </w:p>
        </w:tc>
      </w:tr>
      <w:tr w:rsidR="00C53763" w14:paraId="6665802E" w14:textId="77777777" w:rsidTr="00C53763">
        <w:tc>
          <w:tcPr>
            <w:tcW w:w="0" w:type="auto"/>
            <w:hideMark/>
          </w:tcPr>
          <w:p w14:paraId="63E2252E" w14:textId="77777777" w:rsidR="00C53763" w:rsidRPr="00C53763" w:rsidRDefault="00C53763" w:rsidP="00C53763">
            <w:pPr>
              <w:spacing w:line="360" w:lineRule="auto"/>
              <w:rPr>
                <w:b/>
                <w:bCs/>
              </w:rPr>
            </w:pPr>
            <w:r w:rsidRPr="00C53763">
              <w:rPr>
                <w:rStyle w:val="Strong"/>
                <w:rFonts w:eastAsiaTheme="majorEastAsia"/>
                <w:b w:val="0"/>
                <w:bCs w:val="0"/>
              </w:rPr>
              <w:t>FR15</w:t>
            </w:r>
          </w:p>
        </w:tc>
        <w:tc>
          <w:tcPr>
            <w:tcW w:w="0" w:type="auto"/>
            <w:hideMark/>
          </w:tcPr>
          <w:p w14:paraId="75B93F95" w14:textId="77777777" w:rsidR="00C53763" w:rsidRPr="00C53763" w:rsidRDefault="00C53763" w:rsidP="00C53763">
            <w:pPr>
              <w:spacing w:line="360" w:lineRule="auto"/>
              <w:rPr>
                <w:b/>
                <w:bCs/>
              </w:rPr>
            </w:pPr>
            <w:r w:rsidRPr="00C53763">
              <w:rPr>
                <w:rStyle w:val="Strong"/>
                <w:rFonts w:eastAsiaTheme="majorEastAsia"/>
                <w:b w:val="0"/>
                <w:bCs w:val="0"/>
              </w:rPr>
              <w:t>Virtual Try-On (Preview)</w:t>
            </w:r>
            <w:r w:rsidRPr="00C53763">
              <w:rPr>
                <w:b/>
                <w:bCs/>
              </w:rPr>
              <w:t xml:space="preserve"> </w:t>
            </w:r>
            <w:r w:rsidRPr="00C53763">
              <w:rPr>
                <w:rStyle w:val="Emphasis"/>
                <w:rFonts w:eastAsiaTheme="majorEastAsia"/>
                <w:i w:val="0"/>
                <w:iCs w:val="0"/>
              </w:rPr>
              <w:t>Simple overlay preview for supported categories.</w:t>
            </w:r>
          </w:p>
        </w:tc>
        <w:tc>
          <w:tcPr>
            <w:tcW w:w="0" w:type="auto"/>
            <w:hideMark/>
          </w:tcPr>
          <w:p w14:paraId="5EC92A38" w14:textId="77777777" w:rsidR="00C53763" w:rsidRPr="00C53763" w:rsidRDefault="00C53763" w:rsidP="00C53763">
            <w:pPr>
              <w:spacing w:line="360" w:lineRule="auto"/>
              <w:rPr>
                <w:b/>
                <w:bCs/>
              </w:rPr>
            </w:pPr>
            <w:r w:rsidRPr="00C53763">
              <w:rPr>
                <w:rStyle w:val="Strong"/>
                <w:rFonts w:eastAsiaTheme="majorEastAsia"/>
                <w:b w:val="0"/>
                <w:bCs w:val="0"/>
              </w:rPr>
              <w:t>C</w:t>
            </w:r>
          </w:p>
        </w:tc>
      </w:tr>
      <w:tr w:rsidR="00C53763" w14:paraId="1524DE12" w14:textId="77777777" w:rsidTr="00C53763">
        <w:tc>
          <w:tcPr>
            <w:tcW w:w="0" w:type="auto"/>
            <w:hideMark/>
          </w:tcPr>
          <w:p w14:paraId="5EF35CBF" w14:textId="77777777" w:rsidR="00C53763" w:rsidRPr="00C53763" w:rsidRDefault="00C53763" w:rsidP="00C53763">
            <w:pPr>
              <w:spacing w:line="360" w:lineRule="auto"/>
              <w:rPr>
                <w:b/>
                <w:bCs/>
              </w:rPr>
            </w:pPr>
            <w:r w:rsidRPr="00C53763">
              <w:rPr>
                <w:rStyle w:val="Strong"/>
                <w:rFonts w:eastAsiaTheme="majorEastAsia"/>
                <w:b w:val="0"/>
                <w:bCs w:val="0"/>
              </w:rPr>
              <w:t>FR16</w:t>
            </w:r>
          </w:p>
        </w:tc>
        <w:tc>
          <w:tcPr>
            <w:tcW w:w="0" w:type="auto"/>
            <w:hideMark/>
          </w:tcPr>
          <w:p w14:paraId="3939E4C7" w14:textId="77777777" w:rsidR="00C53763" w:rsidRPr="00C53763" w:rsidRDefault="00C53763" w:rsidP="00C53763">
            <w:pPr>
              <w:spacing w:line="360" w:lineRule="auto"/>
              <w:rPr>
                <w:b/>
                <w:bCs/>
              </w:rPr>
            </w:pPr>
            <w:r w:rsidRPr="00C53763">
              <w:rPr>
                <w:rStyle w:val="Strong"/>
                <w:rFonts w:eastAsiaTheme="majorEastAsia"/>
                <w:b w:val="0"/>
                <w:bCs w:val="0"/>
              </w:rPr>
              <w:t>Multi-language UI</w:t>
            </w:r>
            <w:r w:rsidRPr="00C53763">
              <w:rPr>
                <w:b/>
                <w:bCs/>
              </w:rPr>
              <w:t xml:space="preserve"> </w:t>
            </w:r>
            <w:r w:rsidRPr="00C53763">
              <w:rPr>
                <w:rStyle w:val="Emphasis"/>
                <w:rFonts w:eastAsiaTheme="majorEastAsia"/>
                <w:i w:val="0"/>
                <w:iCs w:val="0"/>
              </w:rPr>
              <w:t>Add one additional locale beyond English.</w:t>
            </w:r>
          </w:p>
        </w:tc>
        <w:tc>
          <w:tcPr>
            <w:tcW w:w="0" w:type="auto"/>
            <w:hideMark/>
          </w:tcPr>
          <w:p w14:paraId="7D0A7484" w14:textId="77777777" w:rsidR="00C53763" w:rsidRPr="00C53763" w:rsidRDefault="00C53763" w:rsidP="00C53763">
            <w:pPr>
              <w:spacing w:line="360" w:lineRule="auto"/>
              <w:rPr>
                <w:b/>
                <w:bCs/>
              </w:rPr>
            </w:pPr>
            <w:r w:rsidRPr="00C53763">
              <w:rPr>
                <w:rStyle w:val="Strong"/>
                <w:rFonts w:eastAsiaTheme="majorEastAsia"/>
                <w:b w:val="0"/>
                <w:bCs w:val="0"/>
              </w:rPr>
              <w:t>C</w:t>
            </w:r>
          </w:p>
        </w:tc>
      </w:tr>
      <w:tr w:rsidR="00C53763" w14:paraId="3CAB5A30" w14:textId="77777777" w:rsidTr="00C53763">
        <w:tc>
          <w:tcPr>
            <w:tcW w:w="0" w:type="auto"/>
            <w:hideMark/>
          </w:tcPr>
          <w:p w14:paraId="42682497" w14:textId="77777777" w:rsidR="00C53763" w:rsidRPr="00C53763" w:rsidRDefault="00C53763" w:rsidP="00C53763">
            <w:pPr>
              <w:spacing w:line="360" w:lineRule="auto"/>
              <w:rPr>
                <w:b/>
                <w:bCs/>
              </w:rPr>
            </w:pPr>
            <w:r w:rsidRPr="00C53763">
              <w:rPr>
                <w:rStyle w:val="Strong"/>
                <w:rFonts w:eastAsiaTheme="majorEastAsia"/>
                <w:b w:val="0"/>
                <w:bCs w:val="0"/>
              </w:rPr>
              <w:t>FR17</w:t>
            </w:r>
          </w:p>
        </w:tc>
        <w:tc>
          <w:tcPr>
            <w:tcW w:w="0" w:type="auto"/>
            <w:hideMark/>
          </w:tcPr>
          <w:p w14:paraId="30509CB5" w14:textId="77777777" w:rsidR="00C53763" w:rsidRPr="00C53763" w:rsidRDefault="00C53763" w:rsidP="00C53763">
            <w:pPr>
              <w:spacing w:line="360" w:lineRule="auto"/>
              <w:rPr>
                <w:b/>
                <w:bCs/>
              </w:rPr>
            </w:pPr>
            <w:r w:rsidRPr="00C53763">
              <w:rPr>
                <w:rStyle w:val="Strong"/>
                <w:rFonts w:eastAsiaTheme="majorEastAsia"/>
                <w:b w:val="0"/>
                <w:bCs w:val="0"/>
              </w:rPr>
              <w:t>AR Fitting Room</w:t>
            </w:r>
            <w:r w:rsidRPr="00C53763">
              <w:rPr>
                <w:b/>
                <w:bCs/>
              </w:rPr>
              <w:t xml:space="preserve"> </w:t>
            </w:r>
            <w:r w:rsidRPr="00C53763">
              <w:rPr>
                <w:rStyle w:val="Emphasis"/>
                <w:rFonts w:eastAsiaTheme="majorEastAsia"/>
                <w:i w:val="0"/>
                <w:iCs w:val="0"/>
              </w:rPr>
              <w:t>Full 3D/AR try-on experience.</w:t>
            </w:r>
          </w:p>
        </w:tc>
        <w:tc>
          <w:tcPr>
            <w:tcW w:w="0" w:type="auto"/>
            <w:hideMark/>
          </w:tcPr>
          <w:p w14:paraId="1F989C27" w14:textId="77777777" w:rsidR="00C53763" w:rsidRPr="00C53763" w:rsidRDefault="00C53763" w:rsidP="00C53763">
            <w:pPr>
              <w:spacing w:line="360" w:lineRule="auto"/>
              <w:rPr>
                <w:b/>
                <w:bCs/>
              </w:rPr>
            </w:pPr>
            <w:r w:rsidRPr="00C53763">
              <w:rPr>
                <w:rStyle w:val="Strong"/>
                <w:rFonts w:eastAsiaTheme="majorEastAsia"/>
                <w:b w:val="0"/>
                <w:bCs w:val="0"/>
              </w:rPr>
              <w:t>W</w:t>
            </w:r>
          </w:p>
        </w:tc>
      </w:tr>
      <w:tr w:rsidR="00C53763" w14:paraId="3A43F483" w14:textId="77777777" w:rsidTr="00C53763">
        <w:tc>
          <w:tcPr>
            <w:tcW w:w="0" w:type="auto"/>
            <w:hideMark/>
          </w:tcPr>
          <w:p w14:paraId="14AFAAFF" w14:textId="77777777" w:rsidR="00C53763" w:rsidRPr="00C53763" w:rsidRDefault="00C53763" w:rsidP="00C53763">
            <w:pPr>
              <w:spacing w:line="360" w:lineRule="auto"/>
              <w:rPr>
                <w:b/>
                <w:bCs/>
              </w:rPr>
            </w:pPr>
            <w:r w:rsidRPr="00C53763">
              <w:rPr>
                <w:rStyle w:val="Strong"/>
                <w:rFonts w:eastAsiaTheme="majorEastAsia"/>
                <w:b w:val="0"/>
                <w:bCs w:val="0"/>
              </w:rPr>
              <w:lastRenderedPageBreak/>
              <w:t>FR18</w:t>
            </w:r>
          </w:p>
        </w:tc>
        <w:tc>
          <w:tcPr>
            <w:tcW w:w="0" w:type="auto"/>
            <w:hideMark/>
          </w:tcPr>
          <w:p w14:paraId="323FBE06" w14:textId="77777777" w:rsidR="00C53763" w:rsidRPr="00C53763" w:rsidRDefault="00C53763" w:rsidP="00C53763">
            <w:pPr>
              <w:spacing w:line="360" w:lineRule="auto"/>
              <w:rPr>
                <w:b/>
                <w:bCs/>
              </w:rPr>
            </w:pPr>
            <w:r w:rsidRPr="00C53763">
              <w:rPr>
                <w:rStyle w:val="Strong"/>
                <w:rFonts w:eastAsiaTheme="majorEastAsia"/>
                <w:b w:val="0"/>
                <w:bCs w:val="0"/>
              </w:rPr>
              <w:t>Marketplace Escrow &amp; Disputes</w:t>
            </w:r>
            <w:r w:rsidRPr="00C53763">
              <w:rPr>
                <w:b/>
                <w:bCs/>
              </w:rPr>
              <w:t xml:space="preserve"> </w:t>
            </w:r>
            <w:r w:rsidRPr="00C53763">
              <w:rPr>
                <w:rStyle w:val="Emphasis"/>
                <w:rFonts w:eastAsiaTheme="majorEastAsia"/>
                <w:i w:val="0"/>
                <w:iCs w:val="0"/>
              </w:rPr>
              <w:t>Payment holding and dispute workflows.</w:t>
            </w:r>
          </w:p>
        </w:tc>
        <w:tc>
          <w:tcPr>
            <w:tcW w:w="0" w:type="auto"/>
            <w:hideMark/>
          </w:tcPr>
          <w:p w14:paraId="5269A74C" w14:textId="77777777" w:rsidR="00C53763" w:rsidRPr="00C53763" w:rsidRDefault="00C53763" w:rsidP="00C53763">
            <w:pPr>
              <w:spacing w:line="360" w:lineRule="auto"/>
              <w:rPr>
                <w:b/>
                <w:bCs/>
              </w:rPr>
            </w:pPr>
            <w:r w:rsidRPr="00C53763">
              <w:rPr>
                <w:rStyle w:val="Strong"/>
                <w:rFonts w:eastAsiaTheme="majorEastAsia"/>
                <w:b w:val="0"/>
                <w:bCs w:val="0"/>
              </w:rPr>
              <w:t>W</w:t>
            </w:r>
          </w:p>
        </w:tc>
      </w:tr>
    </w:tbl>
    <w:p w14:paraId="373B0E80" w14:textId="77777777" w:rsidR="00C53763" w:rsidRDefault="00C53763" w:rsidP="00C53763">
      <w:pPr>
        <w:pStyle w:val="NormalWeb"/>
        <w:spacing w:before="0" w:beforeAutospacing="0" w:after="160" w:afterAutospacing="0"/>
        <w:jc w:val="both"/>
        <w:textAlignment w:val="baseline"/>
        <w:rPr>
          <w:rFonts w:ascii="Arial" w:hAnsi="Arial" w:cs="Arial"/>
          <w:color w:val="000000"/>
          <w:sz w:val="20"/>
          <w:szCs w:val="20"/>
        </w:rPr>
      </w:pPr>
    </w:p>
    <w:p w14:paraId="65455169" w14:textId="77777777" w:rsidR="00C53763" w:rsidRDefault="00C53763" w:rsidP="00981798">
      <w:pPr>
        <w:pStyle w:val="Heading3"/>
        <w:numPr>
          <w:ilvl w:val="0"/>
          <w:numId w:val="0"/>
        </w:numPr>
        <w:ind w:left="720" w:hanging="720"/>
      </w:pPr>
      <w:bookmarkStart w:id="189" w:name="_Toc213870981"/>
      <w:r>
        <w:t>4.10.2 Non-Functional Requirements</w:t>
      </w:r>
      <w:bookmarkEnd w:id="189"/>
    </w:p>
    <w:p w14:paraId="2F511C16" w14:textId="07A32816" w:rsidR="00C53763" w:rsidRPr="000433AB" w:rsidRDefault="000433AB" w:rsidP="000433AB">
      <w:pPr>
        <w:pStyle w:val="Caption"/>
        <w:jc w:val="center"/>
        <w:rPr>
          <w:sz w:val="20"/>
          <w:szCs w:val="20"/>
        </w:rPr>
      </w:pPr>
      <w:bookmarkStart w:id="190" w:name="_Toc213869723"/>
      <w:r w:rsidRPr="000433AB">
        <w:rPr>
          <w:sz w:val="20"/>
          <w:szCs w:val="20"/>
        </w:rPr>
        <w:t xml:space="preserve">Table </w:t>
      </w:r>
      <w:r w:rsidRPr="000433AB">
        <w:rPr>
          <w:sz w:val="20"/>
          <w:szCs w:val="20"/>
        </w:rPr>
        <w:fldChar w:fldCharType="begin"/>
      </w:r>
      <w:r w:rsidRPr="000433AB">
        <w:rPr>
          <w:sz w:val="20"/>
          <w:szCs w:val="20"/>
        </w:rPr>
        <w:instrText xml:space="preserve"> SEQ Table \* ARABIC </w:instrText>
      </w:r>
      <w:r w:rsidRPr="000433AB">
        <w:rPr>
          <w:sz w:val="20"/>
          <w:szCs w:val="20"/>
        </w:rPr>
        <w:fldChar w:fldCharType="separate"/>
      </w:r>
      <w:r w:rsidR="00AE5ED2">
        <w:rPr>
          <w:noProof/>
          <w:sz w:val="20"/>
          <w:szCs w:val="20"/>
        </w:rPr>
        <w:t>21</w:t>
      </w:r>
      <w:r w:rsidRPr="000433AB">
        <w:rPr>
          <w:sz w:val="20"/>
          <w:szCs w:val="20"/>
        </w:rPr>
        <w:fldChar w:fldCharType="end"/>
      </w:r>
      <w:r w:rsidRPr="000433AB">
        <w:rPr>
          <w:sz w:val="20"/>
          <w:szCs w:val="20"/>
          <w:lang w:val="en-US"/>
        </w:rPr>
        <w:t>:Non-Functional Requirements</w:t>
      </w:r>
      <w:bookmarkEnd w:id="190"/>
    </w:p>
    <w:tbl>
      <w:tblPr>
        <w:tblStyle w:val="TableGrid"/>
        <w:tblW w:w="0" w:type="auto"/>
        <w:tblLook w:val="04A0" w:firstRow="1" w:lastRow="0" w:firstColumn="1" w:lastColumn="0" w:noHBand="0" w:noVBand="1"/>
      </w:tblPr>
      <w:tblGrid>
        <w:gridCol w:w="923"/>
        <w:gridCol w:w="7143"/>
        <w:gridCol w:w="950"/>
      </w:tblGrid>
      <w:tr w:rsidR="00C53763" w14:paraId="762CB323" w14:textId="77777777" w:rsidTr="00C53763">
        <w:tc>
          <w:tcPr>
            <w:tcW w:w="0" w:type="auto"/>
            <w:hideMark/>
          </w:tcPr>
          <w:p w14:paraId="7625520E" w14:textId="77777777" w:rsidR="00C53763" w:rsidRPr="00C53763" w:rsidRDefault="00C53763" w:rsidP="00C53763">
            <w:pPr>
              <w:spacing w:line="360" w:lineRule="auto"/>
              <w:jc w:val="center"/>
            </w:pPr>
            <w:r w:rsidRPr="00C53763">
              <w:t>ID</w:t>
            </w:r>
          </w:p>
        </w:tc>
        <w:tc>
          <w:tcPr>
            <w:tcW w:w="0" w:type="auto"/>
            <w:hideMark/>
          </w:tcPr>
          <w:p w14:paraId="10C9D787" w14:textId="77777777" w:rsidR="00C53763" w:rsidRPr="00C53763" w:rsidRDefault="00C53763" w:rsidP="00C53763">
            <w:pPr>
              <w:spacing w:line="360" w:lineRule="auto"/>
              <w:jc w:val="center"/>
            </w:pPr>
            <w:r w:rsidRPr="00C53763">
              <w:t>Requirement</w:t>
            </w:r>
          </w:p>
        </w:tc>
        <w:tc>
          <w:tcPr>
            <w:tcW w:w="0" w:type="auto"/>
            <w:hideMark/>
          </w:tcPr>
          <w:p w14:paraId="2A5E13DC" w14:textId="77777777" w:rsidR="00C53763" w:rsidRPr="00C53763" w:rsidRDefault="00C53763" w:rsidP="00C53763">
            <w:pPr>
              <w:spacing w:line="360" w:lineRule="auto"/>
              <w:jc w:val="center"/>
            </w:pPr>
            <w:r w:rsidRPr="00C53763">
              <w:t>Priority</w:t>
            </w:r>
          </w:p>
        </w:tc>
      </w:tr>
      <w:tr w:rsidR="00C53763" w14:paraId="5834EC1D" w14:textId="77777777" w:rsidTr="00C53763">
        <w:tc>
          <w:tcPr>
            <w:tcW w:w="0" w:type="auto"/>
            <w:hideMark/>
          </w:tcPr>
          <w:p w14:paraId="2BE14C36" w14:textId="77777777" w:rsidR="00C53763" w:rsidRPr="00C53763" w:rsidRDefault="00C53763" w:rsidP="00C53763">
            <w:pPr>
              <w:spacing w:line="360" w:lineRule="auto"/>
              <w:rPr>
                <w:b/>
                <w:bCs/>
              </w:rPr>
            </w:pPr>
            <w:r w:rsidRPr="00C53763">
              <w:rPr>
                <w:rStyle w:val="Strong"/>
                <w:rFonts w:eastAsiaTheme="majorEastAsia"/>
                <w:b w:val="0"/>
                <w:bCs w:val="0"/>
              </w:rPr>
              <w:t>NFR1</w:t>
            </w:r>
          </w:p>
        </w:tc>
        <w:tc>
          <w:tcPr>
            <w:tcW w:w="0" w:type="auto"/>
            <w:hideMark/>
          </w:tcPr>
          <w:p w14:paraId="7D358F40" w14:textId="72D2932F" w:rsidR="00C53763" w:rsidRPr="00C53763" w:rsidRDefault="00C53763" w:rsidP="00C53763">
            <w:pPr>
              <w:spacing w:line="360" w:lineRule="auto"/>
              <w:rPr>
                <w:b/>
                <w:bCs/>
              </w:rPr>
            </w:pPr>
            <w:r w:rsidRPr="00C53763">
              <w:rPr>
                <w:rStyle w:val="Strong"/>
                <w:rFonts w:eastAsiaTheme="majorEastAsia"/>
                <w:b w:val="0"/>
                <w:bCs w:val="0"/>
              </w:rPr>
              <w:t>Usability</w:t>
            </w:r>
            <w:r w:rsidRPr="00C53763">
              <w:rPr>
                <w:b/>
                <w:bCs/>
              </w:rPr>
              <w:t xml:space="preserve"> </w:t>
            </w:r>
            <w:r>
              <w:rPr>
                <w:b/>
                <w:bCs/>
              </w:rPr>
              <w:t xml:space="preserve">- </w:t>
            </w:r>
            <w:r w:rsidRPr="00C53763">
              <w:rPr>
                <w:rStyle w:val="Emphasis"/>
                <w:rFonts w:eastAsiaTheme="majorEastAsia"/>
                <w:i w:val="0"/>
                <w:iCs w:val="0"/>
              </w:rPr>
              <w:t>UI must be simple, consistent, and easy to learn.</w:t>
            </w:r>
          </w:p>
        </w:tc>
        <w:tc>
          <w:tcPr>
            <w:tcW w:w="0" w:type="auto"/>
            <w:hideMark/>
          </w:tcPr>
          <w:p w14:paraId="0AC59013"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2CB7F7D8" w14:textId="77777777" w:rsidTr="00C53763">
        <w:tc>
          <w:tcPr>
            <w:tcW w:w="0" w:type="auto"/>
            <w:hideMark/>
          </w:tcPr>
          <w:p w14:paraId="0152EBC1" w14:textId="77777777" w:rsidR="00C53763" w:rsidRPr="00C53763" w:rsidRDefault="00C53763" w:rsidP="00C53763">
            <w:pPr>
              <w:spacing w:line="360" w:lineRule="auto"/>
              <w:rPr>
                <w:b/>
                <w:bCs/>
              </w:rPr>
            </w:pPr>
            <w:r w:rsidRPr="00C53763">
              <w:rPr>
                <w:rStyle w:val="Strong"/>
                <w:rFonts w:eastAsiaTheme="majorEastAsia"/>
                <w:b w:val="0"/>
                <w:bCs w:val="0"/>
              </w:rPr>
              <w:t>NFR2</w:t>
            </w:r>
          </w:p>
        </w:tc>
        <w:tc>
          <w:tcPr>
            <w:tcW w:w="0" w:type="auto"/>
            <w:hideMark/>
          </w:tcPr>
          <w:p w14:paraId="652B0F12" w14:textId="329C450C" w:rsidR="00C53763" w:rsidRPr="00C53763" w:rsidRDefault="00C53763" w:rsidP="00C53763">
            <w:pPr>
              <w:spacing w:line="360" w:lineRule="auto"/>
              <w:rPr>
                <w:b/>
                <w:bCs/>
              </w:rPr>
            </w:pPr>
            <w:r w:rsidRPr="00C53763">
              <w:rPr>
                <w:rStyle w:val="Strong"/>
                <w:rFonts w:eastAsiaTheme="majorEastAsia"/>
                <w:b w:val="0"/>
                <w:bCs w:val="0"/>
              </w:rPr>
              <w:t>Performance Efficiency</w:t>
            </w:r>
            <w:r w:rsidRPr="00C53763">
              <w:rPr>
                <w:b/>
                <w:bCs/>
              </w:rPr>
              <w:t xml:space="preserve"> </w:t>
            </w:r>
            <w:r>
              <w:rPr>
                <w:b/>
                <w:bCs/>
              </w:rPr>
              <w:t>-</w:t>
            </w:r>
            <w:r w:rsidRPr="00C53763">
              <w:rPr>
                <w:b/>
                <w:bCs/>
              </w:rPr>
              <w:t xml:space="preserve"> </w:t>
            </w:r>
            <w:r w:rsidRPr="00C53763">
              <w:rPr>
                <w:rStyle w:val="Emphasis"/>
                <w:rFonts w:eastAsiaTheme="majorEastAsia"/>
                <w:i w:val="0"/>
                <w:iCs w:val="0"/>
              </w:rPr>
              <w:t>Search/results load within acceptable time (incl. model latency).</w:t>
            </w:r>
          </w:p>
        </w:tc>
        <w:tc>
          <w:tcPr>
            <w:tcW w:w="0" w:type="auto"/>
            <w:hideMark/>
          </w:tcPr>
          <w:p w14:paraId="3FEE1C14"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50496E6E" w14:textId="77777777" w:rsidTr="00C53763">
        <w:tc>
          <w:tcPr>
            <w:tcW w:w="0" w:type="auto"/>
            <w:hideMark/>
          </w:tcPr>
          <w:p w14:paraId="28ABE55F" w14:textId="77777777" w:rsidR="00C53763" w:rsidRPr="00C53763" w:rsidRDefault="00C53763" w:rsidP="00C53763">
            <w:pPr>
              <w:spacing w:line="360" w:lineRule="auto"/>
              <w:rPr>
                <w:b/>
                <w:bCs/>
              </w:rPr>
            </w:pPr>
            <w:r w:rsidRPr="00C53763">
              <w:rPr>
                <w:rStyle w:val="Strong"/>
                <w:rFonts w:eastAsiaTheme="majorEastAsia"/>
                <w:b w:val="0"/>
                <w:bCs w:val="0"/>
              </w:rPr>
              <w:t>NFR3</w:t>
            </w:r>
          </w:p>
        </w:tc>
        <w:tc>
          <w:tcPr>
            <w:tcW w:w="0" w:type="auto"/>
            <w:hideMark/>
          </w:tcPr>
          <w:p w14:paraId="658B476C" w14:textId="2EC87E14" w:rsidR="00C53763" w:rsidRPr="00C53763" w:rsidRDefault="00C53763" w:rsidP="00C53763">
            <w:pPr>
              <w:spacing w:line="360" w:lineRule="auto"/>
              <w:rPr>
                <w:b/>
                <w:bCs/>
              </w:rPr>
            </w:pPr>
            <w:r w:rsidRPr="00C53763">
              <w:rPr>
                <w:rStyle w:val="Strong"/>
                <w:rFonts w:eastAsiaTheme="majorEastAsia"/>
                <w:b w:val="0"/>
                <w:bCs w:val="0"/>
              </w:rPr>
              <w:t>Availability &amp; Reliability</w:t>
            </w:r>
            <w:r w:rsidRPr="00C53763">
              <w:rPr>
                <w:b/>
                <w:bCs/>
              </w:rPr>
              <w:t xml:space="preserve"> </w:t>
            </w:r>
            <w:r>
              <w:rPr>
                <w:b/>
                <w:bCs/>
              </w:rPr>
              <w:t>-</w:t>
            </w:r>
            <w:r w:rsidRPr="00C53763">
              <w:rPr>
                <w:b/>
                <w:bCs/>
              </w:rPr>
              <w:t xml:space="preserve"> </w:t>
            </w:r>
            <w:r w:rsidRPr="00C53763">
              <w:rPr>
                <w:rStyle w:val="Emphasis"/>
                <w:rFonts w:eastAsiaTheme="majorEastAsia"/>
                <w:i w:val="0"/>
                <w:iCs w:val="0"/>
              </w:rPr>
              <w:t>Service remains stable with minimal downtime.</w:t>
            </w:r>
          </w:p>
        </w:tc>
        <w:tc>
          <w:tcPr>
            <w:tcW w:w="0" w:type="auto"/>
            <w:hideMark/>
          </w:tcPr>
          <w:p w14:paraId="2B3FF93D"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053CE031" w14:textId="77777777" w:rsidTr="00C53763">
        <w:tc>
          <w:tcPr>
            <w:tcW w:w="0" w:type="auto"/>
            <w:hideMark/>
          </w:tcPr>
          <w:p w14:paraId="2C1E4090" w14:textId="77777777" w:rsidR="00C53763" w:rsidRPr="00C53763" w:rsidRDefault="00C53763" w:rsidP="00C53763">
            <w:pPr>
              <w:spacing w:line="360" w:lineRule="auto"/>
              <w:rPr>
                <w:b/>
                <w:bCs/>
              </w:rPr>
            </w:pPr>
            <w:r w:rsidRPr="00C53763">
              <w:rPr>
                <w:rStyle w:val="Strong"/>
                <w:rFonts w:eastAsiaTheme="majorEastAsia"/>
                <w:b w:val="0"/>
                <w:bCs w:val="0"/>
              </w:rPr>
              <w:t>NFR4</w:t>
            </w:r>
          </w:p>
        </w:tc>
        <w:tc>
          <w:tcPr>
            <w:tcW w:w="0" w:type="auto"/>
            <w:hideMark/>
          </w:tcPr>
          <w:p w14:paraId="1F9F9C8C" w14:textId="083DF13D" w:rsidR="00C53763" w:rsidRPr="00C53763" w:rsidRDefault="00C53763" w:rsidP="00C53763">
            <w:pPr>
              <w:spacing w:line="360" w:lineRule="auto"/>
              <w:rPr>
                <w:b/>
                <w:bCs/>
              </w:rPr>
            </w:pPr>
            <w:r w:rsidRPr="00C53763">
              <w:rPr>
                <w:rStyle w:val="Strong"/>
                <w:rFonts w:eastAsiaTheme="majorEastAsia"/>
                <w:b w:val="0"/>
                <w:bCs w:val="0"/>
              </w:rPr>
              <w:t>Security</w:t>
            </w:r>
            <w:r w:rsidRPr="00C53763">
              <w:rPr>
                <w:b/>
                <w:bCs/>
              </w:rPr>
              <w:t xml:space="preserve"> </w:t>
            </w:r>
            <w:r>
              <w:rPr>
                <w:b/>
                <w:bCs/>
              </w:rPr>
              <w:t>-</w:t>
            </w:r>
            <w:r w:rsidRPr="00C53763">
              <w:rPr>
                <w:b/>
                <w:bCs/>
              </w:rPr>
              <w:t xml:space="preserve"> </w:t>
            </w:r>
            <w:r w:rsidRPr="00C53763">
              <w:rPr>
                <w:rStyle w:val="Emphasis"/>
                <w:rFonts w:eastAsiaTheme="majorEastAsia"/>
                <w:i w:val="0"/>
                <w:iCs w:val="0"/>
              </w:rPr>
              <w:t>Strong auth, encryption in transit/at rest, secure APIs.</w:t>
            </w:r>
          </w:p>
        </w:tc>
        <w:tc>
          <w:tcPr>
            <w:tcW w:w="0" w:type="auto"/>
            <w:hideMark/>
          </w:tcPr>
          <w:p w14:paraId="49455E3B"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122155C3" w14:textId="77777777" w:rsidTr="00C53763">
        <w:tc>
          <w:tcPr>
            <w:tcW w:w="0" w:type="auto"/>
            <w:hideMark/>
          </w:tcPr>
          <w:p w14:paraId="0B717AB7" w14:textId="77777777" w:rsidR="00C53763" w:rsidRPr="00C53763" w:rsidRDefault="00C53763" w:rsidP="00C53763">
            <w:pPr>
              <w:spacing w:line="360" w:lineRule="auto"/>
              <w:rPr>
                <w:b/>
                <w:bCs/>
              </w:rPr>
            </w:pPr>
            <w:r w:rsidRPr="00C53763">
              <w:rPr>
                <w:rStyle w:val="Strong"/>
                <w:rFonts w:eastAsiaTheme="majorEastAsia"/>
                <w:b w:val="0"/>
                <w:bCs w:val="0"/>
              </w:rPr>
              <w:t>NFR5</w:t>
            </w:r>
          </w:p>
        </w:tc>
        <w:tc>
          <w:tcPr>
            <w:tcW w:w="0" w:type="auto"/>
            <w:hideMark/>
          </w:tcPr>
          <w:p w14:paraId="1B7D79D4" w14:textId="492D8D46" w:rsidR="00C53763" w:rsidRPr="00C53763" w:rsidRDefault="00C53763" w:rsidP="00C53763">
            <w:pPr>
              <w:spacing w:line="360" w:lineRule="auto"/>
              <w:rPr>
                <w:b/>
                <w:bCs/>
              </w:rPr>
            </w:pPr>
            <w:r w:rsidRPr="00C53763">
              <w:rPr>
                <w:rStyle w:val="Strong"/>
                <w:rFonts w:eastAsiaTheme="majorEastAsia"/>
                <w:b w:val="0"/>
                <w:bCs w:val="0"/>
              </w:rPr>
              <w:t>Privacy &amp; Data Protection</w:t>
            </w:r>
            <w:r w:rsidRPr="00C53763">
              <w:rPr>
                <w:b/>
                <w:bCs/>
              </w:rPr>
              <w:t xml:space="preserve"> </w:t>
            </w:r>
            <w:r>
              <w:rPr>
                <w:b/>
                <w:bCs/>
              </w:rPr>
              <w:t xml:space="preserve">- </w:t>
            </w:r>
            <w:r w:rsidRPr="00C53763">
              <w:rPr>
                <w:rStyle w:val="Emphasis"/>
                <w:rFonts w:eastAsiaTheme="majorEastAsia"/>
                <w:i w:val="0"/>
                <w:iCs w:val="0"/>
              </w:rPr>
              <w:t>Collect minimally; allow delete/export; follow policy.</w:t>
            </w:r>
          </w:p>
        </w:tc>
        <w:tc>
          <w:tcPr>
            <w:tcW w:w="0" w:type="auto"/>
            <w:hideMark/>
          </w:tcPr>
          <w:p w14:paraId="37B76819"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33760977" w14:textId="77777777" w:rsidTr="00C53763">
        <w:tc>
          <w:tcPr>
            <w:tcW w:w="0" w:type="auto"/>
            <w:hideMark/>
          </w:tcPr>
          <w:p w14:paraId="23E3C2AE" w14:textId="77777777" w:rsidR="00C53763" w:rsidRPr="00C53763" w:rsidRDefault="00C53763" w:rsidP="00C53763">
            <w:pPr>
              <w:spacing w:line="360" w:lineRule="auto"/>
              <w:rPr>
                <w:b/>
                <w:bCs/>
              </w:rPr>
            </w:pPr>
            <w:r w:rsidRPr="00C53763">
              <w:rPr>
                <w:rStyle w:val="Strong"/>
                <w:rFonts w:eastAsiaTheme="majorEastAsia"/>
                <w:b w:val="0"/>
                <w:bCs w:val="0"/>
              </w:rPr>
              <w:t>NFR6</w:t>
            </w:r>
          </w:p>
        </w:tc>
        <w:tc>
          <w:tcPr>
            <w:tcW w:w="0" w:type="auto"/>
            <w:hideMark/>
          </w:tcPr>
          <w:p w14:paraId="73B04076" w14:textId="7D7B32B2" w:rsidR="00C53763" w:rsidRPr="00C53763" w:rsidRDefault="00C53763" w:rsidP="00C53763">
            <w:pPr>
              <w:spacing w:line="360" w:lineRule="auto"/>
              <w:rPr>
                <w:b/>
                <w:bCs/>
              </w:rPr>
            </w:pPr>
            <w:r w:rsidRPr="00C53763">
              <w:rPr>
                <w:rStyle w:val="Strong"/>
                <w:rFonts w:eastAsiaTheme="majorEastAsia"/>
                <w:b w:val="0"/>
                <w:bCs w:val="0"/>
              </w:rPr>
              <w:t>Scalability</w:t>
            </w:r>
            <w:r w:rsidRPr="00C53763">
              <w:rPr>
                <w:b/>
                <w:bCs/>
              </w:rPr>
              <w:t xml:space="preserve"> </w:t>
            </w:r>
            <w:r>
              <w:rPr>
                <w:b/>
                <w:bCs/>
              </w:rPr>
              <w:t xml:space="preserve">- </w:t>
            </w:r>
            <w:r w:rsidRPr="00C53763">
              <w:rPr>
                <w:b/>
                <w:bCs/>
              </w:rPr>
              <w:t xml:space="preserve"> </w:t>
            </w:r>
            <w:r w:rsidRPr="00C53763">
              <w:rPr>
                <w:rStyle w:val="Emphasis"/>
                <w:rFonts w:eastAsiaTheme="majorEastAsia"/>
                <w:i w:val="0"/>
                <w:iCs w:val="0"/>
              </w:rPr>
              <w:t>Handles growth in users, items, and images without major slowdowns.</w:t>
            </w:r>
          </w:p>
        </w:tc>
        <w:tc>
          <w:tcPr>
            <w:tcW w:w="0" w:type="auto"/>
            <w:hideMark/>
          </w:tcPr>
          <w:p w14:paraId="4BA5D1FF"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1D6AF057" w14:textId="77777777" w:rsidTr="00C53763">
        <w:tc>
          <w:tcPr>
            <w:tcW w:w="0" w:type="auto"/>
            <w:hideMark/>
          </w:tcPr>
          <w:p w14:paraId="5255EE4D" w14:textId="77777777" w:rsidR="00C53763" w:rsidRPr="00C53763" w:rsidRDefault="00C53763" w:rsidP="00C53763">
            <w:pPr>
              <w:spacing w:line="360" w:lineRule="auto"/>
              <w:rPr>
                <w:b/>
                <w:bCs/>
              </w:rPr>
            </w:pPr>
            <w:r w:rsidRPr="00C53763">
              <w:rPr>
                <w:rStyle w:val="Strong"/>
                <w:rFonts w:eastAsiaTheme="majorEastAsia"/>
                <w:b w:val="0"/>
                <w:bCs w:val="0"/>
              </w:rPr>
              <w:t>NFR7</w:t>
            </w:r>
          </w:p>
        </w:tc>
        <w:tc>
          <w:tcPr>
            <w:tcW w:w="0" w:type="auto"/>
            <w:hideMark/>
          </w:tcPr>
          <w:p w14:paraId="45A3D22B" w14:textId="666C9475" w:rsidR="00C53763" w:rsidRPr="00C53763" w:rsidRDefault="00C53763" w:rsidP="00C53763">
            <w:pPr>
              <w:spacing w:line="360" w:lineRule="auto"/>
              <w:rPr>
                <w:b/>
                <w:bCs/>
              </w:rPr>
            </w:pPr>
            <w:r w:rsidRPr="00C53763">
              <w:rPr>
                <w:rStyle w:val="Strong"/>
                <w:rFonts w:eastAsiaTheme="majorEastAsia"/>
                <w:b w:val="0"/>
                <w:bCs w:val="0"/>
              </w:rPr>
              <w:t>Cross-Platform Compatibility</w:t>
            </w:r>
            <w:r w:rsidRPr="00C53763">
              <w:rPr>
                <w:b/>
                <w:bCs/>
              </w:rPr>
              <w:t xml:space="preserve"> </w:t>
            </w:r>
            <w:r>
              <w:rPr>
                <w:b/>
                <w:bCs/>
              </w:rPr>
              <w:t xml:space="preserve">- </w:t>
            </w:r>
            <w:r w:rsidRPr="00C53763">
              <w:rPr>
                <w:rStyle w:val="Emphasis"/>
                <w:rFonts w:eastAsiaTheme="majorEastAsia"/>
                <w:i w:val="0"/>
                <w:iCs w:val="0"/>
              </w:rPr>
              <w:t>Works consistently on iOS, Android, and web.</w:t>
            </w:r>
          </w:p>
        </w:tc>
        <w:tc>
          <w:tcPr>
            <w:tcW w:w="0" w:type="auto"/>
            <w:hideMark/>
          </w:tcPr>
          <w:p w14:paraId="38C29F6D" w14:textId="77777777" w:rsidR="00C53763" w:rsidRPr="00C53763" w:rsidRDefault="00C53763" w:rsidP="00C53763">
            <w:pPr>
              <w:spacing w:line="360" w:lineRule="auto"/>
              <w:rPr>
                <w:b/>
                <w:bCs/>
              </w:rPr>
            </w:pPr>
            <w:r w:rsidRPr="00C53763">
              <w:rPr>
                <w:rStyle w:val="Strong"/>
                <w:rFonts w:eastAsiaTheme="majorEastAsia"/>
                <w:b w:val="0"/>
                <w:bCs w:val="0"/>
              </w:rPr>
              <w:t>M</w:t>
            </w:r>
          </w:p>
        </w:tc>
      </w:tr>
      <w:tr w:rsidR="00C53763" w14:paraId="7897BDCD" w14:textId="77777777" w:rsidTr="00C53763">
        <w:tc>
          <w:tcPr>
            <w:tcW w:w="0" w:type="auto"/>
            <w:hideMark/>
          </w:tcPr>
          <w:p w14:paraId="2A9307FB" w14:textId="77777777" w:rsidR="00C53763" w:rsidRPr="00C53763" w:rsidRDefault="00C53763" w:rsidP="00C53763">
            <w:pPr>
              <w:spacing w:line="360" w:lineRule="auto"/>
              <w:rPr>
                <w:b/>
                <w:bCs/>
              </w:rPr>
            </w:pPr>
            <w:r w:rsidRPr="00C53763">
              <w:rPr>
                <w:rStyle w:val="Strong"/>
                <w:rFonts w:eastAsiaTheme="majorEastAsia"/>
                <w:b w:val="0"/>
                <w:bCs w:val="0"/>
              </w:rPr>
              <w:t>NFR8</w:t>
            </w:r>
          </w:p>
        </w:tc>
        <w:tc>
          <w:tcPr>
            <w:tcW w:w="0" w:type="auto"/>
            <w:hideMark/>
          </w:tcPr>
          <w:p w14:paraId="65A601DF" w14:textId="038567FE" w:rsidR="00C53763" w:rsidRPr="00C53763" w:rsidRDefault="00C53763" w:rsidP="00C53763">
            <w:pPr>
              <w:spacing w:line="360" w:lineRule="auto"/>
              <w:rPr>
                <w:b/>
                <w:bCs/>
              </w:rPr>
            </w:pPr>
            <w:r w:rsidRPr="00C53763">
              <w:rPr>
                <w:rStyle w:val="Strong"/>
                <w:rFonts w:eastAsiaTheme="majorEastAsia"/>
                <w:b w:val="0"/>
                <w:bCs w:val="0"/>
              </w:rPr>
              <w:t>Maintainability &amp; Modularity</w:t>
            </w:r>
            <w:r w:rsidRPr="00C53763">
              <w:rPr>
                <w:b/>
                <w:bCs/>
              </w:rPr>
              <w:t xml:space="preserve"> </w:t>
            </w:r>
            <w:r w:rsidRPr="00C53763">
              <w:t xml:space="preserve">-  </w:t>
            </w:r>
            <w:r w:rsidRPr="00C53763">
              <w:rPr>
                <w:rStyle w:val="Emphasis"/>
                <w:rFonts w:eastAsiaTheme="majorEastAsia"/>
                <w:i w:val="0"/>
                <w:iCs w:val="0"/>
              </w:rPr>
              <w:t>Code structured for quick fixes and updates.</w:t>
            </w:r>
          </w:p>
        </w:tc>
        <w:tc>
          <w:tcPr>
            <w:tcW w:w="0" w:type="auto"/>
            <w:hideMark/>
          </w:tcPr>
          <w:p w14:paraId="2CA2B21D"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59A57A64" w14:textId="77777777" w:rsidTr="00C53763">
        <w:tc>
          <w:tcPr>
            <w:tcW w:w="0" w:type="auto"/>
            <w:hideMark/>
          </w:tcPr>
          <w:p w14:paraId="7059554F" w14:textId="77777777" w:rsidR="00C53763" w:rsidRPr="00C53763" w:rsidRDefault="00C53763" w:rsidP="00C53763">
            <w:pPr>
              <w:spacing w:line="360" w:lineRule="auto"/>
              <w:rPr>
                <w:b/>
                <w:bCs/>
              </w:rPr>
            </w:pPr>
            <w:r w:rsidRPr="00C53763">
              <w:rPr>
                <w:rStyle w:val="Strong"/>
                <w:rFonts w:eastAsiaTheme="majorEastAsia"/>
                <w:b w:val="0"/>
                <w:bCs w:val="0"/>
              </w:rPr>
              <w:t>NFR9</w:t>
            </w:r>
          </w:p>
        </w:tc>
        <w:tc>
          <w:tcPr>
            <w:tcW w:w="0" w:type="auto"/>
            <w:hideMark/>
          </w:tcPr>
          <w:p w14:paraId="2E2AB0DC" w14:textId="4ECAE620" w:rsidR="00C53763" w:rsidRPr="00C53763" w:rsidRDefault="00C53763" w:rsidP="00C53763">
            <w:pPr>
              <w:spacing w:line="360" w:lineRule="auto"/>
              <w:rPr>
                <w:b/>
                <w:bCs/>
              </w:rPr>
            </w:pPr>
            <w:r w:rsidRPr="00C53763">
              <w:rPr>
                <w:rStyle w:val="Strong"/>
                <w:rFonts w:eastAsiaTheme="majorEastAsia"/>
                <w:b w:val="0"/>
                <w:bCs w:val="0"/>
              </w:rPr>
              <w:t>Observability &amp; Logging</w:t>
            </w:r>
            <w:r w:rsidRPr="00C53763">
              <w:rPr>
                <w:b/>
                <w:bCs/>
              </w:rPr>
              <w:t xml:space="preserve"> </w:t>
            </w:r>
            <w:r>
              <w:rPr>
                <w:b/>
                <w:bCs/>
              </w:rPr>
              <w:t xml:space="preserve">- </w:t>
            </w:r>
            <w:r w:rsidRPr="00C53763">
              <w:rPr>
                <w:rStyle w:val="Emphasis"/>
                <w:rFonts w:eastAsiaTheme="majorEastAsia"/>
                <w:i w:val="0"/>
                <w:iCs w:val="0"/>
              </w:rPr>
              <w:t>Health metrics and logs for monitoring and troubleshooting.</w:t>
            </w:r>
          </w:p>
        </w:tc>
        <w:tc>
          <w:tcPr>
            <w:tcW w:w="0" w:type="auto"/>
            <w:hideMark/>
          </w:tcPr>
          <w:p w14:paraId="36CFB6D2"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19356232" w14:textId="77777777" w:rsidTr="00C53763">
        <w:tc>
          <w:tcPr>
            <w:tcW w:w="0" w:type="auto"/>
            <w:hideMark/>
          </w:tcPr>
          <w:p w14:paraId="3C5541F1" w14:textId="77777777" w:rsidR="00C53763" w:rsidRPr="00C53763" w:rsidRDefault="00C53763" w:rsidP="00C53763">
            <w:pPr>
              <w:spacing w:line="360" w:lineRule="auto"/>
              <w:rPr>
                <w:b/>
                <w:bCs/>
              </w:rPr>
            </w:pPr>
            <w:r w:rsidRPr="00C53763">
              <w:rPr>
                <w:rStyle w:val="Strong"/>
                <w:rFonts w:eastAsiaTheme="majorEastAsia"/>
                <w:b w:val="0"/>
                <w:bCs w:val="0"/>
              </w:rPr>
              <w:t>NFR10</w:t>
            </w:r>
          </w:p>
        </w:tc>
        <w:tc>
          <w:tcPr>
            <w:tcW w:w="0" w:type="auto"/>
            <w:hideMark/>
          </w:tcPr>
          <w:p w14:paraId="2DCF9ECE" w14:textId="4CE23CFF" w:rsidR="00C53763" w:rsidRPr="00C53763" w:rsidRDefault="00C53763" w:rsidP="00C53763">
            <w:pPr>
              <w:spacing w:line="360" w:lineRule="auto"/>
              <w:rPr>
                <w:b/>
                <w:bCs/>
              </w:rPr>
            </w:pPr>
            <w:r w:rsidRPr="00C53763">
              <w:rPr>
                <w:rStyle w:val="Strong"/>
                <w:rFonts w:eastAsiaTheme="majorEastAsia"/>
                <w:b w:val="0"/>
                <w:bCs w:val="0"/>
              </w:rPr>
              <w:t>Accessibility</w:t>
            </w:r>
            <w:r w:rsidRPr="00C53763">
              <w:rPr>
                <w:b/>
                <w:bCs/>
              </w:rPr>
              <w:t xml:space="preserve"> </w:t>
            </w:r>
            <w:r>
              <w:rPr>
                <w:b/>
                <w:bCs/>
              </w:rPr>
              <w:t xml:space="preserve">- </w:t>
            </w:r>
            <w:r w:rsidRPr="00C53763">
              <w:rPr>
                <w:rStyle w:val="Emphasis"/>
                <w:rFonts w:eastAsiaTheme="majorEastAsia"/>
                <w:i w:val="0"/>
                <w:iCs w:val="0"/>
              </w:rPr>
              <w:t>Basic support for screen readers and font scaling.</w:t>
            </w:r>
          </w:p>
        </w:tc>
        <w:tc>
          <w:tcPr>
            <w:tcW w:w="0" w:type="auto"/>
            <w:hideMark/>
          </w:tcPr>
          <w:p w14:paraId="110C2007" w14:textId="77777777" w:rsidR="00C53763" w:rsidRPr="00C53763" w:rsidRDefault="00C53763" w:rsidP="00C53763">
            <w:pPr>
              <w:spacing w:line="360" w:lineRule="auto"/>
              <w:rPr>
                <w:b/>
                <w:bCs/>
              </w:rPr>
            </w:pPr>
            <w:r w:rsidRPr="00C53763">
              <w:rPr>
                <w:rStyle w:val="Strong"/>
                <w:rFonts w:eastAsiaTheme="majorEastAsia"/>
                <w:b w:val="0"/>
                <w:bCs w:val="0"/>
              </w:rPr>
              <w:t>S</w:t>
            </w:r>
          </w:p>
        </w:tc>
      </w:tr>
      <w:tr w:rsidR="00C53763" w14:paraId="69E21B7A" w14:textId="77777777" w:rsidTr="00C53763">
        <w:tc>
          <w:tcPr>
            <w:tcW w:w="0" w:type="auto"/>
            <w:hideMark/>
          </w:tcPr>
          <w:p w14:paraId="3004CDBD" w14:textId="77777777" w:rsidR="00C53763" w:rsidRPr="00C53763" w:rsidRDefault="00C53763" w:rsidP="00C53763">
            <w:pPr>
              <w:spacing w:line="360" w:lineRule="auto"/>
              <w:rPr>
                <w:b/>
                <w:bCs/>
              </w:rPr>
            </w:pPr>
            <w:r w:rsidRPr="00C53763">
              <w:rPr>
                <w:rStyle w:val="Strong"/>
                <w:rFonts w:eastAsiaTheme="majorEastAsia"/>
                <w:b w:val="0"/>
                <w:bCs w:val="0"/>
              </w:rPr>
              <w:t>NFR11</w:t>
            </w:r>
          </w:p>
        </w:tc>
        <w:tc>
          <w:tcPr>
            <w:tcW w:w="0" w:type="auto"/>
            <w:hideMark/>
          </w:tcPr>
          <w:p w14:paraId="4355A0A1" w14:textId="05C4F89F" w:rsidR="00C53763" w:rsidRPr="00C53763" w:rsidRDefault="00C53763" w:rsidP="00C53763">
            <w:pPr>
              <w:spacing w:line="360" w:lineRule="auto"/>
              <w:rPr>
                <w:b/>
                <w:bCs/>
              </w:rPr>
            </w:pPr>
            <w:r w:rsidRPr="00C53763">
              <w:rPr>
                <w:rStyle w:val="Strong"/>
                <w:rFonts w:eastAsiaTheme="majorEastAsia"/>
                <w:b w:val="0"/>
                <w:bCs w:val="0"/>
              </w:rPr>
              <w:t>Battery/Network Efficiency</w:t>
            </w:r>
            <w:r w:rsidRPr="00C53763">
              <w:rPr>
                <w:b/>
                <w:bCs/>
              </w:rPr>
              <w:t xml:space="preserve"> </w:t>
            </w:r>
            <w:r>
              <w:rPr>
                <w:b/>
                <w:bCs/>
              </w:rPr>
              <w:t xml:space="preserve">- </w:t>
            </w:r>
            <w:r w:rsidRPr="00C53763">
              <w:rPr>
                <w:rStyle w:val="Emphasis"/>
                <w:rFonts w:eastAsiaTheme="majorEastAsia"/>
                <w:i w:val="0"/>
                <w:iCs w:val="0"/>
              </w:rPr>
              <w:t>Optimize image uploads/inference to save data and power.</w:t>
            </w:r>
          </w:p>
        </w:tc>
        <w:tc>
          <w:tcPr>
            <w:tcW w:w="0" w:type="auto"/>
            <w:hideMark/>
          </w:tcPr>
          <w:p w14:paraId="47001994" w14:textId="77777777" w:rsidR="00C53763" w:rsidRPr="00C53763" w:rsidRDefault="00C53763" w:rsidP="00C53763">
            <w:pPr>
              <w:spacing w:line="360" w:lineRule="auto"/>
              <w:rPr>
                <w:b/>
                <w:bCs/>
              </w:rPr>
            </w:pPr>
            <w:r w:rsidRPr="00C53763">
              <w:rPr>
                <w:rStyle w:val="Strong"/>
                <w:rFonts w:eastAsiaTheme="majorEastAsia"/>
                <w:b w:val="0"/>
                <w:bCs w:val="0"/>
              </w:rPr>
              <w:t>C</w:t>
            </w:r>
          </w:p>
        </w:tc>
      </w:tr>
      <w:tr w:rsidR="00C53763" w14:paraId="10E367B6" w14:textId="77777777" w:rsidTr="00C53763">
        <w:tc>
          <w:tcPr>
            <w:tcW w:w="0" w:type="auto"/>
            <w:hideMark/>
          </w:tcPr>
          <w:p w14:paraId="224519EC" w14:textId="77777777" w:rsidR="00C53763" w:rsidRPr="00C53763" w:rsidRDefault="00C53763" w:rsidP="00C53763">
            <w:pPr>
              <w:spacing w:line="360" w:lineRule="auto"/>
              <w:rPr>
                <w:b/>
                <w:bCs/>
              </w:rPr>
            </w:pPr>
            <w:r w:rsidRPr="00C53763">
              <w:rPr>
                <w:rStyle w:val="Strong"/>
                <w:rFonts w:eastAsiaTheme="majorEastAsia"/>
                <w:b w:val="0"/>
                <w:bCs w:val="0"/>
              </w:rPr>
              <w:t>NFR12</w:t>
            </w:r>
          </w:p>
        </w:tc>
        <w:tc>
          <w:tcPr>
            <w:tcW w:w="0" w:type="auto"/>
            <w:hideMark/>
          </w:tcPr>
          <w:p w14:paraId="50003D36" w14:textId="4229E07E" w:rsidR="00C53763" w:rsidRPr="00C53763" w:rsidRDefault="00C53763" w:rsidP="00C53763">
            <w:pPr>
              <w:spacing w:line="360" w:lineRule="auto"/>
              <w:rPr>
                <w:b/>
                <w:bCs/>
              </w:rPr>
            </w:pPr>
            <w:r w:rsidRPr="00C53763">
              <w:rPr>
                <w:rStyle w:val="Strong"/>
                <w:rFonts w:eastAsiaTheme="majorEastAsia"/>
                <w:b w:val="0"/>
                <w:bCs w:val="0"/>
              </w:rPr>
              <w:t>Offline Mode (Full)</w:t>
            </w:r>
            <w:r w:rsidRPr="00C53763">
              <w:rPr>
                <w:b/>
                <w:bCs/>
              </w:rPr>
              <w:t xml:space="preserve"> </w:t>
            </w:r>
            <w:r>
              <w:rPr>
                <w:b/>
                <w:bCs/>
              </w:rPr>
              <w:t xml:space="preserve">- </w:t>
            </w:r>
            <w:r w:rsidRPr="00C53763">
              <w:rPr>
                <w:rStyle w:val="Emphasis"/>
                <w:rFonts w:eastAsiaTheme="majorEastAsia"/>
                <w:i w:val="0"/>
                <w:iCs w:val="0"/>
              </w:rPr>
              <w:t>Comprehensive offline features are not targeted for this release.</w:t>
            </w:r>
          </w:p>
        </w:tc>
        <w:tc>
          <w:tcPr>
            <w:tcW w:w="0" w:type="auto"/>
            <w:hideMark/>
          </w:tcPr>
          <w:p w14:paraId="34392F96" w14:textId="77777777" w:rsidR="00C53763" w:rsidRPr="00C53763" w:rsidRDefault="00C53763" w:rsidP="00C53763">
            <w:pPr>
              <w:spacing w:line="360" w:lineRule="auto"/>
              <w:rPr>
                <w:b/>
                <w:bCs/>
              </w:rPr>
            </w:pPr>
            <w:r w:rsidRPr="00C53763">
              <w:rPr>
                <w:rStyle w:val="Strong"/>
                <w:rFonts w:eastAsiaTheme="majorEastAsia"/>
                <w:b w:val="0"/>
                <w:bCs w:val="0"/>
              </w:rPr>
              <w:t>W</w:t>
            </w:r>
          </w:p>
        </w:tc>
      </w:tr>
    </w:tbl>
    <w:p w14:paraId="2A1E9B17" w14:textId="77777777" w:rsidR="00C53763" w:rsidRDefault="00C53763" w:rsidP="004C12B7">
      <w:pPr>
        <w:spacing w:line="360" w:lineRule="auto"/>
      </w:pPr>
    </w:p>
    <w:p w14:paraId="1B32BBF6" w14:textId="77777777" w:rsidR="00C53763" w:rsidRDefault="00C53763" w:rsidP="004C12B7">
      <w:pPr>
        <w:spacing w:line="360" w:lineRule="auto"/>
      </w:pPr>
    </w:p>
    <w:p w14:paraId="2F3B078F" w14:textId="77777777" w:rsidR="00C53763" w:rsidRDefault="00C53763" w:rsidP="004C12B7">
      <w:pPr>
        <w:spacing w:line="360" w:lineRule="auto"/>
      </w:pPr>
    </w:p>
    <w:p w14:paraId="6E730F26" w14:textId="77777777" w:rsidR="00C53763" w:rsidRDefault="00C53763" w:rsidP="004C12B7">
      <w:pPr>
        <w:spacing w:line="360" w:lineRule="auto"/>
      </w:pPr>
    </w:p>
    <w:p w14:paraId="10F00372" w14:textId="77777777" w:rsidR="00C53763" w:rsidRDefault="00C53763" w:rsidP="004C12B7">
      <w:pPr>
        <w:spacing w:line="360" w:lineRule="auto"/>
      </w:pPr>
    </w:p>
    <w:p w14:paraId="2005F536" w14:textId="77777777" w:rsidR="00C53763" w:rsidRDefault="00C53763" w:rsidP="004C12B7">
      <w:pPr>
        <w:spacing w:line="360" w:lineRule="auto"/>
      </w:pPr>
    </w:p>
    <w:p w14:paraId="62422D5B" w14:textId="77777777" w:rsidR="00C53763" w:rsidRDefault="00C53763" w:rsidP="004C12B7">
      <w:pPr>
        <w:spacing w:line="360" w:lineRule="auto"/>
      </w:pPr>
    </w:p>
    <w:p w14:paraId="39EB63D0" w14:textId="77777777" w:rsidR="00C53763" w:rsidRDefault="00C53763" w:rsidP="00981798">
      <w:pPr>
        <w:pStyle w:val="Heading2"/>
        <w:numPr>
          <w:ilvl w:val="0"/>
          <w:numId w:val="0"/>
        </w:numPr>
        <w:ind w:left="576" w:hanging="576"/>
      </w:pPr>
      <w:bookmarkStart w:id="191" w:name="_Toc213870982"/>
      <w:r>
        <w:t>4.11 Chapter Summary</w:t>
      </w:r>
      <w:bookmarkEnd w:id="191"/>
    </w:p>
    <w:p w14:paraId="2E46F73A" w14:textId="77777777" w:rsidR="000433AB" w:rsidRDefault="00C53763" w:rsidP="00C53763">
      <w:pPr>
        <w:pStyle w:val="NormalWeb"/>
        <w:spacing w:line="360" w:lineRule="auto"/>
      </w:pPr>
      <w:r w:rsidRPr="00C53763">
        <w:t xml:space="preserve">This chapter outlined the Software Requirement Specification for </w:t>
      </w:r>
      <w:r>
        <w:rPr>
          <w:rStyle w:val="Strong"/>
          <w:rFonts w:eastAsiaTheme="majorEastAsia"/>
          <w:b w:val="0"/>
          <w:bCs w:val="0"/>
        </w:rPr>
        <w:t>Lufyco</w:t>
      </w:r>
      <w:r w:rsidRPr="00C53763">
        <w:t xml:space="preserve">. It described how requirements were elicited (literature review, interviews, surveys, brainstorming/observation) and translated into clear </w:t>
      </w:r>
      <w:r w:rsidRPr="00C53763">
        <w:rPr>
          <w:rStyle w:val="Strong"/>
          <w:rFonts w:eastAsiaTheme="majorEastAsia"/>
          <w:b w:val="0"/>
          <w:bCs w:val="0"/>
        </w:rPr>
        <w:t>functional</w:t>
      </w:r>
      <w:r w:rsidRPr="00C53763">
        <w:t xml:space="preserve"> and </w:t>
      </w:r>
      <w:r w:rsidRPr="00C53763">
        <w:rPr>
          <w:rStyle w:val="Strong"/>
          <w:rFonts w:eastAsiaTheme="majorEastAsia"/>
          <w:b w:val="0"/>
          <w:bCs w:val="0"/>
        </w:rPr>
        <w:t>non-functional</w:t>
      </w:r>
      <w:r w:rsidRPr="00C53763">
        <w:t xml:space="preserve"> requirements. Supporting models</w:t>
      </w:r>
      <w:r>
        <w:t xml:space="preserve"> </w:t>
      </w:r>
      <w:r w:rsidRPr="00C53763">
        <w:t xml:space="preserve">Rich Picture, Stakeholder Onion, Context, and Use Case diagrams—were used to capture stakeholders, system boundaries, and core interactions. Finally, priorities were assigned using the </w:t>
      </w:r>
      <w:r w:rsidRPr="00C53763">
        <w:rPr>
          <w:rStyle w:val="Strong"/>
          <w:rFonts w:eastAsiaTheme="majorEastAsia"/>
          <w:b w:val="0"/>
          <w:bCs w:val="0"/>
        </w:rPr>
        <w:t>MoSCoW</w:t>
      </w:r>
      <w:r w:rsidRPr="00C53763">
        <w:t xml:space="preserve"> method so the February build targets </w:t>
      </w:r>
      <w:r w:rsidRPr="00C53763">
        <w:rPr>
          <w:rStyle w:val="Strong"/>
          <w:rFonts w:eastAsiaTheme="majorEastAsia"/>
          <w:b w:val="0"/>
          <w:bCs w:val="0"/>
        </w:rPr>
        <w:t>Must-Have</w:t>
      </w:r>
      <w:r w:rsidRPr="00C53763">
        <w:t xml:space="preserve"> items first, while later milestones incorporate </w:t>
      </w:r>
      <w:r w:rsidRPr="00C53763">
        <w:rPr>
          <w:rStyle w:val="Strong"/>
          <w:rFonts w:eastAsiaTheme="majorEastAsia"/>
          <w:b w:val="0"/>
          <w:bCs w:val="0"/>
        </w:rPr>
        <w:t>Should-Have</w:t>
      </w:r>
      <w:r w:rsidRPr="00C53763">
        <w:t xml:space="preserve"> and selected </w:t>
      </w:r>
      <w:r w:rsidRPr="00C53763">
        <w:rPr>
          <w:rStyle w:val="Strong"/>
          <w:rFonts w:eastAsiaTheme="majorEastAsia"/>
          <w:b w:val="0"/>
          <w:bCs w:val="0"/>
        </w:rPr>
        <w:t>Could-Have</w:t>
      </w:r>
      <w:r w:rsidRPr="00C53763">
        <w:t xml:space="preserve"> enhancements.</w:t>
      </w:r>
    </w:p>
    <w:p w14:paraId="6EF1563C" w14:textId="6AF1D305" w:rsidR="00981798" w:rsidRDefault="000433AB" w:rsidP="00981798">
      <w:pPr>
        <w:pStyle w:val="Heading2"/>
        <w:numPr>
          <w:ilvl w:val="0"/>
          <w:numId w:val="0"/>
        </w:numPr>
        <w:ind w:left="576" w:hanging="576"/>
      </w:pPr>
      <w:bookmarkStart w:id="192" w:name="_Toc213870983"/>
      <w:r w:rsidRPr="000433AB">
        <w:t>References</w:t>
      </w:r>
      <w:bookmarkEnd w:id="192"/>
    </w:p>
    <w:p w14:paraId="3BEE135D" w14:textId="77777777" w:rsidR="00EA4AAF" w:rsidRPr="00EA4AAF" w:rsidRDefault="00EA4AAF" w:rsidP="00EA4AAF">
      <w:pPr>
        <w:pStyle w:val="NormalWeb"/>
        <w:rPr>
          <w:color w:val="000000" w:themeColor="text1"/>
        </w:rPr>
      </w:pPr>
      <w:r w:rsidRPr="00EA4AAF">
        <w:rPr>
          <w:color w:val="000000" w:themeColor="text1"/>
        </w:rPr>
        <w:t>Ajakan, H., Lample, G., Denoyer, L. &amp; Ralaivola, L. (2014). Domain-Adversarial Training of Neural Networks. Available from https://arxiv.org/abs/1505.07818 [Accessed 12 March 2025].</w:t>
      </w:r>
    </w:p>
    <w:p w14:paraId="3769A83C" w14:textId="77777777" w:rsidR="00EA4AAF" w:rsidRPr="00EA4AAF" w:rsidRDefault="00EA4AAF" w:rsidP="00EA4AAF">
      <w:pPr>
        <w:pStyle w:val="NormalWeb"/>
        <w:rPr>
          <w:color w:val="000000" w:themeColor="text1"/>
        </w:rPr>
      </w:pPr>
      <w:r w:rsidRPr="00EA4AAF">
        <w:rPr>
          <w:color w:val="000000" w:themeColor="text1"/>
        </w:rPr>
        <w:t xml:space="preserve">Cui, Z., Liu, S., Zhang, Z., Cao, X. &amp; Shan, S. (2019). Dressing as a Whole: Outfit Compatibility Learning Based on Node-wise Graph Neural Networks. </w:t>
      </w:r>
      <w:r w:rsidRPr="00EA4AAF">
        <w:rPr>
          <w:rStyle w:val="Emphasis"/>
          <w:rFonts w:eastAsiaTheme="majorEastAsia"/>
          <w:i w:val="0"/>
          <w:iCs w:val="0"/>
          <w:color w:val="000000" w:themeColor="text1"/>
        </w:rPr>
        <w:t>Proceedings of the 42nd International ACM SIGIR Conference on Research and Development in Information Retrieval (SIGIR ’19)</w:t>
      </w:r>
      <w:r w:rsidRPr="00EA4AAF">
        <w:rPr>
          <w:rStyle w:val="Emphasis"/>
          <w:rFonts w:eastAsiaTheme="majorEastAsia"/>
          <w:color w:val="000000" w:themeColor="text1"/>
        </w:rPr>
        <w:t>.</w:t>
      </w:r>
      <w:r w:rsidRPr="00EA4AAF">
        <w:rPr>
          <w:color w:val="000000" w:themeColor="text1"/>
        </w:rPr>
        <w:t xml:space="preserve"> Available from https://doi.org/10.1145/3331184.3331268 [Accessed 12 March 2025].</w:t>
      </w:r>
    </w:p>
    <w:p w14:paraId="6B67CA47" w14:textId="77777777" w:rsidR="00EA4AAF" w:rsidRPr="00EA4AAF" w:rsidRDefault="00EA4AAF" w:rsidP="00EA4AAF">
      <w:pPr>
        <w:pStyle w:val="NormalWeb"/>
        <w:rPr>
          <w:color w:val="000000" w:themeColor="text1"/>
        </w:rPr>
      </w:pPr>
      <w:r w:rsidRPr="00EA4AAF">
        <w:rPr>
          <w:color w:val="000000" w:themeColor="text1"/>
        </w:rPr>
        <w:t xml:space="preserve">Ge, Y., Zhang, R., Wang, X. et al. (2019). DeepFashion2: A Versatile Benchmark for Detection, Pose Estimation, Segmentation and Re-Identification of Clothing Images. </w:t>
      </w:r>
      <w:r w:rsidRPr="00EA4AAF">
        <w:rPr>
          <w:rStyle w:val="Emphasis"/>
          <w:rFonts w:eastAsiaTheme="majorEastAsia"/>
          <w:i w:val="0"/>
          <w:iCs w:val="0"/>
          <w:color w:val="000000" w:themeColor="text1"/>
        </w:rPr>
        <w:t>CVPR 2019</w:t>
      </w:r>
      <w:r w:rsidRPr="00EA4AAF">
        <w:rPr>
          <w:rStyle w:val="Emphasis"/>
          <w:rFonts w:eastAsiaTheme="majorEastAsia"/>
          <w:color w:val="000000" w:themeColor="text1"/>
        </w:rPr>
        <w:t>.</w:t>
      </w:r>
      <w:r w:rsidRPr="00EA4AAF">
        <w:rPr>
          <w:color w:val="000000" w:themeColor="text1"/>
        </w:rPr>
        <w:t xml:space="preserve"> Available from </w:t>
      </w:r>
      <w:hyperlink r:id="rId29" w:tgtFrame="_new" w:history="1">
        <w:r w:rsidRPr="00EA4AAF">
          <w:rPr>
            <w:rStyle w:val="Hyperlink"/>
            <w:rFonts w:eastAsiaTheme="majorEastAsia"/>
            <w:color w:val="000000" w:themeColor="text1"/>
          </w:rPr>
          <w:t>https://arxiv.org/abs/1901.07973</w:t>
        </w:r>
      </w:hyperlink>
      <w:r w:rsidRPr="00EA4AAF">
        <w:rPr>
          <w:color w:val="000000" w:themeColor="text1"/>
        </w:rPr>
        <w:t xml:space="preserve"> [Accessed 12 March 2025].</w:t>
      </w:r>
    </w:p>
    <w:p w14:paraId="07C806C0" w14:textId="77777777" w:rsidR="00EA4AAF" w:rsidRPr="00EA4AAF" w:rsidRDefault="00EA4AAF" w:rsidP="00EA4AAF">
      <w:pPr>
        <w:pStyle w:val="NormalWeb"/>
        <w:rPr>
          <w:color w:val="000000" w:themeColor="text1"/>
        </w:rPr>
      </w:pPr>
      <w:r w:rsidRPr="00EA4AAF">
        <w:rPr>
          <w:color w:val="000000" w:themeColor="text1"/>
        </w:rPr>
        <w:t xml:space="preserve">Guo, R., Sun, P., Lindgren, E., Gaur, Y., Simcha, D., Chern, F. &amp; Kumar, S. (2020). Accelerating Large-Scale Inference with Anisotropic Vector Quantization (ScaNN). </w:t>
      </w:r>
      <w:r w:rsidRPr="00EA4AAF">
        <w:rPr>
          <w:rStyle w:val="Emphasis"/>
          <w:rFonts w:eastAsiaTheme="majorEastAsia"/>
          <w:i w:val="0"/>
          <w:iCs w:val="0"/>
          <w:color w:val="000000" w:themeColor="text1"/>
        </w:rPr>
        <w:t>Proceedings of Machine Learning and Systems (MLSys).</w:t>
      </w:r>
      <w:r w:rsidRPr="00EA4AAF">
        <w:rPr>
          <w:color w:val="000000" w:themeColor="text1"/>
        </w:rPr>
        <w:t xml:space="preserve"> Available from https://research.google/pubs/scann-efficient-vector-similarity-search/ [Accessed 12 March 2025].</w:t>
      </w:r>
    </w:p>
    <w:p w14:paraId="1FB79818" w14:textId="77777777" w:rsidR="00EA4AAF" w:rsidRPr="00EA4AAF" w:rsidRDefault="00EA4AAF" w:rsidP="00EA4AAF">
      <w:pPr>
        <w:pStyle w:val="NormalWeb"/>
        <w:rPr>
          <w:color w:val="000000" w:themeColor="text1"/>
        </w:rPr>
      </w:pPr>
      <w:r w:rsidRPr="00EA4AAF">
        <w:rPr>
          <w:color w:val="000000" w:themeColor="text1"/>
        </w:rPr>
        <w:t>He, R., Chen, Z., Kan, M.-Y. &amp; Chen, X. (2016). Neural Outfit Recommendation. Available from https://arxiv.org/abs/1707.05535 [Accessed 12 March 2025].</w:t>
      </w:r>
    </w:p>
    <w:p w14:paraId="615287DD" w14:textId="77777777" w:rsidR="00EA4AAF" w:rsidRPr="00EA4AAF" w:rsidRDefault="00EA4AAF" w:rsidP="00EA4AAF">
      <w:pPr>
        <w:pStyle w:val="NormalWeb"/>
        <w:rPr>
          <w:color w:val="000000" w:themeColor="text1"/>
        </w:rPr>
      </w:pPr>
      <w:r w:rsidRPr="00EA4AAF">
        <w:rPr>
          <w:color w:val="000000" w:themeColor="text1"/>
        </w:rPr>
        <w:t>Hou, Z., Chang, X., Nie, L. &amp; Snoek, C.G.M. (2019). Explainable Outfit Recommendation with Joint Outfit Matching and Comment Generation. Available from https://arxiv.org/abs/1904.02239 [Accessed 12 March 2025].</w:t>
      </w:r>
    </w:p>
    <w:p w14:paraId="36331D80" w14:textId="77777777" w:rsidR="00EA4AAF" w:rsidRPr="00EA4AAF" w:rsidRDefault="00EA4AAF" w:rsidP="00EA4AAF">
      <w:pPr>
        <w:pStyle w:val="NormalWeb"/>
        <w:rPr>
          <w:color w:val="000000" w:themeColor="text1"/>
        </w:rPr>
      </w:pPr>
      <w:r w:rsidRPr="00EA4AAF">
        <w:rPr>
          <w:color w:val="000000" w:themeColor="text1"/>
        </w:rPr>
        <w:t xml:space="preserve">Jégou, H., Douze, M., Johnson, J. &amp; Matas, J. (2017). Billion-Scale Similarity Search with GPUs (FAISS). Available from </w:t>
      </w:r>
      <w:hyperlink r:id="rId30" w:tgtFrame="_new" w:history="1">
        <w:r w:rsidRPr="00EA4AAF">
          <w:rPr>
            <w:rStyle w:val="Hyperlink"/>
            <w:rFonts w:eastAsiaTheme="majorEastAsia"/>
            <w:color w:val="000000" w:themeColor="text1"/>
          </w:rPr>
          <w:t>https://arxiv.org/abs/1702.08734</w:t>
        </w:r>
      </w:hyperlink>
      <w:r w:rsidRPr="00EA4AAF">
        <w:rPr>
          <w:color w:val="000000" w:themeColor="text1"/>
        </w:rPr>
        <w:t xml:space="preserve"> [Accessed 12 March 2025].</w:t>
      </w:r>
    </w:p>
    <w:p w14:paraId="61FF86C6" w14:textId="77777777" w:rsidR="00EA4AAF" w:rsidRPr="00EA4AAF" w:rsidRDefault="00EA4AAF" w:rsidP="00EA4AAF">
      <w:pPr>
        <w:pStyle w:val="NormalWeb"/>
        <w:rPr>
          <w:color w:val="000000" w:themeColor="text1"/>
        </w:rPr>
      </w:pPr>
      <w:r w:rsidRPr="00EA4AAF">
        <w:rPr>
          <w:color w:val="000000" w:themeColor="text1"/>
        </w:rPr>
        <w:lastRenderedPageBreak/>
        <w:t xml:space="preserve">Kiapour, M.H., Yamaguchi, K., Berg, A.C. &amp; Berg, T.L. (2015). Where to Buy It: Matching Street Clothing Photos in Online Shops. </w:t>
      </w:r>
      <w:r w:rsidRPr="00EA4AAF">
        <w:rPr>
          <w:rStyle w:val="Emphasis"/>
          <w:rFonts w:eastAsiaTheme="majorEastAsia"/>
          <w:i w:val="0"/>
          <w:iCs w:val="0"/>
          <w:color w:val="000000" w:themeColor="text1"/>
        </w:rPr>
        <w:t>ICCV</w:t>
      </w:r>
      <w:r w:rsidRPr="00EA4AAF">
        <w:rPr>
          <w:rStyle w:val="Emphasis"/>
          <w:rFonts w:eastAsiaTheme="majorEastAsia"/>
          <w:color w:val="000000" w:themeColor="text1"/>
        </w:rPr>
        <w:t xml:space="preserve"> 2015.</w:t>
      </w:r>
      <w:r w:rsidRPr="00EA4AAF">
        <w:rPr>
          <w:color w:val="000000" w:themeColor="text1"/>
        </w:rPr>
        <w:t xml:space="preserve"> Available from </w:t>
      </w:r>
      <w:hyperlink r:id="rId31" w:tgtFrame="_new" w:history="1">
        <w:r w:rsidRPr="00EA4AAF">
          <w:rPr>
            <w:rStyle w:val="Hyperlink"/>
            <w:rFonts w:eastAsiaTheme="majorEastAsia"/>
            <w:color w:val="000000" w:themeColor="text1"/>
          </w:rPr>
          <w:t>https://doi.org/10.1109/ICCV.2015.425</w:t>
        </w:r>
      </w:hyperlink>
      <w:r w:rsidRPr="00EA4AAF">
        <w:rPr>
          <w:color w:val="000000" w:themeColor="text1"/>
        </w:rPr>
        <w:t xml:space="preserve"> [Accessed 12 March 2025].</w:t>
      </w:r>
    </w:p>
    <w:p w14:paraId="22E23A84" w14:textId="77777777" w:rsidR="00EA4AAF" w:rsidRPr="00EA4AAF" w:rsidRDefault="00EA4AAF" w:rsidP="00EA4AAF">
      <w:pPr>
        <w:pStyle w:val="NormalWeb"/>
        <w:rPr>
          <w:color w:val="000000" w:themeColor="text1"/>
        </w:rPr>
      </w:pPr>
      <w:r w:rsidRPr="00EA4AAF">
        <w:rPr>
          <w:color w:val="000000" w:themeColor="text1"/>
        </w:rPr>
        <w:t xml:space="preserve">Liu, Z., Luo, P., Wang, X. &amp; Tang, X. (2016). DeepFashion: Powering Robust Clothes Recognition and Retrieval with Rich Annotations. </w:t>
      </w:r>
      <w:r w:rsidRPr="00EA4AAF">
        <w:rPr>
          <w:rStyle w:val="Emphasis"/>
          <w:rFonts w:eastAsiaTheme="majorEastAsia"/>
          <w:i w:val="0"/>
          <w:iCs w:val="0"/>
          <w:color w:val="000000" w:themeColor="text1"/>
        </w:rPr>
        <w:t>CVPR 2016</w:t>
      </w:r>
      <w:r w:rsidRPr="00EA4AAF">
        <w:rPr>
          <w:rStyle w:val="Emphasis"/>
          <w:rFonts w:eastAsiaTheme="majorEastAsia"/>
          <w:color w:val="000000" w:themeColor="text1"/>
        </w:rPr>
        <w:t>.</w:t>
      </w:r>
      <w:r w:rsidRPr="00EA4AAF">
        <w:rPr>
          <w:color w:val="000000" w:themeColor="text1"/>
        </w:rPr>
        <w:t xml:space="preserve"> Available from https://arxiv.org/abs/1608.03088 [Accessed 12 March 2025].</w:t>
      </w:r>
    </w:p>
    <w:p w14:paraId="5BEB9299" w14:textId="77777777" w:rsidR="00EA4AAF" w:rsidRPr="00EA4AAF" w:rsidRDefault="00EA4AAF" w:rsidP="00EA4AAF">
      <w:pPr>
        <w:pStyle w:val="NormalWeb"/>
        <w:rPr>
          <w:color w:val="000000" w:themeColor="text1"/>
        </w:rPr>
      </w:pPr>
      <w:r w:rsidRPr="00EA4AAF">
        <w:rPr>
          <w:color w:val="000000" w:themeColor="text1"/>
        </w:rPr>
        <w:t xml:space="preserve">Sun, K., Lu, S., Chen, E. et al. (2020). FashionBERT: Text and Image Matching in the Wild. Available from </w:t>
      </w:r>
      <w:hyperlink r:id="rId32" w:tgtFrame="_new" w:history="1">
        <w:r w:rsidRPr="00EA4AAF">
          <w:rPr>
            <w:rStyle w:val="Hyperlink"/>
            <w:rFonts w:eastAsiaTheme="majorEastAsia"/>
            <w:color w:val="000000" w:themeColor="text1"/>
          </w:rPr>
          <w:t>https://arxiv.org/abs/2005.09801</w:t>
        </w:r>
      </w:hyperlink>
      <w:r w:rsidRPr="00EA4AAF">
        <w:rPr>
          <w:color w:val="000000" w:themeColor="text1"/>
        </w:rPr>
        <w:t xml:space="preserve"> [Accessed 12 March 2025].</w:t>
      </w:r>
    </w:p>
    <w:p w14:paraId="7763DDB5" w14:textId="77777777" w:rsidR="00EA4AAF" w:rsidRPr="00EA4AAF" w:rsidRDefault="00EA4AAF" w:rsidP="00EA4AAF">
      <w:pPr>
        <w:pStyle w:val="NormalWeb"/>
        <w:rPr>
          <w:color w:val="000000" w:themeColor="text1"/>
        </w:rPr>
      </w:pPr>
      <w:r w:rsidRPr="00EA4AAF">
        <w:rPr>
          <w:color w:val="000000" w:themeColor="text1"/>
        </w:rPr>
        <w:t xml:space="preserve">Tan, M. &amp; Le, Q. (2019). EfficientNet: Rethinking Model Scaling for Convolutional Neural Networks. </w:t>
      </w:r>
      <w:r w:rsidRPr="00EA4AAF">
        <w:rPr>
          <w:rStyle w:val="Emphasis"/>
          <w:rFonts w:eastAsiaTheme="majorEastAsia"/>
          <w:i w:val="0"/>
          <w:iCs w:val="0"/>
          <w:color w:val="000000" w:themeColor="text1"/>
        </w:rPr>
        <w:t>ICML 2019</w:t>
      </w:r>
      <w:r w:rsidRPr="00EA4AAF">
        <w:rPr>
          <w:rStyle w:val="Emphasis"/>
          <w:rFonts w:eastAsiaTheme="majorEastAsia"/>
          <w:color w:val="000000" w:themeColor="text1"/>
        </w:rPr>
        <w:t>.</w:t>
      </w:r>
      <w:r w:rsidRPr="00EA4AAF">
        <w:rPr>
          <w:color w:val="000000" w:themeColor="text1"/>
        </w:rPr>
        <w:t xml:space="preserve"> Available from https://arxiv.org/abs/1905.11946 [Accessed 12 March 2025].</w:t>
      </w:r>
    </w:p>
    <w:p w14:paraId="4D3D58B2" w14:textId="77777777" w:rsidR="00EA4AAF" w:rsidRPr="00EA4AAF" w:rsidRDefault="00EA4AAF" w:rsidP="00EA4AAF">
      <w:pPr>
        <w:pStyle w:val="NormalWeb"/>
        <w:rPr>
          <w:color w:val="000000" w:themeColor="text1"/>
        </w:rPr>
      </w:pPr>
      <w:r w:rsidRPr="00EA4AAF">
        <w:rPr>
          <w:color w:val="000000" w:themeColor="text1"/>
        </w:rPr>
        <w:t>Wang, X., Chen, H., Zhang, Z., Shen, C. &amp; Zhang, J. (2021). FashionCLIP: Connecting Language and Images for Fashion Understanding. Available from https://arxiv.org/abs/2108.09116 [Accessed 12 March 2025].</w:t>
      </w:r>
    </w:p>
    <w:p w14:paraId="6D91C1B5" w14:textId="3B2A657B" w:rsidR="00981798" w:rsidRDefault="00EA4AAF" w:rsidP="00EA4AAF">
      <w:pPr>
        <w:pStyle w:val="NormalWeb"/>
        <w:rPr>
          <w:color w:val="000000" w:themeColor="text1"/>
        </w:rPr>
      </w:pPr>
      <w:r w:rsidRPr="00EA4AAF">
        <w:rPr>
          <w:color w:val="000000" w:themeColor="text1"/>
        </w:rPr>
        <w:t>Zhang, R., Tang, S., Ge, Y., Yi, L. &amp; Wang, X. (2020). Context-Aware Outfit Recommendation with Attribute-Aware Explainability. Available from https://arxiv.org/abs/2006.13174 [Accessed 12 March 2025].</w:t>
      </w:r>
    </w:p>
    <w:p w14:paraId="2E89A3CD" w14:textId="77777777" w:rsidR="00EA4AAF" w:rsidRPr="00EA4AAF" w:rsidRDefault="00EA4AAF" w:rsidP="00EA4AAF">
      <w:pPr>
        <w:pStyle w:val="NormalWeb"/>
        <w:rPr>
          <w:color w:val="000000" w:themeColor="text1"/>
        </w:rPr>
      </w:pPr>
    </w:p>
    <w:p w14:paraId="719DFCF1" w14:textId="51A56991" w:rsidR="000433AB" w:rsidRPr="000433AB" w:rsidRDefault="000433AB" w:rsidP="000433AB">
      <w:pPr>
        <w:pStyle w:val="NormalWeb"/>
        <w:spacing w:line="360" w:lineRule="auto"/>
        <w:rPr>
          <w:b/>
          <w:bCs/>
        </w:rPr>
      </w:pPr>
      <w:r w:rsidRPr="000433AB">
        <w:rPr>
          <w:b/>
          <w:bCs/>
        </w:rPr>
        <w:t>APPENDIX A – USE CASE DESCRIPTIONS</w:t>
      </w:r>
    </w:p>
    <w:tbl>
      <w:tblPr>
        <w:tblStyle w:val="TableGrid"/>
        <w:tblW w:w="0" w:type="auto"/>
        <w:tblLook w:val="04A0" w:firstRow="1" w:lastRow="0" w:firstColumn="1" w:lastColumn="0" w:noHBand="0" w:noVBand="1"/>
      </w:tblPr>
      <w:tblGrid>
        <w:gridCol w:w="2335"/>
        <w:gridCol w:w="6681"/>
      </w:tblGrid>
      <w:tr w:rsidR="000433AB" w14:paraId="5120E327" w14:textId="77777777" w:rsidTr="00BC6D89">
        <w:tc>
          <w:tcPr>
            <w:tcW w:w="0" w:type="auto"/>
            <w:hideMark/>
          </w:tcPr>
          <w:p w14:paraId="54FDA927"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224F23E6" w14:textId="77777777" w:rsidR="000433AB" w:rsidRDefault="000433AB" w:rsidP="00BC6D89">
            <w:pPr>
              <w:spacing w:line="360" w:lineRule="auto"/>
              <w:jc w:val="center"/>
              <w:rPr>
                <w:b/>
                <w:bCs/>
              </w:rPr>
            </w:pPr>
            <w:r>
              <w:rPr>
                <w:rStyle w:val="Strong"/>
                <w:rFonts w:eastAsiaTheme="majorEastAsia"/>
              </w:rPr>
              <w:t>Verify Credentials</w:t>
            </w:r>
          </w:p>
        </w:tc>
      </w:tr>
      <w:tr w:rsidR="000433AB" w14:paraId="7A7898CB" w14:textId="77777777" w:rsidTr="00BC6D89">
        <w:tc>
          <w:tcPr>
            <w:tcW w:w="0" w:type="auto"/>
            <w:hideMark/>
          </w:tcPr>
          <w:p w14:paraId="75B73CA3" w14:textId="77777777" w:rsidR="000433AB" w:rsidRDefault="000433AB" w:rsidP="00BC6D89">
            <w:pPr>
              <w:spacing w:line="360" w:lineRule="auto"/>
            </w:pPr>
            <w:r>
              <w:rPr>
                <w:rStyle w:val="Strong"/>
                <w:rFonts w:eastAsiaTheme="majorEastAsia"/>
              </w:rPr>
              <w:t>Id</w:t>
            </w:r>
          </w:p>
        </w:tc>
        <w:tc>
          <w:tcPr>
            <w:tcW w:w="0" w:type="auto"/>
            <w:hideMark/>
          </w:tcPr>
          <w:p w14:paraId="119E2185" w14:textId="77777777" w:rsidR="000433AB" w:rsidRDefault="000433AB" w:rsidP="00BC6D89">
            <w:pPr>
              <w:spacing w:line="360" w:lineRule="auto"/>
            </w:pPr>
            <w:r>
              <w:t>UC1a</w:t>
            </w:r>
          </w:p>
        </w:tc>
      </w:tr>
      <w:tr w:rsidR="000433AB" w14:paraId="540EDD6B" w14:textId="77777777" w:rsidTr="00BC6D89">
        <w:tc>
          <w:tcPr>
            <w:tcW w:w="0" w:type="auto"/>
            <w:hideMark/>
          </w:tcPr>
          <w:p w14:paraId="7F8AADC3" w14:textId="77777777" w:rsidR="000433AB" w:rsidRDefault="000433AB" w:rsidP="00BC6D89">
            <w:pPr>
              <w:spacing w:line="360" w:lineRule="auto"/>
            </w:pPr>
            <w:r>
              <w:rPr>
                <w:rStyle w:val="Strong"/>
                <w:rFonts w:eastAsiaTheme="majorEastAsia"/>
              </w:rPr>
              <w:t>Description</w:t>
            </w:r>
          </w:p>
        </w:tc>
        <w:tc>
          <w:tcPr>
            <w:tcW w:w="0" w:type="auto"/>
            <w:hideMark/>
          </w:tcPr>
          <w:p w14:paraId="06390203" w14:textId="77777777" w:rsidR="000433AB" w:rsidRDefault="000433AB" w:rsidP="00BC6D89">
            <w:pPr>
              <w:spacing w:line="360" w:lineRule="auto"/>
            </w:pPr>
            <w:r>
              <w:t>Validates username/password or OAuth token.</w:t>
            </w:r>
          </w:p>
        </w:tc>
      </w:tr>
      <w:tr w:rsidR="000433AB" w14:paraId="72E6BDEA" w14:textId="77777777" w:rsidTr="00BC6D89">
        <w:tc>
          <w:tcPr>
            <w:tcW w:w="0" w:type="auto"/>
            <w:hideMark/>
          </w:tcPr>
          <w:p w14:paraId="595131C7" w14:textId="77777777" w:rsidR="000433AB" w:rsidRDefault="000433AB" w:rsidP="00BC6D89">
            <w:pPr>
              <w:spacing w:line="360" w:lineRule="auto"/>
            </w:pPr>
            <w:r>
              <w:rPr>
                <w:rStyle w:val="Strong"/>
                <w:rFonts w:eastAsiaTheme="majorEastAsia"/>
              </w:rPr>
              <w:t>Primary Actor</w:t>
            </w:r>
          </w:p>
        </w:tc>
        <w:tc>
          <w:tcPr>
            <w:tcW w:w="0" w:type="auto"/>
            <w:hideMark/>
          </w:tcPr>
          <w:p w14:paraId="1AEF8C51" w14:textId="77777777" w:rsidR="000433AB" w:rsidRDefault="000433AB" w:rsidP="00BC6D89">
            <w:pPr>
              <w:spacing w:line="360" w:lineRule="auto"/>
            </w:pPr>
            <w:r>
              <w:t>System</w:t>
            </w:r>
          </w:p>
        </w:tc>
      </w:tr>
      <w:tr w:rsidR="000433AB" w14:paraId="7DAD1FC9" w14:textId="77777777" w:rsidTr="00BC6D89">
        <w:tc>
          <w:tcPr>
            <w:tcW w:w="0" w:type="auto"/>
            <w:hideMark/>
          </w:tcPr>
          <w:p w14:paraId="1910A695" w14:textId="77777777" w:rsidR="000433AB" w:rsidRDefault="000433AB" w:rsidP="00BC6D89">
            <w:pPr>
              <w:spacing w:line="360" w:lineRule="auto"/>
            </w:pPr>
            <w:r>
              <w:rPr>
                <w:rStyle w:val="Strong"/>
                <w:rFonts w:eastAsiaTheme="majorEastAsia"/>
              </w:rPr>
              <w:t>Supporting Actors</w:t>
            </w:r>
          </w:p>
        </w:tc>
        <w:tc>
          <w:tcPr>
            <w:tcW w:w="0" w:type="auto"/>
            <w:hideMark/>
          </w:tcPr>
          <w:p w14:paraId="2ED35D40" w14:textId="77777777" w:rsidR="000433AB" w:rsidRDefault="000433AB" w:rsidP="00BC6D89">
            <w:pPr>
              <w:spacing w:line="360" w:lineRule="auto"/>
            </w:pPr>
            <w:r>
              <w:t>Auth Provider</w:t>
            </w:r>
          </w:p>
        </w:tc>
      </w:tr>
      <w:tr w:rsidR="000433AB" w14:paraId="0F473ED4" w14:textId="77777777" w:rsidTr="00BC6D89">
        <w:tc>
          <w:tcPr>
            <w:tcW w:w="0" w:type="auto"/>
            <w:hideMark/>
          </w:tcPr>
          <w:p w14:paraId="75A9636B" w14:textId="77777777" w:rsidR="000433AB" w:rsidRDefault="000433AB" w:rsidP="00BC6D89">
            <w:pPr>
              <w:spacing w:line="360" w:lineRule="auto"/>
            </w:pPr>
            <w:r>
              <w:rPr>
                <w:rStyle w:val="Strong"/>
                <w:rFonts w:eastAsiaTheme="majorEastAsia"/>
              </w:rPr>
              <w:t>Preconditions</w:t>
            </w:r>
          </w:p>
        </w:tc>
        <w:tc>
          <w:tcPr>
            <w:tcW w:w="0" w:type="auto"/>
            <w:hideMark/>
          </w:tcPr>
          <w:p w14:paraId="7E57F462" w14:textId="77777777" w:rsidR="000433AB" w:rsidRDefault="000433AB" w:rsidP="00BC6D89">
            <w:pPr>
              <w:spacing w:line="360" w:lineRule="auto"/>
            </w:pPr>
            <w:r>
              <w:t>Credentials provided.</w:t>
            </w:r>
          </w:p>
        </w:tc>
      </w:tr>
      <w:tr w:rsidR="000433AB" w14:paraId="69A37FBD" w14:textId="77777777" w:rsidTr="00BC6D89">
        <w:tc>
          <w:tcPr>
            <w:tcW w:w="0" w:type="auto"/>
            <w:hideMark/>
          </w:tcPr>
          <w:p w14:paraId="3B41FBCB" w14:textId="77777777" w:rsidR="000433AB" w:rsidRDefault="000433AB" w:rsidP="00BC6D89">
            <w:pPr>
              <w:spacing w:line="360" w:lineRule="auto"/>
            </w:pPr>
            <w:r>
              <w:rPr>
                <w:rStyle w:val="Strong"/>
                <w:rFonts w:eastAsiaTheme="majorEastAsia"/>
              </w:rPr>
              <w:t>Extended Use Cases</w:t>
            </w:r>
          </w:p>
        </w:tc>
        <w:tc>
          <w:tcPr>
            <w:tcW w:w="0" w:type="auto"/>
            <w:hideMark/>
          </w:tcPr>
          <w:p w14:paraId="6D657E19" w14:textId="77777777" w:rsidR="000433AB" w:rsidRDefault="000433AB" w:rsidP="00BC6D89">
            <w:pPr>
              <w:spacing w:line="360" w:lineRule="auto"/>
            </w:pPr>
            <w:r>
              <w:t>None</w:t>
            </w:r>
          </w:p>
        </w:tc>
      </w:tr>
      <w:tr w:rsidR="000433AB" w14:paraId="67E218E9" w14:textId="77777777" w:rsidTr="00BC6D89">
        <w:tc>
          <w:tcPr>
            <w:tcW w:w="0" w:type="auto"/>
            <w:hideMark/>
          </w:tcPr>
          <w:p w14:paraId="40685CD6" w14:textId="77777777" w:rsidR="000433AB" w:rsidRDefault="000433AB" w:rsidP="00BC6D89">
            <w:pPr>
              <w:spacing w:line="360" w:lineRule="auto"/>
            </w:pPr>
            <w:r>
              <w:rPr>
                <w:rStyle w:val="Strong"/>
                <w:rFonts w:eastAsiaTheme="majorEastAsia"/>
              </w:rPr>
              <w:t>Included Use Cases</w:t>
            </w:r>
          </w:p>
        </w:tc>
        <w:tc>
          <w:tcPr>
            <w:tcW w:w="0" w:type="auto"/>
            <w:hideMark/>
          </w:tcPr>
          <w:p w14:paraId="7EBE5C26" w14:textId="77777777" w:rsidR="000433AB" w:rsidRDefault="000433AB" w:rsidP="00BC6D89">
            <w:pPr>
              <w:spacing w:line="360" w:lineRule="auto"/>
            </w:pPr>
            <w:r>
              <w:t>None</w:t>
            </w:r>
          </w:p>
        </w:tc>
      </w:tr>
      <w:tr w:rsidR="000433AB" w14:paraId="66B07DBD" w14:textId="77777777" w:rsidTr="00BC6D89">
        <w:tc>
          <w:tcPr>
            <w:tcW w:w="0" w:type="auto"/>
            <w:hideMark/>
          </w:tcPr>
          <w:p w14:paraId="67E28D44" w14:textId="77777777" w:rsidR="000433AB" w:rsidRDefault="000433AB" w:rsidP="00BC6D89">
            <w:pPr>
              <w:spacing w:line="360" w:lineRule="auto"/>
            </w:pPr>
            <w:r>
              <w:rPr>
                <w:rStyle w:val="Strong"/>
                <w:rFonts w:eastAsiaTheme="majorEastAsia"/>
              </w:rPr>
              <w:t>Main Success Scenario</w:t>
            </w:r>
          </w:p>
        </w:tc>
        <w:tc>
          <w:tcPr>
            <w:tcW w:w="0" w:type="auto"/>
            <w:hideMark/>
          </w:tcPr>
          <w:p w14:paraId="795255BF" w14:textId="77777777" w:rsidR="000433AB" w:rsidRDefault="000433AB" w:rsidP="00BC6D89">
            <w:pPr>
              <w:spacing w:line="360" w:lineRule="auto"/>
            </w:pPr>
            <w:r>
              <w:t>1. System sends request to auth provider. 2. Receives verification. 3. Issues session.</w:t>
            </w:r>
          </w:p>
        </w:tc>
      </w:tr>
      <w:tr w:rsidR="000433AB" w14:paraId="3D7D38BC" w14:textId="77777777" w:rsidTr="00BC6D89">
        <w:tc>
          <w:tcPr>
            <w:tcW w:w="0" w:type="auto"/>
            <w:hideMark/>
          </w:tcPr>
          <w:p w14:paraId="1BD4B785" w14:textId="77777777" w:rsidR="000433AB" w:rsidRDefault="000433AB" w:rsidP="00BC6D89">
            <w:pPr>
              <w:spacing w:line="360" w:lineRule="auto"/>
            </w:pPr>
            <w:r>
              <w:rPr>
                <w:rStyle w:val="Strong"/>
                <w:rFonts w:eastAsiaTheme="majorEastAsia"/>
              </w:rPr>
              <w:t>Alternative Flow</w:t>
            </w:r>
          </w:p>
        </w:tc>
        <w:tc>
          <w:tcPr>
            <w:tcW w:w="0" w:type="auto"/>
            <w:hideMark/>
          </w:tcPr>
          <w:p w14:paraId="4A912675" w14:textId="77777777" w:rsidR="000433AB" w:rsidRDefault="000433AB" w:rsidP="00BC6D89">
            <w:pPr>
              <w:spacing w:line="360" w:lineRule="auto"/>
            </w:pPr>
            <w:r>
              <w:t>2FA challenge when required.</w:t>
            </w:r>
          </w:p>
        </w:tc>
      </w:tr>
      <w:tr w:rsidR="000433AB" w14:paraId="414F0407" w14:textId="77777777" w:rsidTr="00BC6D89">
        <w:tc>
          <w:tcPr>
            <w:tcW w:w="0" w:type="auto"/>
            <w:hideMark/>
          </w:tcPr>
          <w:p w14:paraId="07F66329" w14:textId="77777777" w:rsidR="000433AB" w:rsidRDefault="000433AB" w:rsidP="00BC6D89">
            <w:pPr>
              <w:spacing w:line="360" w:lineRule="auto"/>
            </w:pPr>
            <w:r>
              <w:rPr>
                <w:rStyle w:val="Strong"/>
                <w:rFonts w:eastAsiaTheme="majorEastAsia"/>
              </w:rPr>
              <w:t>Exceptional Flows</w:t>
            </w:r>
          </w:p>
        </w:tc>
        <w:tc>
          <w:tcPr>
            <w:tcW w:w="0" w:type="auto"/>
            <w:hideMark/>
          </w:tcPr>
          <w:p w14:paraId="1246CDBA" w14:textId="77777777" w:rsidR="000433AB" w:rsidRDefault="000433AB" w:rsidP="00BC6D89">
            <w:pPr>
              <w:spacing w:line="360" w:lineRule="auto"/>
            </w:pPr>
            <w:r>
              <w:t>Provider unreachable or token invalid.</w:t>
            </w:r>
          </w:p>
        </w:tc>
      </w:tr>
      <w:tr w:rsidR="000433AB" w14:paraId="7B205223" w14:textId="77777777" w:rsidTr="00BC6D89">
        <w:tc>
          <w:tcPr>
            <w:tcW w:w="0" w:type="auto"/>
            <w:hideMark/>
          </w:tcPr>
          <w:p w14:paraId="0F5A67DF" w14:textId="77777777" w:rsidR="000433AB" w:rsidRDefault="000433AB" w:rsidP="00BC6D89">
            <w:pPr>
              <w:spacing w:line="360" w:lineRule="auto"/>
            </w:pPr>
            <w:r>
              <w:rPr>
                <w:rStyle w:val="Strong"/>
                <w:rFonts w:eastAsiaTheme="majorEastAsia"/>
              </w:rPr>
              <w:t>Postconditions</w:t>
            </w:r>
          </w:p>
        </w:tc>
        <w:tc>
          <w:tcPr>
            <w:tcW w:w="0" w:type="auto"/>
            <w:hideMark/>
          </w:tcPr>
          <w:p w14:paraId="1A4F9BFF" w14:textId="77777777" w:rsidR="000433AB" w:rsidRDefault="000433AB" w:rsidP="00BC6D89">
            <w:pPr>
              <w:spacing w:line="360" w:lineRule="auto"/>
            </w:pPr>
            <w:r>
              <w:t>Auth result returned to UC1.</w:t>
            </w:r>
          </w:p>
        </w:tc>
      </w:tr>
      <w:tr w:rsidR="000433AB" w14:paraId="26E4A4E4" w14:textId="77777777" w:rsidTr="00BC6D89">
        <w:tc>
          <w:tcPr>
            <w:tcW w:w="0" w:type="auto"/>
            <w:hideMark/>
          </w:tcPr>
          <w:p w14:paraId="21FBF404" w14:textId="77777777" w:rsidR="000433AB" w:rsidRDefault="000433AB" w:rsidP="00BC6D89">
            <w:pPr>
              <w:spacing w:line="360" w:lineRule="auto"/>
            </w:pPr>
            <w:r>
              <w:rPr>
                <w:rStyle w:val="Strong"/>
                <w:rFonts w:eastAsiaTheme="majorEastAsia"/>
              </w:rPr>
              <w:t>Comment</w:t>
            </w:r>
          </w:p>
        </w:tc>
        <w:tc>
          <w:tcPr>
            <w:tcW w:w="0" w:type="auto"/>
            <w:hideMark/>
          </w:tcPr>
          <w:p w14:paraId="59CCF520" w14:textId="77777777" w:rsidR="000433AB" w:rsidRDefault="000433AB" w:rsidP="00BC6D89">
            <w:pPr>
              <w:spacing w:line="360" w:lineRule="auto"/>
            </w:pPr>
            <w:r>
              <w:t>Security-critical; logged.</w:t>
            </w:r>
          </w:p>
        </w:tc>
      </w:tr>
    </w:tbl>
    <w:p w14:paraId="2C96979F" w14:textId="77777777" w:rsidR="000433AB" w:rsidRDefault="000433AB" w:rsidP="000433AB">
      <w:pPr>
        <w:spacing w:line="360" w:lineRule="auto"/>
      </w:pPr>
    </w:p>
    <w:p w14:paraId="59500B32"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550"/>
        <w:gridCol w:w="5927"/>
      </w:tblGrid>
      <w:tr w:rsidR="000433AB" w14:paraId="315B2D81" w14:textId="77777777" w:rsidTr="00BC6D89">
        <w:tc>
          <w:tcPr>
            <w:tcW w:w="0" w:type="auto"/>
            <w:hideMark/>
          </w:tcPr>
          <w:p w14:paraId="6ECA5B45"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641C6BA9" w14:textId="77777777" w:rsidR="000433AB" w:rsidRDefault="000433AB" w:rsidP="00BC6D89">
            <w:pPr>
              <w:spacing w:line="360" w:lineRule="auto"/>
              <w:jc w:val="center"/>
              <w:rPr>
                <w:b/>
                <w:bCs/>
              </w:rPr>
            </w:pPr>
            <w:r>
              <w:rPr>
                <w:rStyle w:val="Strong"/>
                <w:rFonts w:eastAsiaTheme="majorEastAsia"/>
              </w:rPr>
              <w:t>Store Image</w:t>
            </w:r>
          </w:p>
        </w:tc>
      </w:tr>
      <w:tr w:rsidR="000433AB" w14:paraId="0C5272CE" w14:textId="77777777" w:rsidTr="00BC6D89">
        <w:tc>
          <w:tcPr>
            <w:tcW w:w="0" w:type="auto"/>
            <w:hideMark/>
          </w:tcPr>
          <w:p w14:paraId="11ED720D" w14:textId="77777777" w:rsidR="000433AB" w:rsidRDefault="000433AB" w:rsidP="00BC6D89">
            <w:pPr>
              <w:spacing w:line="360" w:lineRule="auto"/>
            </w:pPr>
            <w:r>
              <w:rPr>
                <w:rStyle w:val="Strong"/>
                <w:rFonts w:eastAsiaTheme="majorEastAsia"/>
              </w:rPr>
              <w:t>Id</w:t>
            </w:r>
          </w:p>
        </w:tc>
        <w:tc>
          <w:tcPr>
            <w:tcW w:w="0" w:type="auto"/>
            <w:hideMark/>
          </w:tcPr>
          <w:p w14:paraId="5D3D1B70" w14:textId="77777777" w:rsidR="000433AB" w:rsidRDefault="000433AB" w:rsidP="00BC6D89">
            <w:pPr>
              <w:spacing w:line="360" w:lineRule="auto"/>
            </w:pPr>
            <w:r>
              <w:t>UC2a</w:t>
            </w:r>
          </w:p>
        </w:tc>
      </w:tr>
      <w:tr w:rsidR="000433AB" w14:paraId="1AD13EB0" w14:textId="77777777" w:rsidTr="00BC6D89">
        <w:tc>
          <w:tcPr>
            <w:tcW w:w="0" w:type="auto"/>
            <w:hideMark/>
          </w:tcPr>
          <w:p w14:paraId="520AF784" w14:textId="77777777" w:rsidR="000433AB" w:rsidRDefault="000433AB" w:rsidP="00BC6D89">
            <w:pPr>
              <w:spacing w:line="360" w:lineRule="auto"/>
            </w:pPr>
            <w:r>
              <w:rPr>
                <w:rStyle w:val="Strong"/>
                <w:rFonts w:eastAsiaTheme="majorEastAsia"/>
              </w:rPr>
              <w:t>Description</w:t>
            </w:r>
          </w:p>
        </w:tc>
        <w:tc>
          <w:tcPr>
            <w:tcW w:w="0" w:type="auto"/>
            <w:hideMark/>
          </w:tcPr>
          <w:p w14:paraId="09C66304" w14:textId="77777777" w:rsidR="000433AB" w:rsidRDefault="000433AB" w:rsidP="00BC6D89">
            <w:pPr>
              <w:spacing w:line="360" w:lineRule="auto"/>
            </w:pPr>
            <w:r>
              <w:t>Securely stores the uploaded image and returns a reference.</w:t>
            </w:r>
          </w:p>
        </w:tc>
      </w:tr>
      <w:tr w:rsidR="000433AB" w14:paraId="17A1910F" w14:textId="77777777" w:rsidTr="00BC6D89">
        <w:tc>
          <w:tcPr>
            <w:tcW w:w="0" w:type="auto"/>
            <w:hideMark/>
          </w:tcPr>
          <w:p w14:paraId="685E9C2F" w14:textId="77777777" w:rsidR="000433AB" w:rsidRDefault="000433AB" w:rsidP="00BC6D89">
            <w:pPr>
              <w:spacing w:line="360" w:lineRule="auto"/>
            </w:pPr>
            <w:r>
              <w:rPr>
                <w:rStyle w:val="Strong"/>
                <w:rFonts w:eastAsiaTheme="majorEastAsia"/>
              </w:rPr>
              <w:t>Primary Actor</w:t>
            </w:r>
          </w:p>
        </w:tc>
        <w:tc>
          <w:tcPr>
            <w:tcW w:w="0" w:type="auto"/>
            <w:hideMark/>
          </w:tcPr>
          <w:p w14:paraId="109AA466" w14:textId="77777777" w:rsidR="000433AB" w:rsidRDefault="000433AB" w:rsidP="00BC6D89">
            <w:pPr>
              <w:spacing w:line="360" w:lineRule="auto"/>
            </w:pPr>
            <w:r>
              <w:t>System</w:t>
            </w:r>
          </w:p>
        </w:tc>
      </w:tr>
      <w:tr w:rsidR="000433AB" w14:paraId="1C6D7FAE" w14:textId="77777777" w:rsidTr="00BC6D89">
        <w:tc>
          <w:tcPr>
            <w:tcW w:w="0" w:type="auto"/>
            <w:hideMark/>
          </w:tcPr>
          <w:p w14:paraId="2C46A22D" w14:textId="77777777" w:rsidR="000433AB" w:rsidRDefault="000433AB" w:rsidP="00BC6D89">
            <w:pPr>
              <w:spacing w:line="360" w:lineRule="auto"/>
            </w:pPr>
            <w:r>
              <w:rPr>
                <w:rStyle w:val="Strong"/>
                <w:rFonts w:eastAsiaTheme="majorEastAsia"/>
              </w:rPr>
              <w:t>Supporting Actors</w:t>
            </w:r>
          </w:p>
        </w:tc>
        <w:tc>
          <w:tcPr>
            <w:tcW w:w="0" w:type="auto"/>
            <w:hideMark/>
          </w:tcPr>
          <w:p w14:paraId="2CC854E4" w14:textId="77777777" w:rsidR="000433AB" w:rsidRDefault="000433AB" w:rsidP="00BC6D89">
            <w:pPr>
              <w:spacing w:line="360" w:lineRule="auto"/>
            </w:pPr>
            <w:r>
              <w:t>Cloud Storage</w:t>
            </w:r>
          </w:p>
        </w:tc>
      </w:tr>
      <w:tr w:rsidR="000433AB" w14:paraId="1441E69C" w14:textId="77777777" w:rsidTr="00BC6D89">
        <w:tc>
          <w:tcPr>
            <w:tcW w:w="0" w:type="auto"/>
            <w:hideMark/>
          </w:tcPr>
          <w:p w14:paraId="2FC7E950" w14:textId="77777777" w:rsidR="000433AB" w:rsidRDefault="000433AB" w:rsidP="00BC6D89">
            <w:pPr>
              <w:spacing w:line="360" w:lineRule="auto"/>
            </w:pPr>
            <w:r>
              <w:rPr>
                <w:rStyle w:val="Strong"/>
                <w:rFonts w:eastAsiaTheme="majorEastAsia"/>
              </w:rPr>
              <w:t>Preconditions</w:t>
            </w:r>
          </w:p>
        </w:tc>
        <w:tc>
          <w:tcPr>
            <w:tcW w:w="0" w:type="auto"/>
            <w:hideMark/>
          </w:tcPr>
          <w:p w14:paraId="234E7742" w14:textId="77777777" w:rsidR="000433AB" w:rsidRDefault="000433AB" w:rsidP="00BC6D89">
            <w:pPr>
              <w:spacing w:line="360" w:lineRule="auto"/>
            </w:pPr>
            <w:r>
              <w:t>Valid image received.</w:t>
            </w:r>
          </w:p>
        </w:tc>
      </w:tr>
      <w:tr w:rsidR="000433AB" w14:paraId="04AD3E6A" w14:textId="77777777" w:rsidTr="00BC6D89">
        <w:tc>
          <w:tcPr>
            <w:tcW w:w="0" w:type="auto"/>
            <w:hideMark/>
          </w:tcPr>
          <w:p w14:paraId="3F38BB06" w14:textId="77777777" w:rsidR="000433AB" w:rsidRDefault="000433AB" w:rsidP="00BC6D89">
            <w:pPr>
              <w:spacing w:line="360" w:lineRule="auto"/>
            </w:pPr>
            <w:r>
              <w:rPr>
                <w:rStyle w:val="Strong"/>
                <w:rFonts w:eastAsiaTheme="majorEastAsia"/>
              </w:rPr>
              <w:t>Extended Use Cases</w:t>
            </w:r>
          </w:p>
        </w:tc>
        <w:tc>
          <w:tcPr>
            <w:tcW w:w="0" w:type="auto"/>
            <w:hideMark/>
          </w:tcPr>
          <w:p w14:paraId="7E6BB289" w14:textId="77777777" w:rsidR="000433AB" w:rsidRDefault="000433AB" w:rsidP="00BC6D89">
            <w:pPr>
              <w:spacing w:line="360" w:lineRule="auto"/>
            </w:pPr>
            <w:r>
              <w:t>None</w:t>
            </w:r>
          </w:p>
        </w:tc>
      </w:tr>
      <w:tr w:rsidR="000433AB" w14:paraId="2A972904" w14:textId="77777777" w:rsidTr="00BC6D89">
        <w:tc>
          <w:tcPr>
            <w:tcW w:w="0" w:type="auto"/>
            <w:hideMark/>
          </w:tcPr>
          <w:p w14:paraId="054019BD" w14:textId="77777777" w:rsidR="000433AB" w:rsidRDefault="000433AB" w:rsidP="00BC6D89">
            <w:pPr>
              <w:spacing w:line="360" w:lineRule="auto"/>
            </w:pPr>
            <w:r>
              <w:rPr>
                <w:rStyle w:val="Strong"/>
                <w:rFonts w:eastAsiaTheme="majorEastAsia"/>
              </w:rPr>
              <w:t>Included Use Cases</w:t>
            </w:r>
          </w:p>
        </w:tc>
        <w:tc>
          <w:tcPr>
            <w:tcW w:w="0" w:type="auto"/>
            <w:hideMark/>
          </w:tcPr>
          <w:p w14:paraId="0728281A" w14:textId="77777777" w:rsidR="000433AB" w:rsidRDefault="000433AB" w:rsidP="00BC6D89">
            <w:pPr>
              <w:spacing w:line="360" w:lineRule="auto"/>
            </w:pPr>
            <w:r>
              <w:t>None</w:t>
            </w:r>
          </w:p>
        </w:tc>
      </w:tr>
      <w:tr w:rsidR="000433AB" w14:paraId="538F161B" w14:textId="77777777" w:rsidTr="00BC6D89">
        <w:tc>
          <w:tcPr>
            <w:tcW w:w="0" w:type="auto"/>
            <w:hideMark/>
          </w:tcPr>
          <w:p w14:paraId="040D4171" w14:textId="77777777" w:rsidR="000433AB" w:rsidRDefault="000433AB" w:rsidP="00BC6D89">
            <w:pPr>
              <w:spacing w:line="360" w:lineRule="auto"/>
            </w:pPr>
            <w:r>
              <w:rPr>
                <w:rStyle w:val="Strong"/>
                <w:rFonts w:eastAsiaTheme="majorEastAsia"/>
              </w:rPr>
              <w:t>Main Success Scenario</w:t>
            </w:r>
          </w:p>
        </w:tc>
        <w:tc>
          <w:tcPr>
            <w:tcW w:w="0" w:type="auto"/>
            <w:hideMark/>
          </w:tcPr>
          <w:p w14:paraId="0B944E5E" w14:textId="77777777" w:rsidR="000433AB" w:rsidRDefault="000433AB" w:rsidP="00BC6D89">
            <w:pPr>
              <w:spacing w:line="360" w:lineRule="auto"/>
            </w:pPr>
            <w:r>
              <w:t>1. Upload to storage. 2. Get URL/ID. 3. Persist reference.</w:t>
            </w:r>
          </w:p>
        </w:tc>
      </w:tr>
      <w:tr w:rsidR="000433AB" w14:paraId="36B20FFA" w14:textId="77777777" w:rsidTr="00BC6D89">
        <w:tc>
          <w:tcPr>
            <w:tcW w:w="0" w:type="auto"/>
            <w:hideMark/>
          </w:tcPr>
          <w:p w14:paraId="334FFF39" w14:textId="77777777" w:rsidR="000433AB" w:rsidRDefault="000433AB" w:rsidP="00BC6D89">
            <w:pPr>
              <w:spacing w:line="360" w:lineRule="auto"/>
            </w:pPr>
            <w:r>
              <w:rPr>
                <w:rStyle w:val="Strong"/>
                <w:rFonts w:eastAsiaTheme="majorEastAsia"/>
              </w:rPr>
              <w:t>Alternative Flow</w:t>
            </w:r>
          </w:p>
        </w:tc>
        <w:tc>
          <w:tcPr>
            <w:tcW w:w="0" w:type="auto"/>
            <w:hideMark/>
          </w:tcPr>
          <w:p w14:paraId="1EFEF963" w14:textId="77777777" w:rsidR="000433AB" w:rsidRDefault="000433AB" w:rsidP="00BC6D89">
            <w:pPr>
              <w:spacing w:line="360" w:lineRule="auto"/>
            </w:pPr>
            <w:r>
              <w:t>Local cache if offline (queued upload).</w:t>
            </w:r>
          </w:p>
        </w:tc>
      </w:tr>
      <w:tr w:rsidR="000433AB" w14:paraId="7D53CB40" w14:textId="77777777" w:rsidTr="00BC6D89">
        <w:tc>
          <w:tcPr>
            <w:tcW w:w="0" w:type="auto"/>
            <w:hideMark/>
          </w:tcPr>
          <w:p w14:paraId="681BA875" w14:textId="77777777" w:rsidR="000433AB" w:rsidRDefault="000433AB" w:rsidP="00BC6D89">
            <w:pPr>
              <w:spacing w:line="360" w:lineRule="auto"/>
            </w:pPr>
            <w:r>
              <w:rPr>
                <w:rStyle w:val="Strong"/>
                <w:rFonts w:eastAsiaTheme="majorEastAsia"/>
              </w:rPr>
              <w:t>Exceptional Flows</w:t>
            </w:r>
          </w:p>
        </w:tc>
        <w:tc>
          <w:tcPr>
            <w:tcW w:w="0" w:type="auto"/>
            <w:hideMark/>
          </w:tcPr>
          <w:p w14:paraId="081A8B04" w14:textId="77777777" w:rsidR="000433AB" w:rsidRDefault="000433AB" w:rsidP="00BC6D89">
            <w:pPr>
              <w:spacing w:line="360" w:lineRule="auto"/>
            </w:pPr>
            <w:r>
              <w:t>Storage error; quota exceeded.</w:t>
            </w:r>
          </w:p>
        </w:tc>
      </w:tr>
      <w:tr w:rsidR="000433AB" w14:paraId="5FA0354B" w14:textId="77777777" w:rsidTr="00BC6D89">
        <w:tc>
          <w:tcPr>
            <w:tcW w:w="0" w:type="auto"/>
            <w:hideMark/>
          </w:tcPr>
          <w:p w14:paraId="12A95C4D" w14:textId="77777777" w:rsidR="000433AB" w:rsidRDefault="000433AB" w:rsidP="00BC6D89">
            <w:pPr>
              <w:spacing w:line="360" w:lineRule="auto"/>
            </w:pPr>
            <w:r>
              <w:rPr>
                <w:rStyle w:val="Strong"/>
                <w:rFonts w:eastAsiaTheme="majorEastAsia"/>
              </w:rPr>
              <w:t>Postconditions</w:t>
            </w:r>
          </w:p>
        </w:tc>
        <w:tc>
          <w:tcPr>
            <w:tcW w:w="0" w:type="auto"/>
            <w:hideMark/>
          </w:tcPr>
          <w:p w14:paraId="0646A7CE" w14:textId="77777777" w:rsidR="000433AB" w:rsidRDefault="000433AB" w:rsidP="00BC6D89">
            <w:pPr>
              <w:spacing w:line="360" w:lineRule="auto"/>
            </w:pPr>
            <w:r>
              <w:t>Image reference available to UC2.</w:t>
            </w:r>
          </w:p>
        </w:tc>
      </w:tr>
      <w:tr w:rsidR="000433AB" w14:paraId="4C3F6877" w14:textId="77777777" w:rsidTr="00BC6D89">
        <w:tc>
          <w:tcPr>
            <w:tcW w:w="0" w:type="auto"/>
            <w:hideMark/>
          </w:tcPr>
          <w:p w14:paraId="20296593" w14:textId="77777777" w:rsidR="000433AB" w:rsidRDefault="000433AB" w:rsidP="00BC6D89">
            <w:pPr>
              <w:spacing w:line="360" w:lineRule="auto"/>
            </w:pPr>
            <w:r>
              <w:rPr>
                <w:rStyle w:val="Strong"/>
                <w:rFonts w:eastAsiaTheme="majorEastAsia"/>
              </w:rPr>
              <w:t>Comment</w:t>
            </w:r>
          </w:p>
        </w:tc>
        <w:tc>
          <w:tcPr>
            <w:tcW w:w="0" w:type="auto"/>
            <w:hideMark/>
          </w:tcPr>
          <w:p w14:paraId="6F2A7E62" w14:textId="77777777" w:rsidR="000433AB" w:rsidRDefault="000433AB" w:rsidP="00BC6D89">
            <w:pPr>
              <w:spacing w:line="360" w:lineRule="auto"/>
            </w:pPr>
            <w:r>
              <w:t>Encrypted at rest.</w:t>
            </w:r>
          </w:p>
        </w:tc>
      </w:tr>
    </w:tbl>
    <w:p w14:paraId="3797889B"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550"/>
        <w:gridCol w:w="5508"/>
      </w:tblGrid>
      <w:tr w:rsidR="000433AB" w14:paraId="40BFEE66" w14:textId="77777777" w:rsidTr="00BC6D89">
        <w:tc>
          <w:tcPr>
            <w:tcW w:w="0" w:type="auto"/>
            <w:hideMark/>
          </w:tcPr>
          <w:p w14:paraId="4B6060F3"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4B741E6C" w14:textId="77777777" w:rsidR="000433AB" w:rsidRDefault="000433AB" w:rsidP="00BC6D89">
            <w:pPr>
              <w:spacing w:line="360" w:lineRule="auto"/>
              <w:jc w:val="center"/>
              <w:rPr>
                <w:b/>
                <w:bCs/>
              </w:rPr>
            </w:pPr>
            <w:r>
              <w:rPr>
                <w:rStyle w:val="Strong"/>
                <w:rFonts w:eastAsiaTheme="majorEastAsia"/>
              </w:rPr>
              <w:t>Generate Embedding</w:t>
            </w:r>
          </w:p>
        </w:tc>
      </w:tr>
      <w:tr w:rsidR="000433AB" w14:paraId="5FADED25" w14:textId="77777777" w:rsidTr="00BC6D89">
        <w:tc>
          <w:tcPr>
            <w:tcW w:w="0" w:type="auto"/>
            <w:hideMark/>
          </w:tcPr>
          <w:p w14:paraId="1E299EBE" w14:textId="77777777" w:rsidR="000433AB" w:rsidRDefault="000433AB" w:rsidP="00BC6D89">
            <w:pPr>
              <w:spacing w:line="360" w:lineRule="auto"/>
            </w:pPr>
            <w:r>
              <w:rPr>
                <w:rStyle w:val="Strong"/>
                <w:rFonts w:eastAsiaTheme="majorEastAsia"/>
              </w:rPr>
              <w:t>Id</w:t>
            </w:r>
          </w:p>
        </w:tc>
        <w:tc>
          <w:tcPr>
            <w:tcW w:w="0" w:type="auto"/>
            <w:hideMark/>
          </w:tcPr>
          <w:p w14:paraId="3DBB90C7" w14:textId="77777777" w:rsidR="000433AB" w:rsidRDefault="000433AB" w:rsidP="00BC6D89">
            <w:pPr>
              <w:spacing w:line="360" w:lineRule="auto"/>
            </w:pPr>
            <w:r>
              <w:t>UC2b</w:t>
            </w:r>
          </w:p>
        </w:tc>
      </w:tr>
      <w:tr w:rsidR="000433AB" w14:paraId="75F50FB5" w14:textId="77777777" w:rsidTr="00BC6D89">
        <w:tc>
          <w:tcPr>
            <w:tcW w:w="0" w:type="auto"/>
            <w:hideMark/>
          </w:tcPr>
          <w:p w14:paraId="2E6F8FE4" w14:textId="77777777" w:rsidR="000433AB" w:rsidRDefault="000433AB" w:rsidP="00BC6D89">
            <w:pPr>
              <w:spacing w:line="360" w:lineRule="auto"/>
            </w:pPr>
            <w:r>
              <w:rPr>
                <w:rStyle w:val="Strong"/>
                <w:rFonts w:eastAsiaTheme="majorEastAsia"/>
              </w:rPr>
              <w:t>Description</w:t>
            </w:r>
          </w:p>
        </w:tc>
        <w:tc>
          <w:tcPr>
            <w:tcW w:w="0" w:type="auto"/>
            <w:hideMark/>
          </w:tcPr>
          <w:p w14:paraId="08EFE371" w14:textId="77777777" w:rsidR="000433AB" w:rsidRDefault="000433AB" w:rsidP="00BC6D89">
            <w:pPr>
              <w:spacing w:line="360" w:lineRule="auto"/>
            </w:pPr>
            <w:r>
              <w:t>Produces vector representation from the image.</w:t>
            </w:r>
          </w:p>
        </w:tc>
      </w:tr>
      <w:tr w:rsidR="000433AB" w14:paraId="4E23088B" w14:textId="77777777" w:rsidTr="00BC6D89">
        <w:tc>
          <w:tcPr>
            <w:tcW w:w="0" w:type="auto"/>
            <w:hideMark/>
          </w:tcPr>
          <w:p w14:paraId="556892A8" w14:textId="77777777" w:rsidR="000433AB" w:rsidRDefault="000433AB" w:rsidP="00BC6D89">
            <w:pPr>
              <w:spacing w:line="360" w:lineRule="auto"/>
            </w:pPr>
            <w:r>
              <w:rPr>
                <w:rStyle w:val="Strong"/>
                <w:rFonts w:eastAsiaTheme="majorEastAsia"/>
              </w:rPr>
              <w:t>Primary Actor</w:t>
            </w:r>
          </w:p>
        </w:tc>
        <w:tc>
          <w:tcPr>
            <w:tcW w:w="0" w:type="auto"/>
            <w:hideMark/>
          </w:tcPr>
          <w:p w14:paraId="27CF1345" w14:textId="77777777" w:rsidR="000433AB" w:rsidRDefault="000433AB" w:rsidP="00BC6D89">
            <w:pPr>
              <w:spacing w:line="360" w:lineRule="auto"/>
            </w:pPr>
            <w:r>
              <w:t>System</w:t>
            </w:r>
          </w:p>
        </w:tc>
      </w:tr>
      <w:tr w:rsidR="000433AB" w14:paraId="37A5B991" w14:textId="77777777" w:rsidTr="00BC6D89">
        <w:tc>
          <w:tcPr>
            <w:tcW w:w="0" w:type="auto"/>
            <w:hideMark/>
          </w:tcPr>
          <w:p w14:paraId="310BAB77" w14:textId="77777777" w:rsidR="000433AB" w:rsidRDefault="000433AB" w:rsidP="00BC6D89">
            <w:pPr>
              <w:spacing w:line="360" w:lineRule="auto"/>
            </w:pPr>
            <w:r>
              <w:rPr>
                <w:rStyle w:val="Strong"/>
                <w:rFonts w:eastAsiaTheme="majorEastAsia"/>
              </w:rPr>
              <w:t>Supporting Actors</w:t>
            </w:r>
          </w:p>
        </w:tc>
        <w:tc>
          <w:tcPr>
            <w:tcW w:w="0" w:type="auto"/>
            <w:hideMark/>
          </w:tcPr>
          <w:p w14:paraId="27BDCE72" w14:textId="77777777" w:rsidR="000433AB" w:rsidRDefault="000433AB" w:rsidP="00BC6D89">
            <w:pPr>
              <w:spacing w:line="360" w:lineRule="auto"/>
            </w:pPr>
            <w:r>
              <w:t>AI/ML Services</w:t>
            </w:r>
          </w:p>
        </w:tc>
      </w:tr>
      <w:tr w:rsidR="000433AB" w14:paraId="0C96FE51" w14:textId="77777777" w:rsidTr="00BC6D89">
        <w:tc>
          <w:tcPr>
            <w:tcW w:w="0" w:type="auto"/>
            <w:hideMark/>
          </w:tcPr>
          <w:p w14:paraId="6BCCB475" w14:textId="77777777" w:rsidR="000433AB" w:rsidRDefault="000433AB" w:rsidP="00BC6D89">
            <w:pPr>
              <w:spacing w:line="360" w:lineRule="auto"/>
            </w:pPr>
            <w:r>
              <w:rPr>
                <w:rStyle w:val="Strong"/>
                <w:rFonts w:eastAsiaTheme="majorEastAsia"/>
              </w:rPr>
              <w:t>Preconditions</w:t>
            </w:r>
          </w:p>
        </w:tc>
        <w:tc>
          <w:tcPr>
            <w:tcW w:w="0" w:type="auto"/>
            <w:hideMark/>
          </w:tcPr>
          <w:p w14:paraId="2733E2F8" w14:textId="77777777" w:rsidR="000433AB" w:rsidRDefault="000433AB" w:rsidP="00BC6D89">
            <w:pPr>
              <w:spacing w:line="360" w:lineRule="auto"/>
            </w:pPr>
            <w:r>
              <w:t>Image accessible.</w:t>
            </w:r>
          </w:p>
        </w:tc>
      </w:tr>
      <w:tr w:rsidR="000433AB" w14:paraId="14B453B4" w14:textId="77777777" w:rsidTr="00BC6D89">
        <w:tc>
          <w:tcPr>
            <w:tcW w:w="0" w:type="auto"/>
            <w:hideMark/>
          </w:tcPr>
          <w:p w14:paraId="17A72213" w14:textId="77777777" w:rsidR="000433AB" w:rsidRDefault="000433AB" w:rsidP="00BC6D89">
            <w:pPr>
              <w:spacing w:line="360" w:lineRule="auto"/>
            </w:pPr>
            <w:r>
              <w:rPr>
                <w:rStyle w:val="Strong"/>
                <w:rFonts w:eastAsiaTheme="majorEastAsia"/>
              </w:rPr>
              <w:t>Extended Use Cases</w:t>
            </w:r>
          </w:p>
        </w:tc>
        <w:tc>
          <w:tcPr>
            <w:tcW w:w="0" w:type="auto"/>
            <w:hideMark/>
          </w:tcPr>
          <w:p w14:paraId="01D2F2AC" w14:textId="77777777" w:rsidR="000433AB" w:rsidRDefault="000433AB" w:rsidP="00BC6D89">
            <w:pPr>
              <w:spacing w:line="360" w:lineRule="auto"/>
            </w:pPr>
            <w:r>
              <w:t>None</w:t>
            </w:r>
          </w:p>
        </w:tc>
      </w:tr>
      <w:tr w:rsidR="000433AB" w14:paraId="4F4FDBB3" w14:textId="77777777" w:rsidTr="00BC6D89">
        <w:tc>
          <w:tcPr>
            <w:tcW w:w="0" w:type="auto"/>
            <w:hideMark/>
          </w:tcPr>
          <w:p w14:paraId="64FBE21A" w14:textId="77777777" w:rsidR="000433AB" w:rsidRDefault="000433AB" w:rsidP="00BC6D89">
            <w:pPr>
              <w:spacing w:line="360" w:lineRule="auto"/>
            </w:pPr>
            <w:r>
              <w:rPr>
                <w:rStyle w:val="Strong"/>
                <w:rFonts w:eastAsiaTheme="majorEastAsia"/>
              </w:rPr>
              <w:t>Included Use Cases</w:t>
            </w:r>
          </w:p>
        </w:tc>
        <w:tc>
          <w:tcPr>
            <w:tcW w:w="0" w:type="auto"/>
            <w:hideMark/>
          </w:tcPr>
          <w:p w14:paraId="2E1DFBC1" w14:textId="77777777" w:rsidR="000433AB" w:rsidRDefault="000433AB" w:rsidP="00BC6D89">
            <w:pPr>
              <w:spacing w:line="360" w:lineRule="auto"/>
            </w:pPr>
            <w:r>
              <w:t>None</w:t>
            </w:r>
          </w:p>
        </w:tc>
      </w:tr>
      <w:tr w:rsidR="000433AB" w14:paraId="57C21008" w14:textId="77777777" w:rsidTr="00BC6D89">
        <w:tc>
          <w:tcPr>
            <w:tcW w:w="0" w:type="auto"/>
            <w:hideMark/>
          </w:tcPr>
          <w:p w14:paraId="45AC51E5" w14:textId="77777777" w:rsidR="000433AB" w:rsidRDefault="000433AB" w:rsidP="00BC6D89">
            <w:pPr>
              <w:spacing w:line="360" w:lineRule="auto"/>
            </w:pPr>
            <w:r>
              <w:rPr>
                <w:rStyle w:val="Strong"/>
                <w:rFonts w:eastAsiaTheme="majorEastAsia"/>
              </w:rPr>
              <w:t>Main Success Scenario</w:t>
            </w:r>
          </w:p>
        </w:tc>
        <w:tc>
          <w:tcPr>
            <w:tcW w:w="0" w:type="auto"/>
            <w:hideMark/>
          </w:tcPr>
          <w:p w14:paraId="7ECE9F4C" w14:textId="77777777" w:rsidR="000433AB" w:rsidRDefault="000433AB" w:rsidP="00BC6D89">
            <w:pPr>
              <w:spacing w:line="360" w:lineRule="auto"/>
            </w:pPr>
            <w:r>
              <w:t>1. Call model. 2. Receive vector. 3. Hand off to search.</w:t>
            </w:r>
          </w:p>
        </w:tc>
      </w:tr>
      <w:tr w:rsidR="000433AB" w14:paraId="7C61A9E9" w14:textId="77777777" w:rsidTr="00BC6D89">
        <w:tc>
          <w:tcPr>
            <w:tcW w:w="0" w:type="auto"/>
            <w:hideMark/>
          </w:tcPr>
          <w:p w14:paraId="4AEDF2A0" w14:textId="77777777" w:rsidR="000433AB" w:rsidRDefault="000433AB" w:rsidP="00BC6D89">
            <w:pPr>
              <w:spacing w:line="360" w:lineRule="auto"/>
            </w:pPr>
            <w:r>
              <w:rPr>
                <w:rStyle w:val="Strong"/>
                <w:rFonts w:eastAsiaTheme="majorEastAsia"/>
              </w:rPr>
              <w:t>Alternative Flow</w:t>
            </w:r>
          </w:p>
        </w:tc>
        <w:tc>
          <w:tcPr>
            <w:tcW w:w="0" w:type="auto"/>
            <w:hideMark/>
          </w:tcPr>
          <w:p w14:paraId="2581B74C" w14:textId="77777777" w:rsidR="000433AB" w:rsidRDefault="000433AB" w:rsidP="00BC6D89">
            <w:pPr>
              <w:spacing w:line="360" w:lineRule="auto"/>
            </w:pPr>
            <w:r>
              <w:t>Use fallback model if primary unavailable.</w:t>
            </w:r>
          </w:p>
        </w:tc>
      </w:tr>
      <w:tr w:rsidR="000433AB" w14:paraId="0723E683" w14:textId="77777777" w:rsidTr="00BC6D89">
        <w:tc>
          <w:tcPr>
            <w:tcW w:w="0" w:type="auto"/>
            <w:hideMark/>
          </w:tcPr>
          <w:p w14:paraId="49C03E8A" w14:textId="77777777" w:rsidR="000433AB" w:rsidRDefault="000433AB" w:rsidP="00BC6D89">
            <w:pPr>
              <w:spacing w:line="360" w:lineRule="auto"/>
            </w:pPr>
            <w:r>
              <w:rPr>
                <w:rStyle w:val="Strong"/>
                <w:rFonts w:eastAsiaTheme="majorEastAsia"/>
              </w:rPr>
              <w:t>Exceptional Flows</w:t>
            </w:r>
          </w:p>
        </w:tc>
        <w:tc>
          <w:tcPr>
            <w:tcW w:w="0" w:type="auto"/>
            <w:hideMark/>
          </w:tcPr>
          <w:p w14:paraId="6F2C0760" w14:textId="77777777" w:rsidR="000433AB" w:rsidRDefault="000433AB" w:rsidP="00BC6D89">
            <w:pPr>
              <w:spacing w:line="360" w:lineRule="auto"/>
            </w:pPr>
            <w:r>
              <w:t>Model timeout; invalid output.</w:t>
            </w:r>
          </w:p>
        </w:tc>
      </w:tr>
      <w:tr w:rsidR="000433AB" w14:paraId="6940DD82" w14:textId="77777777" w:rsidTr="00BC6D89">
        <w:tc>
          <w:tcPr>
            <w:tcW w:w="0" w:type="auto"/>
            <w:hideMark/>
          </w:tcPr>
          <w:p w14:paraId="074EF401" w14:textId="77777777" w:rsidR="000433AB" w:rsidRDefault="000433AB" w:rsidP="00BC6D89">
            <w:pPr>
              <w:spacing w:line="360" w:lineRule="auto"/>
            </w:pPr>
            <w:r>
              <w:rPr>
                <w:rStyle w:val="Strong"/>
                <w:rFonts w:eastAsiaTheme="majorEastAsia"/>
              </w:rPr>
              <w:t>Postconditions</w:t>
            </w:r>
          </w:p>
        </w:tc>
        <w:tc>
          <w:tcPr>
            <w:tcW w:w="0" w:type="auto"/>
            <w:hideMark/>
          </w:tcPr>
          <w:p w14:paraId="7AF3779E" w14:textId="77777777" w:rsidR="000433AB" w:rsidRDefault="000433AB" w:rsidP="00BC6D89">
            <w:pPr>
              <w:spacing w:line="360" w:lineRule="auto"/>
            </w:pPr>
            <w:r>
              <w:t>Vector ready for UC2c.</w:t>
            </w:r>
          </w:p>
        </w:tc>
      </w:tr>
      <w:tr w:rsidR="000433AB" w14:paraId="0F40227E" w14:textId="77777777" w:rsidTr="00BC6D89">
        <w:tc>
          <w:tcPr>
            <w:tcW w:w="0" w:type="auto"/>
            <w:hideMark/>
          </w:tcPr>
          <w:p w14:paraId="787EC0D4" w14:textId="77777777" w:rsidR="000433AB" w:rsidRDefault="000433AB" w:rsidP="00BC6D89">
            <w:pPr>
              <w:spacing w:line="360" w:lineRule="auto"/>
            </w:pPr>
            <w:r>
              <w:rPr>
                <w:rStyle w:val="Strong"/>
                <w:rFonts w:eastAsiaTheme="majorEastAsia"/>
              </w:rPr>
              <w:t>Comment</w:t>
            </w:r>
          </w:p>
        </w:tc>
        <w:tc>
          <w:tcPr>
            <w:tcW w:w="0" w:type="auto"/>
            <w:hideMark/>
          </w:tcPr>
          <w:p w14:paraId="31B887D7" w14:textId="77777777" w:rsidR="000433AB" w:rsidRDefault="000433AB" w:rsidP="00BC6D89">
            <w:pPr>
              <w:spacing w:line="360" w:lineRule="auto"/>
            </w:pPr>
            <w:r>
              <w:t>Versioned models tracked.</w:t>
            </w:r>
          </w:p>
        </w:tc>
      </w:tr>
    </w:tbl>
    <w:p w14:paraId="2A77F804"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550"/>
        <w:gridCol w:w="5262"/>
      </w:tblGrid>
      <w:tr w:rsidR="000433AB" w14:paraId="110F8F94" w14:textId="77777777" w:rsidTr="00BC6D89">
        <w:tc>
          <w:tcPr>
            <w:tcW w:w="0" w:type="auto"/>
            <w:hideMark/>
          </w:tcPr>
          <w:p w14:paraId="57728CCA"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60900B54" w14:textId="77777777" w:rsidR="000433AB" w:rsidRDefault="000433AB" w:rsidP="00BC6D89">
            <w:pPr>
              <w:spacing w:line="360" w:lineRule="auto"/>
              <w:jc w:val="center"/>
              <w:rPr>
                <w:b/>
                <w:bCs/>
              </w:rPr>
            </w:pPr>
            <w:r>
              <w:rPr>
                <w:rStyle w:val="Strong"/>
                <w:rFonts w:eastAsiaTheme="majorEastAsia"/>
              </w:rPr>
              <w:t>Vector Search</w:t>
            </w:r>
          </w:p>
        </w:tc>
      </w:tr>
      <w:tr w:rsidR="000433AB" w14:paraId="50A93791" w14:textId="77777777" w:rsidTr="00BC6D89">
        <w:tc>
          <w:tcPr>
            <w:tcW w:w="0" w:type="auto"/>
            <w:hideMark/>
          </w:tcPr>
          <w:p w14:paraId="1D03D01F" w14:textId="77777777" w:rsidR="000433AB" w:rsidRDefault="000433AB" w:rsidP="00BC6D89">
            <w:pPr>
              <w:spacing w:line="360" w:lineRule="auto"/>
            </w:pPr>
            <w:r>
              <w:rPr>
                <w:rStyle w:val="Strong"/>
                <w:rFonts w:eastAsiaTheme="majorEastAsia"/>
              </w:rPr>
              <w:t>Id</w:t>
            </w:r>
          </w:p>
        </w:tc>
        <w:tc>
          <w:tcPr>
            <w:tcW w:w="0" w:type="auto"/>
            <w:hideMark/>
          </w:tcPr>
          <w:p w14:paraId="3654074F" w14:textId="77777777" w:rsidR="000433AB" w:rsidRDefault="000433AB" w:rsidP="00BC6D89">
            <w:pPr>
              <w:spacing w:line="360" w:lineRule="auto"/>
            </w:pPr>
            <w:r>
              <w:t>UC2c</w:t>
            </w:r>
          </w:p>
        </w:tc>
      </w:tr>
      <w:tr w:rsidR="000433AB" w14:paraId="7BF09A8C" w14:textId="77777777" w:rsidTr="00BC6D89">
        <w:tc>
          <w:tcPr>
            <w:tcW w:w="0" w:type="auto"/>
            <w:hideMark/>
          </w:tcPr>
          <w:p w14:paraId="06C595AA" w14:textId="77777777" w:rsidR="000433AB" w:rsidRDefault="000433AB" w:rsidP="00BC6D89">
            <w:pPr>
              <w:spacing w:line="360" w:lineRule="auto"/>
            </w:pPr>
            <w:r>
              <w:rPr>
                <w:rStyle w:val="Strong"/>
                <w:rFonts w:eastAsiaTheme="majorEastAsia"/>
              </w:rPr>
              <w:t>Description</w:t>
            </w:r>
          </w:p>
        </w:tc>
        <w:tc>
          <w:tcPr>
            <w:tcW w:w="0" w:type="auto"/>
            <w:hideMark/>
          </w:tcPr>
          <w:p w14:paraId="650B4205" w14:textId="77777777" w:rsidR="000433AB" w:rsidRDefault="000433AB" w:rsidP="00BC6D89">
            <w:pPr>
              <w:spacing w:line="360" w:lineRule="auto"/>
            </w:pPr>
            <w:r>
              <w:t>Searches ANN index for nearest items.</w:t>
            </w:r>
          </w:p>
        </w:tc>
      </w:tr>
      <w:tr w:rsidR="000433AB" w14:paraId="78203088" w14:textId="77777777" w:rsidTr="00BC6D89">
        <w:tc>
          <w:tcPr>
            <w:tcW w:w="0" w:type="auto"/>
            <w:hideMark/>
          </w:tcPr>
          <w:p w14:paraId="5865D9CE" w14:textId="77777777" w:rsidR="000433AB" w:rsidRDefault="000433AB" w:rsidP="00BC6D89">
            <w:pPr>
              <w:spacing w:line="360" w:lineRule="auto"/>
            </w:pPr>
            <w:r>
              <w:rPr>
                <w:rStyle w:val="Strong"/>
                <w:rFonts w:eastAsiaTheme="majorEastAsia"/>
              </w:rPr>
              <w:lastRenderedPageBreak/>
              <w:t>Primary Actor</w:t>
            </w:r>
          </w:p>
        </w:tc>
        <w:tc>
          <w:tcPr>
            <w:tcW w:w="0" w:type="auto"/>
            <w:hideMark/>
          </w:tcPr>
          <w:p w14:paraId="566191B8" w14:textId="77777777" w:rsidR="000433AB" w:rsidRDefault="000433AB" w:rsidP="00BC6D89">
            <w:pPr>
              <w:spacing w:line="360" w:lineRule="auto"/>
            </w:pPr>
            <w:r>
              <w:t>System</w:t>
            </w:r>
          </w:p>
        </w:tc>
      </w:tr>
      <w:tr w:rsidR="000433AB" w14:paraId="1009E1BC" w14:textId="77777777" w:rsidTr="00BC6D89">
        <w:tc>
          <w:tcPr>
            <w:tcW w:w="0" w:type="auto"/>
            <w:hideMark/>
          </w:tcPr>
          <w:p w14:paraId="05F2D8CE" w14:textId="77777777" w:rsidR="000433AB" w:rsidRDefault="000433AB" w:rsidP="00BC6D89">
            <w:pPr>
              <w:spacing w:line="360" w:lineRule="auto"/>
            </w:pPr>
            <w:r>
              <w:rPr>
                <w:rStyle w:val="Strong"/>
                <w:rFonts w:eastAsiaTheme="majorEastAsia"/>
              </w:rPr>
              <w:t>Supporting Actors</w:t>
            </w:r>
          </w:p>
        </w:tc>
        <w:tc>
          <w:tcPr>
            <w:tcW w:w="0" w:type="auto"/>
            <w:hideMark/>
          </w:tcPr>
          <w:p w14:paraId="50741301" w14:textId="77777777" w:rsidR="000433AB" w:rsidRDefault="000433AB" w:rsidP="00BC6D89">
            <w:pPr>
              <w:spacing w:line="360" w:lineRule="auto"/>
            </w:pPr>
            <w:r>
              <w:t>ANN Index</w:t>
            </w:r>
          </w:p>
        </w:tc>
      </w:tr>
      <w:tr w:rsidR="000433AB" w14:paraId="721880D0" w14:textId="77777777" w:rsidTr="00BC6D89">
        <w:tc>
          <w:tcPr>
            <w:tcW w:w="0" w:type="auto"/>
            <w:hideMark/>
          </w:tcPr>
          <w:p w14:paraId="6625B100" w14:textId="77777777" w:rsidR="000433AB" w:rsidRDefault="000433AB" w:rsidP="00BC6D89">
            <w:pPr>
              <w:spacing w:line="360" w:lineRule="auto"/>
            </w:pPr>
            <w:r>
              <w:rPr>
                <w:rStyle w:val="Strong"/>
                <w:rFonts w:eastAsiaTheme="majorEastAsia"/>
              </w:rPr>
              <w:t>Preconditions</w:t>
            </w:r>
          </w:p>
        </w:tc>
        <w:tc>
          <w:tcPr>
            <w:tcW w:w="0" w:type="auto"/>
            <w:hideMark/>
          </w:tcPr>
          <w:p w14:paraId="4F0446AF" w14:textId="77777777" w:rsidR="000433AB" w:rsidRDefault="000433AB" w:rsidP="00BC6D89">
            <w:pPr>
              <w:spacing w:line="360" w:lineRule="auto"/>
            </w:pPr>
            <w:r>
              <w:t>Valid embedding available.</w:t>
            </w:r>
          </w:p>
        </w:tc>
      </w:tr>
      <w:tr w:rsidR="000433AB" w14:paraId="3DBE110C" w14:textId="77777777" w:rsidTr="00BC6D89">
        <w:tc>
          <w:tcPr>
            <w:tcW w:w="0" w:type="auto"/>
            <w:hideMark/>
          </w:tcPr>
          <w:p w14:paraId="31129237" w14:textId="77777777" w:rsidR="000433AB" w:rsidRDefault="000433AB" w:rsidP="00BC6D89">
            <w:pPr>
              <w:spacing w:line="360" w:lineRule="auto"/>
            </w:pPr>
            <w:r>
              <w:rPr>
                <w:rStyle w:val="Strong"/>
                <w:rFonts w:eastAsiaTheme="majorEastAsia"/>
              </w:rPr>
              <w:t>Extended Use Cases</w:t>
            </w:r>
          </w:p>
        </w:tc>
        <w:tc>
          <w:tcPr>
            <w:tcW w:w="0" w:type="auto"/>
            <w:hideMark/>
          </w:tcPr>
          <w:p w14:paraId="30801BFA" w14:textId="77777777" w:rsidR="000433AB" w:rsidRDefault="000433AB" w:rsidP="00BC6D89">
            <w:pPr>
              <w:spacing w:line="360" w:lineRule="auto"/>
            </w:pPr>
            <w:r>
              <w:t>None</w:t>
            </w:r>
          </w:p>
        </w:tc>
      </w:tr>
      <w:tr w:rsidR="000433AB" w14:paraId="14C9CA5D" w14:textId="77777777" w:rsidTr="00BC6D89">
        <w:tc>
          <w:tcPr>
            <w:tcW w:w="0" w:type="auto"/>
            <w:hideMark/>
          </w:tcPr>
          <w:p w14:paraId="3FA0E149" w14:textId="77777777" w:rsidR="000433AB" w:rsidRDefault="000433AB" w:rsidP="00BC6D89">
            <w:pPr>
              <w:spacing w:line="360" w:lineRule="auto"/>
            </w:pPr>
            <w:r>
              <w:rPr>
                <w:rStyle w:val="Strong"/>
                <w:rFonts w:eastAsiaTheme="majorEastAsia"/>
              </w:rPr>
              <w:t>Included Use Cases</w:t>
            </w:r>
          </w:p>
        </w:tc>
        <w:tc>
          <w:tcPr>
            <w:tcW w:w="0" w:type="auto"/>
            <w:hideMark/>
          </w:tcPr>
          <w:p w14:paraId="19EF84E3" w14:textId="77777777" w:rsidR="000433AB" w:rsidRDefault="000433AB" w:rsidP="00BC6D89">
            <w:pPr>
              <w:spacing w:line="360" w:lineRule="auto"/>
            </w:pPr>
            <w:r>
              <w:t>None</w:t>
            </w:r>
          </w:p>
        </w:tc>
      </w:tr>
      <w:tr w:rsidR="000433AB" w14:paraId="0B1C11A2" w14:textId="77777777" w:rsidTr="00BC6D89">
        <w:tc>
          <w:tcPr>
            <w:tcW w:w="0" w:type="auto"/>
            <w:hideMark/>
          </w:tcPr>
          <w:p w14:paraId="1C6519B8" w14:textId="77777777" w:rsidR="000433AB" w:rsidRDefault="000433AB" w:rsidP="00BC6D89">
            <w:pPr>
              <w:spacing w:line="360" w:lineRule="auto"/>
            </w:pPr>
            <w:r>
              <w:rPr>
                <w:rStyle w:val="Strong"/>
                <w:rFonts w:eastAsiaTheme="majorEastAsia"/>
              </w:rPr>
              <w:t>Main Success Scenario</w:t>
            </w:r>
          </w:p>
        </w:tc>
        <w:tc>
          <w:tcPr>
            <w:tcW w:w="0" w:type="auto"/>
            <w:hideMark/>
          </w:tcPr>
          <w:p w14:paraId="6D9869B4" w14:textId="77777777" w:rsidR="000433AB" w:rsidRDefault="000433AB" w:rsidP="00BC6D89">
            <w:pPr>
              <w:spacing w:line="360" w:lineRule="auto"/>
            </w:pPr>
            <w:r>
              <w:t>1. Query ANN. 2. Retrieve top-K. 3. Return to UC2.</w:t>
            </w:r>
          </w:p>
        </w:tc>
      </w:tr>
      <w:tr w:rsidR="000433AB" w14:paraId="2256617E" w14:textId="77777777" w:rsidTr="00BC6D89">
        <w:tc>
          <w:tcPr>
            <w:tcW w:w="0" w:type="auto"/>
            <w:hideMark/>
          </w:tcPr>
          <w:p w14:paraId="4EDD3543" w14:textId="77777777" w:rsidR="000433AB" w:rsidRDefault="000433AB" w:rsidP="00BC6D89">
            <w:pPr>
              <w:spacing w:line="360" w:lineRule="auto"/>
            </w:pPr>
            <w:r>
              <w:rPr>
                <w:rStyle w:val="Strong"/>
                <w:rFonts w:eastAsiaTheme="majorEastAsia"/>
              </w:rPr>
              <w:t>Alternative Flow</w:t>
            </w:r>
          </w:p>
        </w:tc>
        <w:tc>
          <w:tcPr>
            <w:tcW w:w="0" w:type="auto"/>
            <w:hideMark/>
          </w:tcPr>
          <w:p w14:paraId="17513B23" w14:textId="77777777" w:rsidR="000433AB" w:rsidRDefault="000433AB" w:rsidP="00BC6D89">
            <w:pPr>
              <w:spacing w:line="360" w:lineRule="auto"/>
            </w:pPr>
            <w:r>
              <w:t>Expand to category filters.</w:t>
            </w:r>
          </w:p>
        </w:tc>
      </w:tr>
      <w:tr w:rsidR="000433AB" w14:paraId="725FAA5E" w14:textId="77777777" w:rsidTr="00BC6D89">
        <w:tc>
          <w:tcPr>
            <w:tcW w:w="0" w:type="auto"/>
            <w:hideMark/>
          </w:tcPr>
          <w:p w14:paraId="66E6E5F4" w14:textId="77777777" w:rsidR="000433AB" w:rsidRDefault="000433AB" w:rsidP="00BC6D89">
            <w:pPr>
              <w:spacing w:line="360" w:lineRule="auto"/>
            </w:pPr>
            <w:r>
              <w:rPr>
                <w:rStyle w:val="Strong"/>
                <w:rFonts w:eastAsiaTheme="majorEastAsia"/>
              </w:rPr>
              <w:t>Exceptional Flows</w:t>
            </w:r>
          </w:p>
        </w:tc>
        <w:tc>
          <w:tcPr>
            <w:tcW w:w="0" w:type="auto"/>
            <w:hideMark/>
          </w:tcPr>
          <w:p w14:paraId="4310B0E9" w14:textId="77777777" w:rsidR="000433AB" w:rsidRDefault="000433AB" w:rsidP="00BC6D89">
            <w:pPr>
              <w:spacing w:line="360" w:lineRule="auto"/>
            </w:pPr>
            <w:r>
              <w:t>Index unavailable; empty results.</w:t>
            </w:r>
          </w:p>
        </w:tc>
      </w:tr>
      <w:tr w:rsidR="000433AB" w14:paraId="2C053685" w14:textId="77777777" w:rsidTr="00BC6D89">
        <w:tc>
          <w:tcPr>
            <w:tcW w:w="0" w:type="auto"/>
            <w:hideMark/>
          </w:tcPr>
          <w:p w14:paraId="5B17BC2D" w14:textId="77777777" w:rsidR="000433AB" w:rsidRDefault="000433AB" w:rsidP="00BC6D89">
            <w:pPr>
              <w:spacing w:line="360" w:lineRule="auto"/>
            </w:pPr>
            <w:r>
              <w:rPr>
                <w:rStyle w:val="Strong"/>
                <w:rFonts w:eastAsiaTheme="majorEastAsia"/>
              </w:rPr>
              <w:t>Postconditions</w:t>
            </w:r>
          </w:p>
        </w:tc>
        <w:tc>
          <w:tcPr>
            <w:tcW w:w="0" w:type="auto"/>
            <w:hideMark/>
          </w:tcPr>
          <w:p w14:paraId="389AF712" w14:textId="77777777" w:rsidR="000433AB" w:rsidRDefault="000433AB" w:rsidP="00BC6D89">
            <w:pPr>
              <w:spacing w:line="360" w:lineRule="auto"/>
            </w:pPr>
            <w:r>
              <w:t>Candidate list returned.</w:t>
            </w:r>
          </w:p>
        </w:tc>
      </w:tr>
      <w:tr w:rsidR="000433AB" w14:paraId="4CEBEADF" w14:textId="77777777" w:rsidTr="00BC6D89">
        <w:tc>
          <w:tcPr>
            <w:tcW w:w="0" w:type="auto"/>
            <w:hideMark/>
          </w:tcPr>
          <w:p w14:paraId="5F096302" w14:textId="77777777" w:rsidR="000433AB" w:rsidRDefault="000433AB" w:rsidP="00BC6D89">
            <w:pPr>
              <w:spacing w:line="360" w:lineRule="auto"/>
            </w:pPr>
            <w:r>
              <w:rPr>
                <w:rStyle w:val="Strong"/>
                <w:rFonts w:eastAsiaTheme="majorEastAsia"/>
              </w:rPr>
              <w:t>Comment</w:t>
            </w:r>
          </w:p>
        </w:tc>
        <w:tc>
          <w:tcPr>
            <w:tcW w:w="0" w:type="auto"/>
            <w:hideMark/>
          </w:tcPr>
          <w:p w14:paraId="062823A3" w14:textId="77777777" w:rsidR="000433AB" w:rsidRDefault="000433AB" w:rsidP="00BC6D89">
            <w:pPr>
              <w:spacing w:line="360" w:lineRule="auto"/>
            </w:pPr>
            <w:r>
              <w:t>Logged for evaluation (Recall@K).</w:t>
            </w:r>
          </w:p>
        </w:tc>
      </w:tr>
    </w:tbl>
    <w:p w14:paraId="119E51DE"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550"/>
        <w:gridCol w:w="6182"/>
      </w:tblGrid>
      <w:tr w:rsidR="000433AB" w14:paraId="581EFBAA" w14:textId="77777777" w:rsidTr="00BC6D89">
        <w:tc>
          <w:tcPr>
            <w:tcW w:w="0" w:type="auto"/>
            <w:hideMark/>
          </w:tcPr>
          <w:p w14:paraId="01B777DC"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767DEDF6" w14:textId="77777777" w:rsidR="000433AB" w:rsidRDefault="000433AB" w:rsidP="00BC6D89">
            <w:pPr>
              <w:spacing w:line="360" w:lineRule="auto"/>
              <w:jc w:val="center"/>
              <w:rPr>
                <w:b/>
                <w:bCs/>
              </w:rPr>
            </w:pPr>
            <w:r>
              <w:rPr>
                <w:rStyle w:val="Strong"/>
                <w:rFonts w:eastAsiaTheme="majorEastAsia"/>
              </w:rPr>
              <w:t>Auto-tag Item</w:t>
            </w:r>
          </w:p>
        </w:tc>
      </w:tr>
      <w:tr w:rsidR="000433AB" w14:paraId="707666AC" w14:textId="77777777" w:rsidTr="00BC6D89">
        <w:tc>
          <w:tcPr>
            <w:tcW w:w="0" w:type="auto"/>
            <w:hideMark/>
          </w:tcPr>
          <w:p w14:paraId="37A99EEC" w14:textId="77777777" w:rsidR="000433AB" w:rsidRDefault="000433AB" w:rsidP="00BC6D89">
            <w:pPr>
              <w:spacing w:line="360" w:lineRule="auto"/>
            </w:pPr>
            <w:r>
              <w:rPr>
                <w:rStyle w:val="Strong"/>
                <w:rFonts w:eastAsiaTheme="majorEastAsia"/>
              </w:rPr>
              <w:t>Id</w:t>
            </w:r>
          </w:p>
        </w:tc>
        <w:tc>
          <w:tcPr>
            <w:tcW w:w="0" w:type="auto"/>
            <w:hideMark/>
          </w:tcPr>
          <w:p w14:paraId="0142885F" w14:textId="77777777" w:rsidR="000433AB" w:rsidRDefault="000433AB" w:rsidP="00BC6D89">
            <w:pPr>
              <w:spacing w:line="360" w:lineRule="auto"/>
            </w:pPr>
            <w:r>
              <w:t>UC2d</w:t>
            </w:r>
          </w:p>
        </w:tc>
      </w:tr>
      <w:tr w:rsidR="000433AB" w14:paraId="66E9AF5E" w14:textId="77777777" w:rsidTr="00BC6D89">
        <w:tc>
          <w:tcPr>
            <w:tcW w:w="0" w:type="auto"/>
            <w:hideMark/>
          </w:tcPr>
          <w:p w14:paraId="094DBD3D" w14:textId="77777777" w:rsidR="000433AB" w:rsidRDefault="000433AB" w:rsidP="00BC6D89">
            <w:pPr>
              <w:spacing w:line="360" w:lineRule="auto"/>
            </w:pPr>
            <w:r>
              <w:rPr>
                <w:rStyle w:val="Strong"/>
                <w:rFonts w:eastAsiaTheme="majorEastAsia"/>
              </w:rPr>
              <w:t>Description</w:t>
            </w:r>
          </w:p>
        </w:tc>
        <w:tc>
          <w:tcPr>
            <w:tcW w:w="0" w:type="auto"/>
            <w:hideMark/>
          </w:tcPr>
          <w:p w14:paraId="066189A2" w14:textId="77777777" w:rsidR="000433AB" w:rsidRDefault="000433AB" w:rsidP="00BC6D89">
            <w:pPr>
              <w:spacing w:line="360" w:lineRule="auto"/>
            </w:pPr>
            <w:r>
              <w:t>Predicts attributes (color, sleeve, fit) for images.</w:t>
            </w:r>
          </w:p>
        </w:tc>
      </w:tr>
      <w:tr w:rsidR="000433AB" w14:paraId="59F4DD0D" w14:textId="77777777" w:rsidTr="00BC6D89">
        <w:tc>
          <w:tcPr>
            <w:tcW w:w="0" w:type="auto"/>
            <w:hideMark/>
          </w:tcPr>
          <w:p w14:paraId="2DF986BC" w14:textId="77777777" w:rsidR="000433AB" w:rsidRDefault="000433AB" w:rsidP="00BC6D89">
            <w:pPr>
              <w:spacing w:line="360" w:lineRule="auto"/>
            </w:pPr>
            <w:r>
              <w:rPr>
                <w:rStyle w:val="Strong"/>
                <w:rFonts w:eastAsiaTheme="majorEastAsia"/>
              </w:rPr>
              <w:t>Primary Actor</w:t>
            </w:r>
          </w:p>
        </w:tc>
        <w:tc>
          <w:tcPr>
            <w:tcW w:w="0" w:type="auto"/>
            <w:hideMark/>
          </w:tcPr>
          <w:p w14:paraId="58B2AF1D" w14:textId="77777777" w:rsidR="000433AB" w:rsidRDefault="000433AB" w:rsidP="00BC6D89">
            <w:pPr>
              <w:spacing w:line="360" w:lineRule="auto"/>
            </w:pPr>
            <w:r>
              <w:t>System</w:t>
            </w:r>
          </w:p>
        </w:tc>
      </w:tr>
      <w:tr w:rsidR="000433AB" w14:paraId="127B168D" w14:textId="77777777" w:rsidTr="00BC6D89">
        <w:tc>
          <w:tcPr>
            <w:tcW w:w="0" w:type="auto"/>
            <w:hideMark/>
          </w:tcPr>
          <w:p w14:paraId="21D11CAF" w14:textId="77777777" w:rsidR="000433AB" w:rsidRDefault="000433AB" w:rsidP="00BC6D89">
            <w:pPr>
              <w:spacing w:line="360" w:lineRule="auto"/>
            </w:pPr>
            <w:r>
              <w:rPr>
                <w:rStyle w:val="Strong"/>
                <w:rFonts w:eastAsiaTheme="majorEastAsia"/>
              </w:rPr>
              <w:t>Supporting Actors</w:t>
            </w:r>
          </w:p>
        </w:tc>
        <w:tc>
          <w:tcPr>
            <w:tcW w:w="0" w:type="auto"/>
            <w:hideMark/>
          </w:tcPr>
          <w:p w14:paraId="6E461AB2" w14:textId="77777777" w:rsidR="000433AB" w:rsidRDefault="000433AB" w:rsidP="00BC6D89">
            <w:pPr>
              <w:spacing w:line="360" w:lineRule="auto"/>
            </w:pPr>
            <w:r>
              <w:t>AI/ML Services</w:t>
            </w:r>
          </w:p>
        </w:tc>
      </w:tr>
      <w:tr w:rsidR="000433AB" w14:paraId="4D957F6E" w14:textId="77777777" w:rsidTr="00BC6D89">
        <w:tc>
          <w:tcPr>
            <w:tcW w:w="0" w:type="auto"/>
            <w:hideMark/>
          </w:tcPr>
          <w:p w14:paraId="171CEAAE" w14:textId="77777777" w:rsidR="000433AB" w:rsidRDefault="000433AB" w:rsidP="00BC6D89">
            <w:pPr>
              <w:spacing w:line="360" w:lineRule="auto"/>
            </w:pPr>
            <w:r>
              <w:rPr>
                <w:rStyle w:val="Strong"/>
                <w:rFonts w:eastAsiaTheme="majorEastAsia"/>
              </w:rPr>
              <w:t>Preconditions</w:t>
            </w:r>
          </w:p>
        </w:tc>
        <w:tc>
          <w:tcPr>
            <w:tcW w:w="0" w:type="auto"/>
            <w:hideMark/>
          </w:tcPr>
          <w:p w14:paraId="4B63C551" w14:textId="77777777" w:rsidR="000433AB" w:rsidRDefault="000433AB" w:rsidP="00BC6D89">
            <w:pPr>
              <w:spacing w:line="360" w:lineRule="auto"/>
            </w:pPr>
            <w:r>
              <w:t>Image or item photo available.</w:t>
            </w:r>
          </w:p>
        </w:tc>
      </w:tr>
      <w:tr w:rsidR="000433AB" w14:paraId="16441ADC" w14:textId="77777777" w:rsidTr="00BC6D89">
        <w:tc>
          <w:tcPr>
            <w:tcW w:w="0" w:type="auto"/>
            <w:hideMark/>
          </w:tcPr>
          <w:p w14:paraId="7B4671FA" w14:textId="77777777" w:rsidR="000433AB" w:rsidRDefault="000433AB" w:rsidP="00BC6D89">
            <w:pPr>
              <w:spacing w:line="360" w:lineRule="auto"/>
            </w:pPr>
            <w:r>
              <w:rPr>
                <w:rStyle w:val="Strong"/>
                <w:rFonts w:eastAsiaTheme="majorEastAsia"/>
              </w:rPr>
              <w:t>Extended Use Cases</w:t>
            </w:r>
          </w:p>
        </w:tc>
        <w:tc>
          <w:tcPr>
            <w:tcW w:w="0" w:type="auto"/>
            <w:hideMark/>
          </w:tcPr>
          <w:p w14:paraId="588F8DE9" w14:textId="77777777" w:rsidR="000433AB" w:rsidRDefault="000433AB" w:rsidP="00BC6D89">
            <w:pPr>
              <w:spacing w:line="360" w:lineRule="auto"/>
            </w:pPr>
            <w:r>
              <w:t>None</w:t>
            </w:r>
          </w:p>
        </w:tc>
      </w:tr>
      <w:tr w:rsidR="000433AB" w14:paraId="2D98DE82" w14:textId="77777777" w:rsidTr="00BC6D89">
        <w:tc>
          <w:tcPr>
            <w:tcW w:w="0" w:type="auto"/>
            <w:hideMark/>
          </w:tcPr>
          <w:p w14:paraId="4DC71D06" w14:textId="77777777" w:rsidR="000433AB" w:rsidRDefault="000433AB" w:rsidP="00BC6D89">
            <w:pPr>
              <w:spacing w:line="360" w:lineRule="auto"/>
            </w:pPr>
            <w:r>
              <w:rPr>
                <w:rStyle w:val="Strong"/>
                <w:rFonts w:eastAsiaTheme="majorEastAsia"/>
              </w:rPr>
              <w:t>Included Use Cases</w:t>
            </w:r>
          </w:p>
        </w:tc>
        <w:tc>
          <w:tcPr>
            <w:tcW w:w="0" w:type="auto"/>
            <w:hideMark/>
          </w:tcPr>
          <w:p w14:paraId="6AB1445F" w14:textId="77777777" w:rsidR="000433AB" w:rsidRDefault="000433AB" w:rsidP="00BC6D89">
            <w:pPr>
              <w:spacing w:line="360" w:lineRule="auto"/>
            </w:pPr>
            <w:r>
              <w:t>None</w:t>
            </w:r>
          </w:p>
        </w:tc>
      </w:tr>
      <w:tr w:rsidR="000433AB" w14:paraId="0F9DC5E8" w14:textId="77777777" w:rsidTr="00BC6D89">
        <w:tc>
          <w:tcPr>
            <w:tcW w:w="0" w:type="auto"/>
            <w:hideMark/>
          </w:tcPr>
          <w:p w14:paraId="5C9CED94" w14:textId="77777777" w:rsidR="000433AB" w:rsidRDefault="000433AB" w:rsidP="00BC6D89">
            <w:pPr>
              <w:spacing w:line="360" w:lineRule="auto"/>
            </w:pPr>
            <w:r>
              <w:rPr>
                <w:rStyle w:val="Strong"/>
                <w:rFonts w:eastAsiaTheme="majorEastAsia"/>
              </w:rPr>
              <w:t>Main Success Scenario</w:t>
            </w:r>
          </w:p>
        </w:tc>
        <w:tc>
          <w:tcPr>
            <w:tcW w:w="0" w:type="auto"/>
            <w:hideMark/>
          </w:tcPr>
          <w:p w14:paraId="0B532421" w14:textId="77777777" w:rsidR="000433AB" w:rsidRDefault="000433AB" w:rsidP="00BC6D89">
            <w:pPr>
              <w:spacing w:line="360" w:lineRule="auto"/>
            </w:pPr>
            <w:r>
              <w:t>1. Run attribute model. 2. Save tags. 3. Enrich search/ranking.</w:t>
            </w:r>
          </w:p>
        </w:tc>
      </w:tr>
      <w:tr w:rsidR="000433AB" w14:paraId="71B7D495" w14:textId="77777777" w:rsidTr="00BC6D89">
        <w:tc>
          <w:tcPr>
            <w:tcW w:w="0" w:type="auto"/>
            <w:hideMark/>
          </w:tcPr>
          <w:p w14:paraId="32BE066F" w14:textId="77777777" w:rsidR="000433AB" w:rsidRDefault="000433AB" w:rsidP="00BC6D89">
            <w:pPr>
              <w:spacing w:line="360" w:lineRule="auto"/>
            </w:pPr>
            <w:r>
              <w:rPr>
                <w:rStyle w:val="Strong"/>
                <w:rFonts w:eastAsiaTheme="majorEastAsia"/>
              </w:rPr>
              <w:t>Alternative Flow</w:t>
            </w:r>
          </w:p>
        </w:tc>
        <w:tc>
          <w:tcPr>
            <w:tcW w:w="0" w:type="auto"/>
            <w:hideMark/>
          </w:tcPr>
          <w:p w14:paraId="3F09B028" w14:textId="77777777" w:rsidR="000433AB" w:rsidRDefault="000433AB" w:rsidP="00BC6D89">
            <w:pPr>
              <w:spacing w:line="360" w:lineRule="auto"/>
            </w:pPr>
            <w:r>
              <w:t>Manual edit by owner.</w:t>
            </w:r>
          </w:p>
        </w:tc>
      </w:tr>
      <w:tr w:rsidR="000433AB" w14:paraId="57354E60" w14:textId="77777777" w:rsidTr="00BC6D89">
        <w:tc>
          <w:tcPr>
            <w:tcW w:w="0" w:type="auto"/>
            <w:hideMark/>
          </w:tcPr>
          <w:p w14:paraId="3463411B" w14:textId="77777777" w:rsidR="000433AB" w:rsidRDefault="000433AB" w:rsidP="00BC6D89">
            <w:pPr>
              <w:spacing w:line="360" w:lineRule="auto"/>
            </w:pPr>
            <w:r>
              <w:rPr>
                <w:rStyle w:val="Strong"/>
                <w:rFonts w:eastAsiaTheme="majorEastAsia"/>
              </w:rPr>
              <w:t>Exceptional Flows</w:t>
            </w:r>
          </w:p>
        </w:tc>
        <w:tc>
          <w:tcPr>
            <w:tcW w:w="0" w:type="auto"/>
            <w:hideMark/>
          </w:tcPr>
          <w:p w14:paraId="5EC56EB7" w14:textId="77777777" w:rsidR="000433AB" w:rsidRDefault="000433AB" w:rsidP="00BC6D89">
            <w:pPr>
              <w:spacing w:line="360" w:lineRule="auto"/>
            </w:pPr>
            <w:r>
              <w:t>Low confidence → flag for review.</w:t>
            </w:r>
          </w:p>
        </w:tc>
      </w:tr>
      <w:tr w:rsidR="000433AB" w14:paraId="4BC4FA11" w14:textId="77777777" w:rsidTr="00BC6D89">
        <w:tc>
          <w:tcPr>
            <w:tcW w:w="0" w:type="auto"/>
            <w:hideMark/>
          </w:tcPr>
          <w:p w14:paraId="330CA84B" w14:textId="77777777" w:rsidR="000433AB" w:rsidRDefault="000433AB" w:rsidP="00BC6D89">
            <w:pPr>
              <w:spacing w:line="360" w:lineRule="auto"/>
            </w:pPr>
            <w:r>
              <w:rPr>
                <w:rStyle w:val="Strong"/>
                <w:rFonts w:eastAsiaTheme="majorEastAsia"/>
              </w:rPr>
              <w:t>Postconditions</w:t>
            </w:r>
          </w:p>
        </w:tc>
        <w:tc>
          <w:tcPr>
            <w:tcW w:w="0" w:type="auto"/>
            <w:hideMark/>
          </w:tcPr>
          <w:p w14:paraId="07A122E9" w14:textId="77777777" w:rsidR="000433AB" w:rsidRDefault="000433AB" w:rsidP="00BC6D89">
            <w:pPr>
              <w:spacing w:line="360" w:lineRule="auto"/>
            </w:pPr>
            <w:r>
              <w:t>Tags persisted.</w:t>
            </w:r>
          </w:p>
        </w:tc>
      </w:tr>
      <w:tr w:rsidR="000433AB" w14:paraId="7E2B7179" w14:textId="77777777" w:rsidTr="00BC6D89">
        <w:tc>
          <w:tcPr>
            <w:tcW w:w="0" w:type="auto"/>
            <w:hideMark/>
          </w:tcPr>
          <w:p w14:paraId="5EBA4B92" w14:textId="77777777" w:rsidR="000433AB" w:rsidRDefault="000433AB" w:rsidP="00BC6D89">
            <w:pPr>
              <w:spacing w:line="360" w:lineRule="auto"/>
            </w:pPr>
            <w:r>
              <w:rPr>
                <w:rStyle w:val="Strong"/>
                <w:rFonts w:eastAsiaTheme="majorEastAsia"/>
              </w:rPr>
              <w:t>Comment</w:t>
            </w:r>
          </w:p>
        </w:tc>
        <w:tc>
          <w:tcPr>
            <w:tcW w:w="0" w:type="auto"/>
            <w:hideMark/>
          </w:tcPr>
          <w:p w14:paraId="2BF2015F" w14:textId="77777777" w:rsidR="000433AB" w:rsidRDefault="000433AB" w:rsidP="00BC6D89">
            <w:pPr>
              <w:spacing w:line="360" w:lineRule="auto"/>
            </w:pPr>
            <w:r>
              <w:t>Boosts retrieval quality.</w:t>
            </w:r>
          </w:p>
        </w:tc>
      </w:tr>
    </w:tbl>
    <w:p w14:paraId="63AD3899" w14:textId="77777777" w:rsidR="000433AB" w:rsidRDefault="000433AB" w:rsidP="000433AB">
      <w:pPr>
        <w:spacing w:line="360" w:lineRule="auto"/>
      </w:pPr>
    </w:p>
    <w:p w14:paraId="0761395A" w14:textId="77777777" w:rsidR="000433AB" w:rsidRDefault="000433AB" w:rsidP="000433AB">
      <w:pPr>
        <w:spacing w:line="360" w:lineRule="auto"/>
      </w:pPr>
    </w:p>
    <w:p w14:paraId="37E1D729" w14:textId="77777777" w:rsidR="000433AB" w:rsidRDefault="000433AB" w:rsidP="000433AB">
      <w:pPr>
        <w:spacing w:line="360" w:lineRule="auto"/>
      </w:pPr>
    </w:p>
    <w:p w14:paraId="67A52D9D"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550"/>
        <w:gridCol w:w="5316"/>
      </w:tblGrid>
      <w:tr w:rsidR="000433AB" w14:paraId="6B2B73BF" w14:textId="77777777" w:rsidTr="00BC6D89">
        <w:tc>
          <w:tcPr>
            <w:tcW w:w="0" w:type="auto"/>
            <w:hideMark/>
          </w:tcPr>
          <w:p w14:paraId="46D3DAC5"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487C7F46" w14:textId="77777777" w:rsidR="000433AB" w:rsidRDefault="000433AB" w:rsidP="00BC6D89">
            <w:pPr>
              <w:spacing w:line="360" w:lineRule="auto"/>
              <w:jc w:val="center"/>
              <w:rPr>
                <w:b/>
                <w:bCs/>
              </w:rPr>
            </w:pPr>
            <w:r>
              <w:rPr>
                <w:rStyle w:val="Strong"/>
                <w:rFonts w:eastAsiaTheme="majorEastAsia"/>
              </w:rPr>
              <w:t>Fetch Weather Context</w:t>
            </w:r>
          </w:p>
        </w:tc>
      </w:tr>
      <w:tr w:rsidR="000433AB" w14:paraId="497F2541" w14:textId="77777777" w:rsidTr="00BC6D89">
        <w:tc>
          <w:tcPr>
            <w:tcW w:w="0" w:type="auto"/>
            <w:hideMark/>
          </w:tcPr>
          <w:p w14:paraId="7D0465FC" w14:textId="77777777" w:rsidR="000433AB" w:rsidRDefault="000433AB" w:rsidP="00BC6D89">
            <w:pPr>
              <w:spacing w:line="360" w:lineRule="auto"/>
            </w:pPr>
            <w:r>
              <w:rPr>
                <w:rStyle w:val="Strong"/>
                <w:rFonts w:eastAsiaTheme="majorEastAsia"/>
              </w:rPr>
              <w:t>Id</w:t>
            </w:r>
          </w:p>
        </w:tc>
        <w:tc>
          <w:tcPr>
            <w:tcW w:w="0" w:type="auto"/>
            <w:hideMark/>
          </w:tcPr>
          <w:p w14:paraId="2CC981A3" w14:textId="77777777" w:rsidR="000433AB" w:rsidRDefault="000433AB" w:rsidP="00BC6D89">
            <w:pPr>
              <w:spacing w:line="360" w:lineRule="auto"/>
            </w:pPr>
            <w:r>
              <w:t>UC3a</w:t>
            </w:r>
          </w:p>
        </w:tc>
      </w:tr>
      <w:tr w:rsidR="000433AB" w14:paraId="2E22E31F" w14:textId="77777777" w:rsidTr="00BC6D89">
        <w:tc>
          <w:tcPr>
            <w:tcW w:w="0" w:type="auto"/>
            <w:hideMark/>
          </w:tcPr>
          <w:p w14:paraId="2DC4FCB1" w14:textId="77777777" w:rsidR="000433AB" w:rsidRDefault="000433AB" w:rsidP="00BC6D89">
            <w:pPr>
              <w:spacing w:line="360" w:lineRule="auto"/>
            </w:pPr>
            <w:r>
              <w:rPr>
                <w:rStyle w:val="Strong"/>
                <w:rFonts w:eastAsiaTheme="majorEastAsia"/>
              </w:rPr>
              <w:t>Description</w:t>
            </w:r>
          </w:p>
        </w:tc>
        <w:tc>
          <w:tcPr>
            <w:tcW w:w="0" w:type="auto"/>
            <w:hideMark/>
          </w:tcPr>
          <w:p w14:paraId="791ED01D" w14:textId="77777777" w:rsidR="000433AB" w:rsidRDefault="000433AB" w:rsidP="00BC6D89">
            <w:pPr>
              <w:spacing w:line="360" w:lineRule="auto"/>
            </w:pPr>
            <w:r>
              <w:t>Retrieves local weather to inform outfit choices.</w:t>
            </w:r>
          </w:p>
        </w:tc>
      </w:tr>
      <w:tr w:rsidR="000433AB" w14:paraId="3B1AF016" w14:textId="77777777" w:rsidTr="00BC6D89">
        <w:tc>
          <w:tcPr>
            <w:tcW w:w="0" w:type="auto"/>
            <w:hideMark/>
          </w:tcPr>
          <w:p w14:paraId="0B6FD609" w14:textId="77777777" w:rsidR="000433AB" w:rsidRDefault="000433AB" w:rsidP="00BC6D89">
            <w:pPr>
              <w:spacing w:line="360" w:lineRule="auto"/>
            </w:pPr>
            <w:r>
              <w:rPr>
                <w:rStyle w:val="Strong"/>
                <w:rFonts w:eastAsiaTheme="majorEastAsia"/>
              </w:rPr>
              <w:t>Primary Actor</w:t>
            </w:r>
          </w:p>
        </w:tc>
        <w:tc>
          <w:tcPr>
            <w:tcW w:w="0" w:type="auto"/>
            <w:hideMark/>
          </w:tcPr>
          <w:p w14:paraId="5C72CC78" w14:textId="77777777" w:rsidR="000433AB" w:rsidRDefault="000433AB" w:rsidP="00BC6D89">
            <w:pPr>
              <w:spacing w:line="360" w:lineRule="auto"/>
            </w:pPr>
            <w:r>
              <w:t>System</w:t>
            </w:r>
          </w:p>
        </w:tc>
      </w:tr>
      <w:tr w:rsidR="000433AB" w14:paraId="0172071F" w14:textId="77777777" w:rsidTr="00BC6D89">
        <w:tc>
          <w:tcPr>
            <w:tcW w:w="0" w:type="auto"/>
            <w:hideMark/>
          </w:tcPr>
          <w:p w14:paraId="13794354" w14:textId="77777777" w:rsidR="000433AB" w:rsidRDefault="000433AB" w:rsidP="00BC6D89">
            <w:pPr>
              <w:spacing w:line="360" w:lineRule="auto"/>
            </w:pPr>
            <w:r>
              <w:rPr>
                <w:rStyle w:val="Strong"/>
                <w:rFonts w:eastAsiaTheme="majorEastAsia"/>
              </w:rPr>
              <w:lastRenderedPageBreak/>
              <w:t>Supporting Actors</w:t>
            </w:r>
          </w:p>
        </w:tc>
        <w:tc>
          <w:tcPr>
            <w:tcW w:w="0" w:type="auto"/>
            <w:hideMark/>
          </w:tcPr>
          <w:p w14:paraId="2E189DFF" w14:textId="77777777" w:rsidR="000433AB" w:rsidRDefault="000433AB" w:rsidP="00BC6D89">
            <w:pPr>
              <w:spacing w:line="360" w:lineRule="auto"/>
            </w:pPr>
            <w:r>
              <w:t>Weather API</w:t>
            </w:r>
          </w:p>
        </w:tc>
      </w:tr>
      <w:tr w:rsidR="000433AB" w14:paraId="10D454CF" w14:textId="77777777" w:rsidTr="00BC6D89">
        <w:tc>
          <w:tcPr>
            <w:tcW w:w="0" w:type="auto"/>
            <w:hideMark/>
          </w:tcPr>
          <w:p w14:paraId="0E87EEAE" w14:textId="77777777" w:rsidR="000433AB" w:rsidRDefault="000433AB" w:rsidP="00BC6D89">
            <w:pPr>
              <w:spacing w:line="360" w:lineRule="auto"/>
            </w:pPr>
            <w:r>
              <w:rPr>
                <w:rStyle w:val="Strong"/>
                <w:rFonts w:eastAsiaTheme="majorEastAsia"/>
              </w:rPr>
              <w:t>Preconditions</w:t>
            </w:r>
          </w:p>
        </w:tc>
        <w:tc>
          <w:tcPr>
            <w:tcW w:w="0" w:type="auto"/>
            <w:hideMark/>
          </w:tcPr>
          <w:p w14:paraId="0FDC4874" w14:textId="77777777" w:rsidR="000433AB" w:rsidRDefault="000433AB" w:rsidP="00BC6D89">
            <w:pPr>
              <w:spacing w:line="360" w:lineRule="auto"/>
            </w:pPr>
            <w:r>
              <w:t>Location permission or user city provided.</w:t>
            </w:r>
          </w:p>
        </w:tc>
      </w:tr>
      <w:tr w:rsidR="000433AB" w14:paraId="6872D67A" w14:textId="77777777" w:rsidTr="00BC6D89">
        <w:tc>
          <w:tcPr>
            <w:tcW w:w="0" w:type="auto"/>
            <w:hideMark/>
          </w:tcPr>
          <w:p w14:paraId="3CC6500B" w14:textId="77777777" w:rsidR="000433AB" w:rsidRDefault="000433AB" w:rsidP="00BC6D89">
            <w:pPr>
              <w:spacing w:line="360" w:lineRule="auto"/>
            </w:pPr>
            <w:r>
              <w:rPr>
                <w:rStyle w:val="Strong"/>
                <w:rFonts w:eastAsiaTheme="majorEastAsia"/>
              </w:rPr>
              <w:t>Extended Use Cases</w:t>
            </w:r>
          </w:p>
        </w:tc>
        <w:tc>
          <w:tcPr>
            <w:tcW w:w="0" w:type="auto"/>
            <w:hideMark/>
          </w:tcPr>
          <w:p w14:paraId="1EF99917" w14:textId="77777777" w:rsidR="000433AB" w:rsidRDefault="000433AB" w:rsidP="00BC6D89">
            <w:pPr>
              <w:spacing w:line="360" w:lineRule="auto"/>
            </w:pPr>
            <w:r>
              <w:t>None</w:t>
            </w:r>
          </w:p>
        </w:tc>
      </w:tr>
      <w:tr w:rsidR="000433AB" w14:paraId="3CEFE495" w14:textId="77777777" w:rsidTr="00BC6D89">
        <w:tc>
          <w:tcPr>
            <w:tcW w:w="0" w:type="auto"/>
            <w:hideMark/>
          </w:tcPr>
          <w:p w14:paraId="189AFF55" w14:textId="77777777" w:rsidR="000433AB" w:rsidRDefault="000433AB" w:rsidP="00BC6D89">
            <w:pPr>
              <w:spacing w:line="360" w:lineRule="auto"/>
            </w:pPr>
            <w:r>
              <w:rPr>
                <w:rStyle w:val="Strong"/>
                <w:rFonts w:eastAsiaTheme="majorEastAsia"/>
              </w:rPr>
              <w:t>Included Use Cases</w:t>
            </w:r>
          </w:p>
        </w:tc>
        <w:tc>
          <w:tcPr>
            <w:tcW w:w="0" w:type="auto"/>
            <w:hideMark/>
          </w:tcPr>
          <w:p w14:paraId="0D4220C5" w14:textId="77777777" w:rsidR="000433AB" w:rsidRDefault="000433AB" w:rsidP="00BC6D89">
            <w:pPr>
              <w:spacing w:line="360" w:lineRule="auto"/>
            </w:pPr>
            <w:r>
              <w:t>None</w:t>
            </w:r>
          </w:p>
        </w:tc>
      </w:tr>
      <w:tr w:rsidR="000433AB" w14:paraId="4C66500A" w14:textId="77777777" w:rsidTr="00BC6D89">
        <w:tc>
          <w:tcPr>
            <w:tcW w:w="0" w:type="auto"/>
            <w:hideMark/>
          </w:tcPr>
          <w:p w14:paraId="5A20F8C0" w14:textId="77777777" w:rsidR="000433AB" w:rsidRDefault="000433AB" w:rsidP="00BC6D89">
            <w:pPr>
              <w:spacing w:line="360" w:lineRule="auto"/>
            </w:pPr>
            <w:r>
              <w:rPr>
                <w:rStyle w:val="Strong"/>
                <w:rFonts w:eastAsiaTheme="majorEastAsia"/>
              </w:rPr>
              <w:t>Main Success Scenario</w:t>
            </w:r>
          </w:p>
        </w:tc>
        <w:tc>
          <w:tcPr>
            <w:tcW w:w="0" w:type="auto"/>
            <w:hideMark/>
          </w:tcPr>
          <w:p w14:paraId="3DF3C8AC" w14:textId="77777777" w:rsidR="000433AB" w:rsidRDefault="000433AB" w:rsidP="00BC6D89">
            <w:pPr>
              <w:spacing w:line="360" w:lineRule="auto"/>
            </w:pPr>
            <w:r>
              <w:t>1. Call API. 2. Parse temp/precip. 3. Provide to UC3.</w:t>
            </w:r>
          </w:p>
        </w:tc>
      </w:tr>
      <w:tr w:rsidR="000433AB" w14:paraId="10CAC21C" w14:textId="77777777" w:rsidTr="00BC6D89">
        <w:tc>
          <w:tcPr>
            <w:tcW w:w="0" w:type="auto"/>
            <w:hideMark/>
          </w:tcPr>
          <w:p w14:paraId="0C197C82" w14:textId="77777777" w:rsidR="000433AB" w:rsidRDefault="000433AB" w:rsidP="00BC6D89">
            <w:pPr>
              <w:spacing w:line="360" w:lineRule="auto"/>
            </w:pPr>
            <w:r>
              <w:rPr>
                <w:rStyle w:val="Strong"/>
                <w:rFonts w:eastAsiaTheme="majorEastAsia"/>
              </w:rPr>
              <w:t>Alternative Flow</w:t>
            </w:r>
          </w:p>
        </w:tc>
        <w:tc>
          <w:tcPr>
            <w:tcW w:w="0" w:type="auto"/>
            <w:hideMark/>
          </w:tcPr>
          <w:p w14:paraId="48CA37C8" w14:textId="77777777" w:rsidR="000433AB" w:rsidRDefault="000433AB" w:rsidP="00BC6D89">
            <w:pPr>
              <w:spacing w:line="360" w:lineRule="auto"/>
            </w:pPr>
            <w:r>
              <w:t>Use cached forecast if API fails.</w:t>
            </w:r>
          </w:p>
        </w:tc>
      </w:tr>
      <w:tr w:rsidR="000433AB" w14:paraId="790BD842" w14:textId="77777777" w:rsidTr="00BC6D89">
        <w:tc>
          <w:tcPr>
            <w:tcW w:w="0" w:type="auto"/>
            <w:hideMark/>
          </w:tcPr>
          <w:p w14:paraId="4D856677" w14:textId="77777777" w:rsidR="000433AB" w:rsidRDefault="000433AB" w:rsidP="00BC6D89">
            <w:pPr>
              <w:spacing w:line="360" w:lineRule="auto"/>
            </w:pPr>
            <w:r>
              <w:rPr>
                <w:rStyle w:val="Strong"/>
                <w:rFonts w:eastAsiaTheme="majorEastAsia"/>
              </w:rPr>
              <w:t>Exceptional Flows</w:t>
            </w:r>
          </w:p>
        </w:tc>
        <w:tc>
          <w:tcPr>
            <w:tcW w:w="0" w:type="auto"/>
            <w:hideMark/>
          </w:tcPr>
          <w:p w14:paraId="11B8C936" w14:textId="77777777" w:rsidR="000433AB" w:rsidRDefault="000433AB" w:rsidP="00BC6D89">
            <w:pPr>
              <w:spacing w:line="360" w:lineRule="auto"/>
            </w:pPr>
            <w:r>
              <w:t>Permission denied; API error.</w:t>
            </w:r>
          </w:p>
        </w:tc>
      </w:tr>
      <w:tr w:rsidR="000433AB" w14:paraId="7944120A" w14:textId="77777777" w:rsidTr="00BC6D89">
        <w:tc>
          <w:tcPr>
            <w:tcW w:w="0" w:type="auto"/>
            <w:hideMark/>
          </w:tcPr>
          <w:p w14:paraId="56744C4B" w14:textId="77777777" w:rsidR="000433AB" w:rsidRDefault="000433AB" w:rsidP="00BC6D89">
            <w:pPr>
              <w:spacing w:line="360" w:lineRule="auto"/>
            </w:pPr>
            <w:r>
              <w:rPr>
                <w:rStyle w:val="Strong"/>
                <w:rFonts w:eastAsiaTheme="majorEastAsia"/>
              </w:rPr>
              <w:t>Postconditions</w:t>
            </w:r>
          </w:p>
        </w:tc>
        <w:tc>
          <w:tcPr>
            <w:tcW w:w="0" w:type="auto"/>
            <w:hideMark/>
          </w:tcPr>
          <w:p w14:paraId="469FBDE0" w14:textId="77777777" w:rsidR="000433AB" w:rsidRDefault="000433AB" w:rsidP="00BC6D89">
            <w:pPr>
              <w:spacing w:line="360" w:lineRule="auto"/>
            </w:pPr>
            <w:r>
              <w:t>Context attached to session.</w:t>
            </w:r>
          </w:p>
        </w:tc>
      </w:tr>
      <w:tr w:rsidR="000433AB" w14:paraId="41FF62AA" w14:textId="77777777" w:rsidTr="00BC6D89">
        <w:tc>
          <w:tcPr>
            <w:tcW w:w="0" w:type="auto"/>
            <w:hideMark/>
          </w:tcPr>
          <w:p w14:paraId="4374F767" w14:textId="77777777" w:rsidR="000433AB" w:rsidRDefault="000433AB" w:rsidP="00BC6D89">
            <w:pPr>
              <w:spacing w:line="360" w:lineRule="auto"/>
            </w:pPr>
            <w:r>
              <w:rPr>
                <w:rStyle w:val="Strong"/>
                <w:rFonts w:eastAsiaTheme="majorEastAsia"/>
              </w:rPr>
              <w:t>Comment</w:t>
            </w:r>
          </w:p>
        </w:tc>
        <w:tc>
          <w:tcPr>
            <w:tcW w:w="0" w:type="auto"/>
            <w:hideMark/>
          </w:tcPr>
          <w:p w14:paraId="7944084D" w14:textId="77777777" w:rsidR="000433AB" w:rsidRDefault="000433AB" w:rsidP="00BC6D89">
            <w:pPr>
              <w:spacing w:line="360" w:lineRule="auto"/>
            </w:pPr>
            <w:r>
              <w:t>Improves relevance.</w:t>
            </w:r>
          </w:p>
        </w:tc>
      </w:tr>
    </w:tbl>
    <w:p w14:paraId="7D78F4C9"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520"/>
        <w:gridCol w:w="6496"/>
      </w:tblGrid>
      <w:tr w:rsidR="000433AB" w14:paraId="00E27B0F" w14:textId="77777777" w:rsidTr="00BC6D89">
        <w:tc>
          <w:tcPr>
            <w:tcW w:w="0" w:type="auto"/>
            <w:hideMark/>
          </w:tcPr>
          <w:p w14:paraId="2453CBD7"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3DBFC482" w14:textId="77777777" w:rsidR="000433AB" w:rsidRDefault="000433AB" w:rsidP="00BC6D89">
            <w:pPr>
              <w:spacing w:line="360" w:lineRule="auto"/>
              <w:jc w:val="center"/>
              <w:rPr>
                <w:b/>
                <w:bCs/>
              </w:rPr>
            </w:pPr>
            <w:r>
              <w:rPr>
                <w:rStyle w:val="Strong"/>
                <w:rFonts w:eastAsiaTheme="majorEastAsia"/>
              </w:rPr>
              <w:t>Rank Outfits</w:t>
            </w:r>
          </w:p>
        </w:tc>
      </w:tr>
      <w:tr w:rsidR="000433AB" w14:paraId="31F3A684" w14:textId="77777777" w:rsidTr="00BC6D89">
        <w:tc>
          <w:tcPr>
            <w:tcW w:w="0" w:type="auto"/>
            <w:hideMark/>
          </w:tcPr>
          <w:p w14:paraId="0B979B09" w14:textId="77777777" w:rsidR="000433AB" w:rsidRDefault="000433AB" w:rsidP="00BC6D89">
            <w:pPr>
              <w:spacing w:line="360" w:lineRule="auto"/>
            </w:pPr>
            <w:r>
              <w:rPr>
                <w:rStyle w:val="Strong"/>
                <w:rFonts w:eastAsiaTheme="majorEastAsia"/>
              </w:rPr>
              <w:t>Id</w:t>
            </w:r>
          </w:p>
        </w:tc>
        <w:tc>
          <w:tcPr>
            <w:tcW w:w="0" w:type="auto"/>
            <w:hideMark/>
          </w:tcPr>
          <w:p w14:paraId="52235EAB" w14:textId="77777777" w:rsidR="000433AB" w:rsidRDefault="000433AB" w:rsidP="00BC6D89">
            <w:pPr>
              <w:spacing w:line="360" w:lineRule="auto"/>
            </w:pPr>
            <w:r>
              <w:t>UC3b</w:t>
            </w:r>
          </w:p>
        </w:tc>
      </w:tr>
      <w:tr w:rsidR="000433AB" w14:paraId="1C622A2B" w14:textId="77777777" w:rsidTr="00BC6D89">
        <w:tc>
          <w:tcPr>
            <w:tcW w:w="0" w:type="auto"/>
            <w:hideMark/>
          </w:tcPr>
          <w:p w14:paraId="6B47F6C2" w14:textId="77777777" w:rsidR="000433AB" w:rsidRDefault="000433AB" w:rsidP="00BC6D89">
            <w:pPr>
              <w:spacing w:line="360" w:lineRule="auto"/>
            </w:pPr>
            <w:r>
              <w:rPr>
                <w:rStyle w:val="Strong"/>
                <w:rFonts w:eastAsiaTheme="majorEastAsia"/>
              </w:rPr>
              <w:t>Description</w:t>
            </w:r>
          </w:p>
        </w:tc>
        <w:tc>
          <w:tcPr>
            <w:tcW w:w="0" w:type="auto"/>
            <w:hideMark/>
          </w:tcPr>
          <w:p w14:paraId="42D26464" w14:textId="77777777" w:rsidR="000433AB" w:rsidRDefault="000433AB" w:rsidP="00BC6D89">
            <w:pPr>
              <w:spacing w:line="360" w:lineRule="auto"/>
            </w:pPr>
            <w:r>
              <w:t>Orders outfit candidates using relevance, diversity, and constraints.</w:t>
            </w:r>
          </w:p>
        </w:tc>
      </w:tr>
      <w:tr w:rsidR="000433AB" w14:paraId="5A7AA683" w14:textId="77777777" w:rsidTr="00BC6D89">
        <w:tc>
          <w:tcPr>
            <w:tcW w:w="0" w:type="auto"/>
            <w:hideMark/>
          </w:tcPr>
          <w:p w14:paraId="7CF8854A" w14:textId="77777777" w:rsidR="000433AB" w:rsidRDefault="000433AB" w:rsidP="00BC6D89">
            <w:pPr>
              <w:spacing w:line="360" w:lineRule="auto"/>
            </w:pPr>
            <w:r>
              <w:rPr>
                <w:rStyle w:val="Strong"/>
                <w:rFonts w:eastAsiaTheme="majorEastAsia"/>
              </w:rPr>
              <w:t>Primary Actor</w:t>
            </w:r>
          </w:p>
        </w:tc>
        <w:tc>
          <w:tcPr>
            <w:tcW w:w="0" w:type="auto"/>
            <w:hideMark/>
          </w:tcPr>
          <w:p w14:paraId="651E67A2" w14:textId="77777777" w:rsidR="000433AB" w:rsidRDefault="000433AB" w:rsidP="00BC6D89">
            <w:pPr>
              <w:spacing w:line="360" w:lineRule="auto"/>
            </w:pPr>
            <w:r>
              <w:t>System</w:t>
            </w:r>
          </w:p>
        </w:tc>
      </w:tr>
      <w:tr w:rsidR="000433AB" w14:paraId="634F66A5" w14:textId="77777777" w:rsidTr="00BC6D89">
        <w:tc>
          <w:tcPr>
            <w:tcW w:w="0" w:type="auto"/>
            <w:hideMark/>
          </w:tcPr>
          <w:p w14:paraId="2E52E8AD" w14:textId="77777777" w:rsidR="000433AB" w:rsidRDefault="000433AB" w:rsidP="00BC6D89">
            <w:pPr>
              <w:spacing w:line="360" w:lineRule="auto"/>
            </w:pPr>
            <w:r>
              <w:rPr>
                <w:rStyle w:val="Strong"/>
                <w:rFonts w:eastAsiaTheme="majorEastAsia"/>
              </w:rPr>
              <w:t>Supporting Actors</w:t>
            </w:r>
          </w:p>
        </w:tc>
        <w:tc>
          <w:tcPr>
            <w:tcW w:w="0" w:type="auto"/>
            <w:hideMark/>
          </w:tcPr>
          <w:p w14:paraId="3DB4FCB4" w14:textId="77777777" w:rsidR="000433AB" w:rsidRDefault="000433AB" w:rsidP="00BC6D89">
            <w:pPr>
              <w:spacing w:line="360" w:lineRule="auto"/>
            </w:pPr>
            <w:r>
              <w:t>AI/ML Services</w:t>
            </w:r>
          </w:p>
        </w:tc>
      </w:tr>
      <w:tr w:rsidR="000433AB" w14:paraId="514433D3" w14:textId="77777777" w:rsidTr="00BC6D89">
        <w:tc>
          <w:tcPr>
            <w:tcW w:w="0" w:type="auto"/>
            <w:hideMark/>
          </w:tcPr>
          <w:p w14:paraId="7821BF4D" w14:textId="77777777" w:rsidR="000433AB" w:rsidRDefault="000433AB" w:rsidP="00BC6D89">
            <w:pPr>
              <w:spacing w:line="360" w:lineRule="auto"/>
            </w:pPr>
            <w:r>
              <w:rPr>
                <w:rStyle w:val="Strong"/>
                <w:rFonts w:eastAsiaTheme="majorEastAsia"/>
              </w:rPr>
              <w:t>Preconditions</w:t>
            </w:r>
          </w:p>
        </w:tc>
        <w:tc>
          <w:tcPr>
            <w:tcW w:w="0" w:type="auto"/>
            <w:hideMark/>
          </w:tcPr>
          <w:p w14:paraId="41B4D460" w14:textId="77777777" w:rsidR="000433AB" w:rsidRDefault="000433AB" w:rsidP="00BC6D89">
            <w:pPr>
              <w:spacing w:line="360" w:lineRule="auto"/>
            </w:pPr>
            <w:r>
              <w:t>Candidate outfits generated.</w:t>
            </w:r>
          </w:p>
        </w:tc>
      </w:tr>
      <w:tr w:rsidR="000433AB" w14:paraId="72A0944C" w14:textId="77777777" w:rsidTr="00BC6D89">
        <w:tc>
          <w:tcPr>
            <w:tcW w:w="0" w:type="auto"/>
            <w:hideMark/>
          </w:tcPr>
          <w:p w14:paraId="40851466" w14:textId="77777777" w:rsidR="000433AB" w:rsidRDefault="000433AB" w:rsidP="00BC6D89">
            <w:pPr>
              <w:spacing w:line="360" w:lineRule="auto"/>
            </w:pPr>
            <w:r>
              <w:rPr>
                <w:rStyle w:val="Strong"/>
                <w:rFonts w:eastAsiaTheme="majorEastAsia"/>
              </w:rPr>
              <w:t>Extended Use Cases</w:t>
            </w:r>
          </w:p>
        </w:tc>
        <w:tc>
          <w:tcPr>
            <w:tcW w:w="0" w:type="auto"/>
            <w:hideMark/>
          </w:tcPr>
          <w:p w14:paraId="4C6C525D" w14:textId="77777777" w:rsidR="000433AB" w:rsidRDefault="000433AB" w:rsidP="00BC6D89">
            <w:pPr>
              <w:spacing w:line="360" w:lineRule="auto"/>
            </w:pPr>
            <w:r>
              <w:t>None</w:t>
            </w:r>
          </w:p>
        </w:tc>
      </w:tr>
      <w:tr w:rsidR="000433AB" w14:paraId="5136CF6C" w14:textId="77777777" w:rsidTr="00BC6D89">
        <w:tc>
          <w:tcPr>
            <w:tcW w:w="0" w:type="auto"/>
            <w:hideMark/>
          </w:tcPr>
          <w:p w14:paraId="156611A3" w14:textId="77777777" w:rsidR="000433AB" w:rsidRDefault="000433AB" w:rsidP="00BC6D89">
            <w:pPr>
              <w:spacing w:line="360" w:lineRule="auto"/>
            </w:pPr>
            <w:r>
              <w:rPr>
                <w:rStyle w:val="Strong"/>
                <w:rFonts w:eastAsiaTheme="majorEastAsia"/>
              </w:rPr>
              <w:t>Included Use Cases</w:t>
            </w:r>
          </w:p>
        </w:tc>
        <w:tc>
          <w:tcPr>
            <w:tcW w:w="0" w:type="auto"/>
            <w:hideMark/>
          </w:tcPr>
          <w:p w14:paraId="07BF4E98" w14:textId="77777777" w:rsidR="000433AB" w:rsidRDefault="000433AB" w:rsidP="00BC6D89">
            <w:pPr>
              <w:spacing w:line="360" w:lineRule="auto"/>
            </w:pPr>
            <w:r>
              <w:t>None</w:t>
            </w:r>
          </w:p>
        </w:tc>
      </w:tr>
      <w:tr w:rsidR="000433AB" w14:paraId="61EF0BA1" w14:textId="77777777" w:rsidTr="00BC6D89">
        <w:tc>
          <w:tcPr>
            <w:tcW w:w="0" w:type="auto"/>
            <w:hideMark/>
          </w:tcPr>
          <w:p w14:paraId="3EC03089" w14:textId="77777777" w:rsidR="000433AB" w:rsidRDefault="000433AB" w:rsidP="00BC6D89">
            <w:pPr>
              <w:spacing w:line="360" w:lineRule="auto"/>
            </w:pPr>
            <w:r>
              <w:rPr>
                <w:rStyle w:val="Strong"/>
                <w:rFonts w:eastAsiaTheme="majorEastAsia"/>
              </w:rPr>
              <w:t>Main Success Scenario</w:t>
            </w:r>
          </w:p>
        </w:tc>
        <w:tc>
          <w:tcPr>
            <w:tcW w:w="0" w:type="auto"/>
            <w:hideMark/>
          </w:tcPr>
          <w:p w14:paraId="6E12CA7D" w14:textId="77777777" w:rsidR="000433AB" w:rsidRDefault="000433AB" w:rsidP="00BC6D89">
            <w:pPr>
              <w:spacing w:line="360" w:lineRule="auto"/>
            </w:pPr>
            <w:r>
              <w:t>1. Score candidates. 2. Optimize list. 3. Return top-K.</w:t>
            </w:r>
          </w:p>
        </w:tc>
      </w:tr>
      <w:tr w:rsidR="000433AB" w14:paraId="2A1DB0E5" w14:textId="77777777" w:rsidTr="00BC6D89">
        <w:tc>
          <w:tcPr>
            <w:tcW w:w="0" w:type="auto"/>
            <w:hideMark/>
          </w:tcPr>
          <w:p w14:paraId="2A9E00D2" w14:textId="77777777" w:rsidR="000433AB" w:rsidRDefault="000433AB" w:rsidP="00BC6D89">
            <w:pPr>
              <w:spacing w:line="360" w:lineRule="auto"/>
            </w:pPr>
            <w:r>
              <w:rPr>
                <w:rStyle w:val="Strong"/>
                <w:rFonts w:eastAsiaTheme="majorEastAsia"/>
              </w:rPr>
              <w:t>Alternative Flow</w:t>
            </w:r>
          </w:p>
        </w:tc>
        <w:tc>
          <w:tcPr>
            <w:tcW w:w="0" w:type="auto"/>
            <w:hideMark/>
          </w:tcPr>
          <w:p w14:paraId="0A925042" w14:textId="77777777" w:rsidR="000433AB" w:rsidRDefault="000433AB" w:rsidP="00BC6D89">
            <w:pPr>
              <w:spacing w:line="360" w:lineRule="auto"/>
            </w:pPr>
            <w:r>
              <w:t>Heuristic ranking if model unavailable.</w:t>
            </w:r>
          </w:p>
        </w:tc>
      </w:tr>
      <w:tr w:rsidR="000433AB" w14:paraId="67BF9A6A" w14:textId="77777777" w:rsidTr="00BC6D89">
        <w:tc>
          <w:tcPr>
            <w:tcW w:w="0" w:type="auto"/>
            <w:hideMark/>
          </w:tcPr>
          <w:p w14:paraId="50180E84" w14:textId="77777777" w:rsidR="000433AB" w:rsidRDefault="000433AB" w:rsidP="00BC6D89">
            <w:pPr>
              <w:spacing w:line="360" w:lineRule="auto"/>
            </w:pPr>
            <w:r>
              <w:rPr>
                <w:rStyle w:val="Strong"/>
                <w:rFonts w:eastAsiaTheme="majorEastAsia"/>
              </w:rPr>
              <w:t>Exceptional Flows</w:t>
            </w:r>
          </w:p>
        </w:tc>
        <w:tc>
          <w:tcPr>
            <w:tcW w:w="0" w:type="auto"/>
            <w:hideMark/>
          </w:tcPr>
          <w:p w14:paraId="45F1C92D" w14:textId="77777777" w:rsidR="000433AB" w:rsidRDefault="000433AB" w:rsidP="00BC6D89">
            <w:pPr>
              <w:spacing w:line="360" w:lineRule="auto"/>
            </w:pPr>
            <w:r>
              <w:t>Empty candidates; tie handling.</w:t>
            </w:r>
          </w:p>
        </w:tc>
      </w:tr>
      <w:tr w:rsidR="000433AB" w14:paraId="64413609" w14:textId="77777777" w:rsidTr="00BC6D89">
        <w:tc>
          <w:tcPr>
            <w:tcW w:w="0" w:type="auto"/>
            <w:hideMark/>
          </w:tcPr>
          <w:p w14:paraId="3C93B0E5" w14:textId="77777777" w:rsidR="000433AB" w:rsidRDefault="000433AB" w:rsidP="00BC6D89">
            <w:pPr>
              <w:spacing w:line="360" w:lineRule="auto"/>
            </w:pPr>
            <w:r>
              <w:rPr>
                <w:rStyle w:val="Strong"/>
                <w:rFonts w:eastAsiaTheme="majorEastAsia"/>
              </w:rPr>
              <w:t>Postconditions</w:t>
            </w:r>
          </w:p>
        </w:tc>
        <w:tc>
          <w:tcPr>
            <w:tcW w:w="0" w:type="auto"/>
            <w:hideMark/>
          </w:tcPr>
          <w:p w14:paraId="08F6199C" w14:textId="77777777" w:rsidR="000433AB" w:rsidRDefault="000433AB" w:rsidP="00BC6D89">
            <w:pPr>
              <w:spacing w:line="360" w:lineRule="auto"/>
            </w:pPr>
            <w:r>
              <w:t>Ranked list to UC3.</w:t>
            </w:r>
          </w:p>
        </w:tc>
      </w:tr>
      <w:tr w:rsidR="000433AB" w14:paraId="1D309C38" w14:textId="77777777" w:rsidTr="00BC6D89">
        <w:tc>
          <w:tcPr>
            <w:tcW w:w="0" w:type="auto"/>
            <w:hideMark/>
          </w:tcPr>
          <w:p w14:paraId="34C2D23C" w14:textId="77777777" w:rsidR="000433AB" w:rsidRDefault="000433AB" w:rsidP="00BC6D89">
            <w:pPr>
              <w:spacing w:line="360" w:lineRule="auto"/>
            </w:pPr>
            <w:r>
              <w:rPr>
                <w:rStyle w:val="Strong"/>
                <w:rFonts w:eastAsiaTheme="majorEastAsia"/>
              </w:rPr>
              <w:t>Comment</w:t>
            </w:r>
          </w:p>
        </w:tc>
        <w:tc>
          <w:tcPr>
            <w:tcW w:w="0" w:type="auto"/>
            <w:hideMark/>
          </w:tcPr>
          <w:p w14:paraId="31080EE8" w14:textId="77777777" w:rsidR="000433AB" w:rsidRDefault="000433AB" w:rsidP="00BC6D89">
            <w:pPr>
              <w:spacing w:line="360" w:lineRule="auto"/>
            </w:pPr>
            <w:r>
              <w:t>Tracks NDCG/coverage.</w:t>
            </w:r>
          </w:p>
        </w:tc>
      </w:tr>
    </w:tbl>
    <w:p w14:paraId="6CE5E430"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460"/>
        <w:gridCol w:w="6556"/>
      </w:tblGrid>
      <w:tr w:rsidR="000433AB" w14:paraId="4683764C" w14:textId="77777777" w:rsidTr="00BC6D89">
        <w:tc>
          <w:tcPr>
            <w:tcW w:w="0" w:type="auto"/>
            <w:hideMark/>
          </w:tcPr>
          <w:p w14:paraId="4A6FE918"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424E0786" w14:textId="77777777" w:rsidR="000433AB" w:rsidRDefault="000433AB" w:rsidP="00BC6D89">
            <w:pPr>
              <w:spacing w:line="360" w:lineRule="auto"/>
              <w:jc w:val="center"/>
              <w:rPr>
                <w:b/>
                <w:bCs/>
              </w:rPr>
            </w:pPr>
            <w:r>
              <w:rPr>
                <w:rStyle w:val="Strong"/>
                <w:rFonts w:eastAsiaTheme="majorEastAsia"/>
              </w:rPr>
              <w:t>View Rationale (Why-Chosen)</w:t>
            </w:r>
          </w:p>
        </w:tc>
      </w:tr>
      <w:tr w:rsidR="000433AB" w14:paraId="447C0A7B" w14:textId="77777777" w:rsidTr="00BC6D89">
        <w:tc>
          <w:tcPr>
            <w:tcW w:w="0" w:type="auto"/>
            <w:hideMark/>
          </w:tcPr>
          <w:p w14:paraId="3C5E1A8D" w14:textId="77777777" w:rsidR="000433AB" w:rsidRDefault="000433AB" w:rsidP="00BC6D89">
            <w:pPr>
              <w:spacing w:line="360" w:lineRule="auto"/>
            </w:pPr>
            <w:r>
              <w:rPr>
                <w:rStyle w:val="Strong"/>
                <w:rFonts w:eastAsiaTheme="majorEastAsia"/>
              </w:rPr>
              <w:t>Id</w:t>
            </w:r>
          </w:p>
        </w:tc>
        <w:tc>
          <w:tcPr>
            <w:tcW w:w="0" w:type="auto"/>
            <w:hideMark/>
          </w:tcPr>
          <w:p w14:paraId="012D5E01" w14:textId="77777777" w:rsidR="000433AB" w:rsidRDefault="000433AB" w:rsidP="00BC6D89">
            <w:pPr>
              <w:spacing w:line="360" w:lineRule="auto"/>
            </w:pPr>
            <w:r>
              <w:t>UC3c</w:t>
            </w:r>
          </w:p>
        </w:tc>
      </w:tr>
      <w:tr w:rsidR="000433AB" w14:paraId="54BA7BCE" w14:textId="77777777" w:rsidTr="00BC6D89">
        <w:tc>
          <w:tcPr>
            <w:tcW w:w="0" w:type="auto"/>
            <w:hideMark/>
          </w:tcPr>
          <w:p w14:paraId="65AADA6A" w14:textId="77777777" w:rsidR="000433AB" w:rsidRDefault="000433AB" w:rsidP="00BC6D89">
            <w:pPr>
              <w:spacing w:line="360" w:lineRule="auto"/>
            </w:pPr>
            <w:r>
              <w:rPr>
                <w:rStyle w:val="Strong"/>
                <w:rFonts w:eastAsiaTheme="majorEastAsia"/>
              </w:rPr>
              <w:t>Description</w:t>
            </w:r>
          </w:p>
        </w:tc>
        <w:tc>
          <w:tcPr>
            <w:tcW w:w="0" w:type="auto"/>
            <w:hideMark/>
          </w:tcPr>
          <w:p w14:paraId="6689EF9E" w14:textId="77777777" w:rsidR="000433AB" w:rsidRDefault="000433AB" w:rsidP="00BC6D89">
            <w:pPr>
              <w:spacing w:line="360" w:lineRule="auto"/>
            </w:pPr>
            <w:r>
              <w:t>Shows short explanation for each suggested outfit.</w:t>
            </w:r>
          </w:p>
        </w:tc>
      </w:tr>
      <w:tr w:rsidR="000433AB" w14:paraId="162401A2" w14:textId="77777777" w:rsidTr="00BC6D89">
        <w:tc>
          <w:tcPr>
            <w:tcW w:w="0" w:type="auto"/>
            <w:hideMark/>
          </w:tcPr>
          <w:p w14:paraId="112C6DE6" w14:textId="77777777" w:rsidR="000433AB" w:rsidRDefault="000433AB" w:rsidP="00BC6D89">
            <w:pPr>
              <w:spacing w:line="360" w:lineRule="auto"/>
            </w:pPr>
            <w:r>
              <w:rPr>
                <w:rStyle w:val="Strong"/>
                <w:rFonts w:eastAsiaTheme="majorEastAsia"/>
              </w:rPr>
              <w:t>Primary Actor</w:t>
            </w:r>
          </w:p>
        </w:tc>
        <w:tc>
          <w:tcPr>
            <w:tcW w:w="0" w:type="auto"/>
            <w:hideMark/>
          </w:tcPr>
          <w:p w14:paraId="7080BEC8" w14:textId="77777777" w:rsidR="000433AB" w:rsidRDefault="000433AB" w:rsidP="00BC6D89">
            <w:pPr>
              <w:spacing w:line="360" w:lineRule="auto"/>
            </w:pPr>
            <w:r>
              <w:t>User/Shopper</w:t>
            </w:r>
          </w:p>
        </w:tc>
      </w:tr>
      <w:tr w:rsidR="000433AB" w14:paraId="3D58AD66" w14:textId="77777777" w:rsidTr="00BC6D89">
        <w:tc>
          <w:tcPr>
            <w:tcW w:w="0" w:type="auto"/>
            <w:hideMark/>
          </w:tcPr>
          <w:p w14:paraId="7E5F6ACE" w14:textId="77777777" w:rsidR="000433AB" w:rsidRDefault="000433AB" w:rsidP="00BC6D89">
            <w:pPr>
              <w:spacing w:line="360" w:lineRule="auto"/>
            </w:pPr>
            <w:r>
              <w:rPr>
                <w:rStyle w:val="Strong"/>
                <w:rFonts w:eastAsiaTheme="majorEastAsia"/>
              </w:rPr>
              <w:t>Supporting Actors</w:t>
            </w:r>
          </w:p>
        </w:tc>
        <w:tc>
          <w:tcPr>
            <w:tcW w:w="0" w:type="auto"/>
            <w:hideMark/>
          </w:tcPr>
          <w:p w14:paraId="2D916190" w14:textId="77777777" w:rsidR="000433AB" w:rsidRDefault="000433AB" w:rsidP="00BC6D89">
            <w:pPr>
              <w:spacing w:line="360" w:lineRule="auto"/>
            </w:pPr>
            <w:r>
              <w:t>System</w:t>
            </w:r>
          </w:p>
        </w:tc>
      </w:tr>
      <w:tr w:rsidR="000433AB" w14:paraId="16B57173" w14:textId="77777777" w:rsidTr="00BC6D89">
        <w:tc>
          <w:tcPr>
            <w:tcW w:w="0" w:type="auto"/>
            <w:hideMark/>
          </w:tcPr>
          <w:p w14:paraId="0E0104F7" w14:textId="77777777" w:rsidR="000433AB" w:rsidRDefault="000433AB" w:rsidP="00BC6D89">
            <w:pPr>
              <w:spacing w:line="360" w:lineRule="auto"/>
            </w:pPr>
            <w:r>
              <w:rPr>
                <w:rStyle w:val="Strong"/>
                <w:rFonts w:eastAsiaTheme="majorEastAsia"/>
              </w:rPr>
              <w:t>Preconditions</w:t>
            </w:r>
          </w:p>
        </w:tc>
        <w:tc>
          <w:tcPr>
            <w:tcW w:w="0" w:type="auto"/>
            <w:hideMark/>
          </w:tcPr>
          <w:p w14:paraId="58282237" w14:textId="77777777" w:rsidR="000433AB" w:rsidRDefault="000433AB" w:rsidP="00BC6D89">
            <w:pPr>
              <w:spacing w:line="360" w:lineRule="auto"/>
            </w:pPr>
            <w:r>
              <w:t>UC3 results available.</w:t>
            </w:r>
          </w:p>
        </w:tc>
      </w:tr>
      <w:tr w:rsidR="000433AB" w14:paraId="203CF3B1" w14:textId="77777777" w:rsidTr="00BC6D89">
        <w:tc>
          <w:tcPr>
            <w:tcW w:w="0" w:type="auto"/>
            <w:hideMark/>
          </w:tcPr>
          <w:p w14:paraId="49CDF79B" w14:textId="77777777" w:rsidR="000433AB" w:rsidRDefault="000433AB" w:rsidP="00BC6D89">
            <w:pPr>
              <w:spacing w:line="360" w:lineRule="auto"/>
            </w:pPr>
            <w:r>
              <w:rPr>
                <w:rStyle w:val="Strong"/>
                <w:rFonts w:eastAsiaTheme="majorEastAsia"/>
              </w:rPr>
              <w:lastRenderedPageBreak/>
              <w:t>Extended Use Cases</w:t>
            </w:r>
          </w:p>
        </w:tc>
        <w:tc>
          <w:tcPr>
            <w:tcW w:w="0" w:type="auto"/>
            <w:hideMark/>
          </w:tcPr>
          <w:p w14:paraId="7DA0E34D" w14:textId="77777777" w:rsidR="000433AB" w:rsidRDefault="000433AB" w:rsidP="00BC6D89">
            <w:pPr>
              <w:spacing w:line="360" w:lineRule="auto"/>
            </w:pPr>
            <w:r>
              <w:t>None</w:t>
            </w:r>
          </w:p>
        </w:tc>
      </w:tr>
      <w:tr w:rsidR="000433AB" w14:paraId="50FE6EDF" w14:textId="77777777" w:rsidTr="00BC6D89">
        <w:tc>
          <w:tcPr>
            <w:tcW w:w="0" w:type="auto"/>
            <w:hideMark/>
          </w:tcPr>
          <w:p w14:paraId="5D5D845F" w14:textId="77777777" w:rsidR="000433AB" w:rsidRDefault="000433AB" w:rsidP="00BC6D89">
            <w:pPr>
              <w:spacing w:line="360" w:lineRule="auto"/>
            </w:pPr>
            <w:r>
              <w:rPr>
                <w:rStyle w:val="Strong"/>
                <w:rFonts w:eastAsiaTheme="majorEastAsia"/>
              </w:rPr>
              <w:t>Included Use Cases</w:t>
            </w:r>
          </w:p>
        </w:tc>
        <w:tc>
          <w:tcPr>
            <w:tcW w:w="0" w:type="auto"/>
            <w:hideMark/>
          </w:tcPr>
          <w:p w14:paraId="67AC1DC1" w14:textId="77777777" w:rsidR="000433AB" w:rsidRDefault="000433AB" w:rsidP="00BC6D89">
            <w:pPr>
              <w:spacing w:line="360" w:lineRule="auto"/>
            </w:pPr>
            <w:r>
              <w:t>None</w:t>
            </w:r>
          </w:p>
        </w:tc>
      </w:tr>
      <w:tr w:rsidR="000433AB" w14:paraId="18ECDCBF" w14:textId="77777777" w:rsidTr="00BC6D89">
        <w:tc>
          <w:tcPr>
            <w:tcW w:w="0" w:type="auto"/>
            <w:hideMark/>
          </w:tcPr>
          <w:p w14:paraId="4BF04138" w14:textId="77777777" w:rsidR="000433AB" w:rsidRDefault="000433AB" w:rsidP="00BC6D89">
            <w:pPr>
              <w:spacing w:line="360" w:lineRule="auto"/>
            </w:pPr>
            <w:r>
              <w:rPr>
                <w:rStyle w:val="Strong"/>
                <w:rFonts w:eastAsiaTheme="majorEastAsia"/>
              </w:rPr>
              <w:t>Main Success Scenario</w:t>
            </w:r>
          </w:p>
        </w:tc>
        <w:tc>
          <w:tcPr>
            <w:tcW w:w="0" w:type="auto"/>
            <w:hideMark/>
          </w:tcPr>
          <w:p w14:paraId="5B02E3E0" w14:textId="77777777" w:rsidR="000433AB" w:rsidRDefault="000433AB" w:rsidP="00BC6D89">
            <w:pPr>
              <w:spacing w:line="360" w:lineRule="auto"/>
            </w:pPr>
            <w:r>
              <w:t>1. User taps outfit. 2. System displays rationale. 3. User accepts or edits.</w:t>
            </w:r>
          </w:p>
        </w:tc>
      </w:tr>
      <w:tr w:rsidR="000433AB" w14:paraId="7A1ABFDF" w14:textId="77777777" w:rsidTr="00BC6D89">
        <w:tc>
          <w:tcPr>
            <w:tcW w:w="0" w:type="auto"/>
            <w:hideMark/>
          </w:tcPr>
          <w:p w14:paraId="51DD5318" w14:textId="77777777" w:rsidR="000433AB" w:rsidRDefault="000433AB" w:rsidP="00BC6D89">
            <w:pPr>
              <w:spacing w:line="360" w:lineRule="auto"/>
            </w:pPr>
            <w:r>
              <w:rPr>
                <w:rStyle w:val="Strong"/>
                <w:rFonts w:eastAsiaTheme="majorEastAsia"/>
              </w:rPr>
              <w:t>Alternative Flow</w:t>
            </w:r>
          </w:p>
        </w:tc>
        <w:tc>
          <w:tcPr>
            <w:tcW w:w="0" w:type="auto"/>
            <w:hideMark/>
          </w:tcPr>
          <w:p w14:paraId="32C9930A" w14:textId="77777777" w:rsidR="000433AB" w:rsidRDefault="000433AB" w:rsidP="00BC6D89">
            <w:pPr>
              <w:spacing w:line="360" w:lineRule="auto"/>
            </w:pPr>
            <w:r>
              <w:t>Expanded details on demand.</w:t>
            </w:r>
          </w:p>
        </w:tc>
      </w:tr>
      <w:tr w:rsidR="000433AB" w14:paraId="546A046A" w14:textId="77777777" w:rsidTr="00BC6D89">
        <w:tc>
          <w:tcPr>
            <w:tcW w:w="0" w:type="auto"/>
            <w:hideMark/>
          </w:tcPr>
          <w:p w14:paraId="6F3FB4A9" w14:textId="77777777" w:rsidR="000433AB" w:rsidRDefault="000433AB" w:rsidP="00BC6D89">
            <w:pPr>
              <w:spacing w:line="360" w:lineRule="auto"/>
            </w:pPr>
            <w:r>
              <w:rPr>
                <w:rStyle w:val="Strong"/>
                <w:rFonts w:eastAsiaTheme="majorEastAsia"/>
              </w:rPr>
              <w:t>Exceptional Flows</w:t>
            </w:r>
          </w:p>
        </w:tc>
        <w:tc>
          <w:tcPr>
            <w:tcW w:w="0" w:type="auto"/>
            <w:hideMark/>
          </w:tcPr>
          <w:p w14:paraId="7A02B1C0" w14:textId="77777777" w:rsidR="000433AB" w:rsidRDefault="000433AB" w:rsidP="00BC6D89">
            <w:pPr>
              <w:spacing w:line="360" w:lineRule="auto"/>
            </w:pPr>
            <w:r>
              <w:t>Explanation generation fails → show basic tags.</w:t>
            </w:r>
          </w:p>
        </w:tc>
      </w:tr>
      <w:tr w:rsidR="000433AB" w14:paraId="589BDCEC" w14:textId="77777777" w:rsidTr="00BC6D89">
        <w:tc>
          <w:tcPr>
            <w:tcW w:w="0" w:type="auto"/>
            <w:hideMark/>
          </w:tcPr>
          <w:p w14:paraId="0238457B" w14:textId="77777777" w:rsidR="000433AB" w:rsidRDefault="000433AB" w:rsidP="00BC6D89">
            <w:pPr>
              <w:spacing w:line="360" w:lineRule="auto"/>
            </w:pPr>
            <w:r>
              <w:rPr>
                <w:rStyle w:val="Strong"/>
                <w:rFonts w:eastAsiaTheme="majorEastAsia"/>
              </w:rPr>
              <w:t>Postconditions</w:t>
            </w:r>
          </w:p>
        </w:tc>
        <w:tc>
          <w:tcPr>
            <w:tcW w:w="0" w:type="auto"/>
            <w:hideMark/>
          </w:tcPr>
          <w:p w14:paraId="43CE3389" w14:textId="77777777" w:rsidR="000433AB" w:rsidRDefault="000433AB" w:rsidP="00BC6D89">
            <w:pPr>
              <w:spacing w:line="360" w:lineRule="auto"/>
            </w:pPr>
            <w:r>
              <w:t>User informed; can proceed.</w:t>
            </w:r>
          </w:p>
        </w:tc>
      </w:tr>
      <w:tr w:rsidR="000433AB" w14:paraId="2376C373" w14:textId="77777777" w:rsidTr="00BC6D89">
        <w:tc>
          <w:tcPr>
            <w:tcW w:w="0" w:type="auto"/>
            <w:hideMark/>
          </w:tcPr>
          <w:p w14:paraId="6E772585" w14:textId="77777777" w:rsidR="000433AB" w:rsidRDefault="000433AB" w:rsidP="00BC6D89">
            <w:pPr>
              <w:spacing w:line="360" w:lineRule="auto"/>
            </w:pPr>
            <w:r>
              <w:rPr>
                <w:rStyle w:val="Strong"/>
                <w:rFonts w:eastAsiaTheme="majorEastAsia"/>
              </w:rPr>
              <w:t>Comment</w:t>
            </w:r>
          </w:p>
        </w:tc>
        <w:tc>
          <w:tcPr>
            <w:tcW w:w="0" w:type="auto"/>
            <w:hideMark/>
          </w:tcPr>
          <w:p w14:paraId="6BE74CB6" w14:textId="77777777" w:rsidR="000433AB" w:rsidRDefault="000433AB" w:rsidP="00BC6D89">
            <w:pPr>
              <w:spacing w:line="360" w:lineRule="auto"/>
            </w:pPr>
            <w:r>
              <w:t>Builds transparency.</w:t>
            </w:r>
          </w:p>
        </w:tc>
      </w:tr>
    </w:tbl>
    <w:p w14:paraId="1E34EAD2" w14:textId="77777777" w:rsidR="000433AB" w:rsidRDefault="000433AB" w:rsidP="000433AB">
      <w:pPr>
        <w:spacing w:line="360" w:lineRule="auto"/>
      </w:pPr>
    </w:p>
    <w:p w14:paraId="107E7572" w14:textId="77777777" w:rsidR="000433AB" w:rsidRDefault="000433AB" w:rsidP="000433AB">
      <w:pPr>
        <w:spacing w:line="360" w:lineRule="auto"/>
      </w:pPr>
    </w:p>
    <w:p w14:paraId="6E948912" w14:textId="77777777" w:rsidR="000433AB" w:rsidRDefault="000433AB" w:rsidP="000433AB">
      <w:pPr>
        <w:spacing w:line="360" w:lineRule="auto"/>
      </w:pPr>
    </w:p>
    <w:tbl>
      <w:tblPr>
        <w:tblStyle w:val="TableGrid"/>
        <w:tblW w:w="0" w:type="auto"/>
        <w:tblLook w:val="04A0" w:firstRow="1" w:lastRow="0" w:firstColumn="1" w:lastColumn="0" w:noHBand="0" w:noVBand="1"/>
      </w:tblPr>
      <w:tblGrid>
        <w:gridCol w:w="2363"/>
        <w:gridCol w:w="6653"/>
      </w:tblGrid>
      <w:tr w:rsidR="000433AB" w14:paraId="1667D2EB" w14:textId="77777777" w:rsidTr="00BC6D89">
        <w:tc>
          <w:tcPr>
            <w:tcW w:w="0" w:type="auto"/>
            <w:hideMark/>
          </w:tcPr>
          <w:p w14:paraId="535B648F" w14:textId="77777777" w:rsidR="000433AB" w:rsidRDefault="000433AB" w:rsidP="00BC6D89">
            <w:pPr>
              <w:spacing w:line="360" w:lineRule="auto"/>
              <w:jc w:val="center"/>
              <w:rPr>
                <w:b/>
                <w:bCs/>
              </w:rPr>
            </w:pPr>
            <w:r>
              <w:rPr>
                <w:rStyle w:val="Strong"/>
                <w:rFonts w:eastAsiaTheme="majorEastAsia"/>
              </w:rPr>
              <w:t>Use Case</w:t>
            </w:r>
          </w:p>
        </w:tc>
        <w:tc>
          <w:tcPr>
            <w:tcW w:w="0" w:type="auto"/>
            <w:hideMark/>
          </w:tcPr>
          <w:p w14:paraId="742DA6E0" w14:textId="77777777" w:rsidR="000433AB" w:rsidRDefault="000433AB" w:rsidP="00BC6D89">
            <w:pPr>
              <w:spacing w:line="360" w:lineRule="auto"/>
              <w:jc w:val="center"/>
              <w:rPr>
                <w:b/>
                <w:bCs/>
              </w:rPr>
            </w:pPr>
            <w:r>
              <w:rPr>
                <w:rStyle w:val="Strong"/>
                <w:rFonts w:eastAsiaTheme="majorEastAsia"/>
              </w:rPr>
              <w:t>Process Payment</w:t>
            </w:r>
          </w:p>
        </w:tc>
      </w:tr>
      <w:tr w:rsidR="000433AB" w14:paraId="767B4738" w14:textId="77777777" w:rsidTr="00BC6D89">
        <w:tc>
          <w:tcPr>
            <w:tcW w:w="0" w:type="auto"/>
            <w:hideMark/>
          </w:tcPr>
          <w:p w14:paraId="2813384C" w14:textId="77777777" w:rsidR="000433AB" w:rsidRDefault="000433AB" w:rsidP="00BC6D89">
            <w:pPr>
              <w:spacing w:line="360" w:lineRule="auto"/>
            </w:pPr>
            <w:r>
              <w:rPr>
                <w:rStyle w:val="Strong"/>
                <w:rFonts w:eastAsiaTheme="majorEastAsia"/>
              </w:rPr>
              <w:t>Id</w:t>
            </w:r>
          </w:p>
        </w:tc>
        <w:tc>
          <w:tcPr>
            <w:tcW w:w="0" w:type="auto"/>
            <w:hideMark/>
          </w:tcPr>
          <w:p w14:paraId="0463748F" w14:textId="77777777" w:rsidR="000433AB" w:rsidRDefault="000433AB" w:rsidP="00BC6D89">
            <w:pPr>
              <w:spacing w:line="360" w:lineRule="auto"/>
            </w:pPr>
            <w:r>
              <w:t>UC7a</w:t>
            </w:r>
          </w:p>
        </w:tc>
      </w:tr>
      <w:tr w:rsidR="000433AB" w14:paraId="18D143AC" w14:textId="77777777" w:rsidTr="00BC6D89">
        <w:tc>
          <w:tcPr>
            <w:tcW w:w="0" w:type="auto"/>
            <w:hideMark/>
          </w:tcPr>
          <w:p w14:paraId="7268352A" w14:textId="77777777" w:rsidR="000433AB" w:rsidRDefault="000433AB" w:rsidP="00BC6D89">
            <w:pPr>
              <w:spacing w:line="360" w:lineRule="auto"/>
            </w:pPr>
            <w:r>
              <w:rPr>
                <w:rStyle w:val="Strong"/>
                <w:rFonts w:eastAsiaTheme="majorEastAsia"/>
              </w:rPr>
              <w:t>Description</w:t>
            </w:r>
          </w:p>
        </w:tc>
        <w:tc>
          <w:tcPr>
            <w:tcW w:w="0" w:type="auto"/>
            <w:hideMark/>
          </w:tcPr>
          <w:p w14:paraId="22CC75D5" w14:textId="77777777" w:rsidR="000433AB" w:rsidRDefault="000433AB" w:rsidP="00BC6D89">
            <w:pPr>
              <w:spacing w:line="360" w:lineRule="auto"/>
            </w:pPr>
            <w:r>
              <w:t>Handles card/PayPal/etc. via gateway.</w:t>
            </w:r>
          </w:p>
        </w:tc>
      </w:tr>
      <w:tr w:rsidR="000433AB" w14:paraId="6124B3CC" w14:textId="77777777" w:rsidTr="00BC6D89">
        <w:tc>
          <w:tcPr>
            <w:tcW w:w="0" w:type="auto"/>
            <w:hideMark/>
          </w:tcPr>
          <w:p w14:paraId="2F1DE86A" w14:textId="77777777" w:rsidR="000433AB" w:rsidRDefault="000433AB" w:rsidP="00BC6D89">
            <w:pPr>
              <w:spacing w:line="360" w:lineRule="auto"/>
            </w:pPr>
            <w:r>
              <w:rPr>
                <w:rStyle w:val="Strong"/>
                <w:rFonts w:eastAsiaTheme="majorEastAsia"/>
              </w:rPr>
              <w:t>Primary Actor</w:t>
            </w:r>
          </w:p>
        </w:tc>
        <w:tc>
          <w:tcPr>
            <w:tcW w:w="0" w:type="auto"/>
            <w:hideMark/>
          </w:tcPr>
          <w:p w14:paraId="2969F690" w14:textId="77777777" w:rsidR="000433AB" w:rsidRDefault="000433AB" w:rsidP="00BC6D89">
            <w:pPr>
              <w:spacing w:line="360" w:lineRule="auto"/>
            </w:pPr>
            <w:r>
              <w:t>System</w:t>
            </w:r>
          </w:p>
        </w:tc>
      </w:tr>
      <w:tr w:rsidR="000433AB" w14:paraId="63A6DE76" w14:textId="77777777" w:rsidTr="00BC6D89">
        <w:tc>
          <w:tcPr>
            <w:tcW w:w="0" w:type="auto"/>
            <w:hideMark/>
          </w:tcPr>
          <w:p w14:paraId="58128FDF" w14:textId="77777777" w:rsidR="000433AB" w:rsidRDefault="000433AB" w:rsidP="00BC6D89">
            <w:pPr>
              <w:spacing w:line="360" w:lineRule="auto"/>
            </w:pPr>
            <w:r>
              <w:rPr>
                <w:rStyle w:val="Strong"/>
                <w:rFonts w:eastAsiaTheme="majorEastAsia"/>
              </w:rPr>
              <w:t>Supporting Actors</w:t>
            </w:r>
          </w:p>
        </w:tc>
        <w:tc>
          <w:tcPr>
            <w:tcW w:w="0" w:type="auto"/>
            <w:hideMark/>
          </w:tcPr>
          <w:p w14:paraId="5B263407" w14:textId="77777777" w:rsidR="000433AB" w:rsidRDefault="000433AB" w:rsidP="00BC6D89">
            <w:pPr>
              <w:spacing w:line="360" w:lineRule="auto"/>
            </w:pPr>
            <w:r>
              <w:t>Payment Gateway</w:t>
            </w:r>
          </w:p>
        </w:tc>
      </w:tr>
      <w:tr w:rsidR="000433AB" w14:paraId="7135B5DA" w14:textId="77777777" w:rsidTr="00BC6D89">
        <w:tc>
          <w:tcPr>
            <w:tcW w:w="0" w:type="auto"/>
            <w:hideMark/>
          </w:tcPr>
          <w:p w14:paraId="13B1409E" w14:textId="77777777" w:rsidR="000433AB" w:rsidRDefault="000433AB" w:rsidP="00BC6D89">
            <w:pPr>
              <w:spacing w:line="360" w:lineRule="auto"/>
            </w:pPr>
            <w:r>
              <w:rPr>
                <w:rStyle w:val="Strong"/>
                <w:rFonts w:eastAsiaTheme="majorEastAsia"/>
              </w:rPr>
              <w:t>Preconditions</w:t>
            </w:r>
          </w:p>
        </w:tc>
        <w:tc>
          <w:tcPr>
            <w:tcW w:w="0" w:type="auto"/>
            <w:hideMark/>
          </w:tcPr>
          <w:p w14:paraId="1208A885" w14:textId="77777777" w:rsidR="000433AB" w:rsidRDefault="000433AB" w:rsidP="00BC6D89">
            <w:pPr>
              <w:spacing w:line="360" w:lineRule="auto"/>
            </w:pPr>
            <w:r>
              <w:t>Valid order total &amp; billing info.</w:t>
            </w:r>
          </w:p>
        </w:tc>
      </w:tr>
      <w:tr w:rsidR="000433AB" w14:paraId="02327516" w14:textId="77777777" w:rsidTr="00BC6D89">
        <w:tc>
          <w:tcPr>
            <w:tcW w:w="0" w:type="auto"/>
            <w:hideMark/>
          </w:tcPr>
          <w:p w14:paraId="348E6D99" w14:textId="77777777" w:rsidR="000433AB" w:rsidRDefault="000433AB" w:rsidP="00BC6D89">
            <w:pPr>
              <w:spacing w:line="360" w:lineRule="auto"/>
            </w:pPr>
            <w:r>
              <w:rPr>
                <w:rStyle w:val="Strong"/>
                <w:rFonts w:eastAsiaTheme="majorEastAsia"/>
              </w:rPr>
              <w:t>Extended Use Cases</w:t>
            </w:r>
          </w:p>
        </w:tc>
        <w:tc>
          <w:tcPr>
            <w:tcW w:w="0" w:type="auto"/>
            <w:hideMark/>
          </w:tcPr>
          <w:p w14:paraId="570F54BB" w14:textId="77777777" w:rsidR="000433AB" w:rsidRDefault="000433AB" w:rsidP="00BC6D89">
            <w:pPr>
              <w:spacing w:line="360" w:lineRule="auto"/>
            </w:pPr>
            <w:r>
              <w:t>None</w:t>
            </w:r>
          </w:p>
        </w:tc>
      </w:tr>
      <w:tr w:rsidR="000433AB" w14:paraId="3D2A544F" w14:textId="77777777" w:rsidTr="00BC6D89">
        <w:tc>
          <w:tcPr>
            <w:tcW w:w="0" w:type="auto"/>
            <w:hideMark/>
          </w:tcPr>
          <w:p w14:paraId="64C276BA" w14:textId="77777777" w:rsidR="000433AB" w:rsidRDefault="000433AB" w:rsidP="00BC6D89">
            <w:pPr>
              <w:spacing w:line="360" w:lineRule="auto"/>
            </w:pPr>
            <w:r>
              <w:rPr>
                <w:rStyle w:val="Strong"/>
                <w:rFonts w:eastAsiaTheme="majorEastAsia"/>
              </w:rPr>
              <w:t>Included Use Cases</w:t>
            </w:r>
          </w:p>
        </w:tc>
        <w:tc>
          <w:tcPr>
            <w:tcW w:w="0" w:type="auto"/>
            <w:hideMark/>
          </w:tcPr>
          <w:p w14:paraId="13519E15" w14:textId="77777777" w:rsidR="000433AB" w:rsidRDefault="000433AB" w:rsidP="00BC6D89">
            <w:pPr>
              <w:spacing w:line="360" w:lineRule="auto"/>
            </w:pPr>
            <w:r>
              <w:t>None</w:t>
            </w:r>
          </w:p>
        </w:tc>
      </w:tr>
      <w:tr w:rsidR="000433AB" w14:paraId="75EB3882" w14:textId="77777777" w:rsidTr="00BC6D89">
        <w:tc>
          <w:tcPr>
            <w:tcW w:w="0" w:type="auto"/>
            <w:hideMark/>
          </w:tcPr>
          <w:p w14:paraId="1BF13BE2" w14:textId="77777777" w:rsidR="000433AB" w:rsidRDefault="000433AB" w:rsidP="00BC6D89">
            <w:pPr>
              <w:spacing w:line="360" w:lineRule="auto"/>
            </w:pPr>
            <w:r>
              <w:rPr>
                <w:rStyle w:val="Strong"/>
                <w:rFonts w:eastAsiaTheme="majorEastAsia"/>
              </w:rPr>
              <w:t>Main Success Scenario</w:t>
            </w:r>
          </w:p>
        </w:tc>
        <w:tc>
          <w:tcPr>
            <w:tcW w:w="0" w:type="auto"/>
            <w:hideMark/>
          </w:tcPr>
          <w:p w14:paraId="10931722" w14:textId="77777777" w:rsidR="000433AB" w:rsidRDefault="000433AB" w:rsidP="00BC6D89">
            <w:pPr>
              <w:spacing w:line="360" w:lineRule="auto"/>
            </w:pPr>
            <w:r>
              <w:t>1. Tokenize &amp; submit payment. 2. Receive confirmation. 3. Persist transaction id.</w:t>
            </w:r>
          </w:p>
        </w:tc>
      </w:tr>
      <w:tr w:rsidR="000433AB" w14:paraId="55308D98" w14:textId="77777777" w:rsidTr="00BC6D89">
        <w:tc>
          <w:tcPr>
            <w:tcW w:w="0" w:type="auto"/>
            <w:hideMark/>
          </w:tcPr>
          <w:p w14:paraId="5BE3C62A" w14:textId="77777777" w:rsidR="000433AB" w:rsidRDefault="000433AB" w:rsidP="00BC6D89">
            <w:pPr>
              <w:spacing w:line="360" w:lineRule="auto"/>
            </w:pPr>
            <w:r>
              <w:rPr>
                <w:rStyle w:val="Strong"/>
                <w:rFonts w:eastAsiaTheme="majorEastAsia"/>
              </w:rPr>
              <w:t>Alternative Flow</w:t>
            </w:r>
          </w:p>
        </w:tc>
        <w:tc>
          <w:tcPr>
            <w:tcW w:w="0" w:type="auto"/>
            <w:hideMark/>
          </w:tcPr>
          <w:p w14:paraId="4C362B86" w14:textId="77777777" w:rsidR="000433AB" w:rsidRDefault="000433AB" w:rsidP="00BC6D89">
            <w:pPr>
              <w:spacing w:line="360" w:lineRule="auto"/>
            </w:pPr>
            <w:r>
              <w:t>Retry or alternative method.</w:t>
            </w:r>
          </w:p>
        </w:tc>
      </w:tr>
      <w:tr w:rsidR="000433AB" w14:paraId="529B3766" w14:textId="77777777" w:rsidTr="00BC6D89">
        <w:tc>
          <w:tcPr>
            <w:tcW w:w="0" w:type="auto"/>
            <w:hideMark/>
          </w:tcPr>
          <w:p w14:paraId="42B4D8DC" w14:textId="77777777" w:rsidR="000433AB" w:rsidRDefault="000433AB" w:rsidP="00BC6D89">
            <w:pPr>
              <w:spacing w:line="360" w:lineRule="auto"/>
            </w:pPr>
            <w:r>
              <w:rPr>
                <w:rStyle w:val="Strong"/>
                <w:rFonts w:eastAsiaTheme="majorEastAsia"/>
              </w:rPr>
              <w:t>Exceptional Flows</w:t>
            </w:r>
          </w:p>
        </w:tc>
        <w:tc>
          <w:tcPr>
            <w:tcW w:w="0" w:type="auto"/>
            <w:hideMark/>
          </w:tcPr>
          <w:p w14:paraId="2EF04531" w14:textId="77777777" w:rsidR="000433AB" w:rsidRDefault="000433AB" w:rsidP="00BC6D89">
            <w:pPr>
              <w:spacing w:line="360" w:lineRule="auto"/>
            </w:pPr>
            <w:r>
              <w:t>Declined, timeout, fraud flag.</w:t>
            </w:r>
          </w:p>
        </w:tc>
      </w:tr>
      <w:tr w:rsidR="000433AB" w14:paraId="6DBAAA63" w14:textId="77777777" w:rsidTr="00BC6D89">
        <w:tc>
          <w:tcPr>
            <w:tcW w:w="0" w:type="auto"/>
            <w:hideMark/>
          </w:tcPr>
          <w:p w14:paraId="27A932A7" w14:textId="77777777" w:rsidR="000433AB" w:rsidRDefault="000433AB" w:rsidP="00BC6D89">
            <w:pPr>
              <w:spacing w:line="360" w:lineRule="auto"/>
            </w:pPr>
            <w:r>
              <w:rPr>
                <w:rStyle w:val="Strong"/>
                <w:rFonts w:eastAsiaTheme="majorEastAsia"/>
              </w:rPr>
              <w:t>Postconditions</w:t>
            </w:r>
          </w:p>
        </w:tc>
        <w:tc>
          <w:tcPr>
            <w:tcW w:w="0" w:type="auto"/>
            <w:hideMark/>
          </w:tcPr>
          <w:p w14:paraId="2108E80B" w14:textId="77777777" w:rsidR="000433AB" w:rsidRDefault="000433AB" w:rsidP="00BC6D89">
            <w:pPr>
              <w:spacing w:line="360" w:lineRule="auto"/>
            </w:pPr>
            <w:r>
              <w:t>Payment status returned to UC7.</w:t>
            </w:r>
          </w:p>
        </w:tc>
      </w:tr>
      <w:tr w:rsidR="000433AB" w14:paraId="143012F7" w14:textId="77777777" w:rsidTr="00BC6D89">
        <w:tc>
          <w:tcPr>
            <w:tcW w:w="0" w:type="auto"/>
            <w:hideMark/>
          </w:tcPr>
          <w:p w14:paraId="2D27813E" w14:textId="77777777" w:rsidR="000433AB" w:rsidRDefault="000433AB" w:rsidP="00BC6D89">
            <w:pPr>
              <w:spacing w:line="360" w:lineRule="auto"/>
            </w:pPr>
            <w:r>
              <w:rPr>
                <w:rStyle w:val="Strong"/>
                <w:rFonts w:eastAsiaTheme="majorEastAsia"/>
              </w:rPr>
              <w:t>Comment</w:t>
            </w:r>
          </w:p>
        </w:tc>
        <w:tc>
          <w:tcPr>
            <w:tcW w:w="0" w:type="auto"/>
            <w:hideMark/>
          </w:tcPr>
          <w:p w14:paraId="5F95E2F1" w14:textId="77777777" w:rsidR="000433AB" w:rsidRDefault="000433AB" w:rsidP="00BC6D89">
            <w:pPr>
              <w:spacing w:line="360" w:lineRule="auto"/>
            </w:pPr>
            <w:r>
              <w:t>No card data stored by Lufyco.</w:t>
            </w:r>
          </w:p>
        </w:tc>
      </w:tr>
    </w:tbl>
    <w:p w14:paraId="28242DEB" w14:textId="77777777" w:rsidR="00C53763" w:rsidRPr="004C12B7" w:rsidRDefault="00C53763" w:rsidP="000433AB">
      <w:pPr>
        <w:spacing w:line="360" w:lineRule="auto"/>
      </w:pPr>
    </w:p>
    <w:sectPr w:rsidR="00C53763" w:rsidRPr="004C12B7" w:rsidSect="00D22E25">
      <w:headerReference w:type="even" r:id="rId33"/>
      <w:headerReference w:type="default" r:id="rId34"/>
      <w:footerReference w:type="even" r:id="rId35"/>
      <w:footerReference w:type="default" r:id="rId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B6DA" w14:textId="77777777" w:rsidR="00727FF3" w:rsidRDefault="00727FF3" w:rsidP="007B6FD5">
      <w:r>
        <w:separator/>
      </w:r>
    </w:p>
  </w:endnote>
  <w:endnote w:type="continuationSeparator" w:id="0">
    <w:p w14:paraId="617F7FF1" w14:textId="77777777" w:rsidR="00727FF3" w:rsidRDefault="00727FF3" w:rsidP="007B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861240"/>
      <w:docPartObj>
        <w:docPartGallery w:val="Page Numbers (Bottom of Page)"/>
        <w:docPartUnique/>
      </w:docPartObj>
    </w:sdtPr>
    <w:sdtContent>
      <w:p w14:paraId="4B7C9BCD" w14:textId="7F338C52" w:rsidR="00D22E25" w:rsidRDefault="00D22E25" w:rsidP="00FE65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23B251" w14:textId="77777777" w:rsidR="00D22E25" w:rsidRDefault="00D22E25" w:rsidP="00D22E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465121"/>
      <w:docPartObj>
        <w:docPartGallery w:val="Page Numbers (Bottom of Page)"/>
        <w:docPartUnique/>
      </w:docPartObj>
    </w:sdtPr>
    <w:sdtContent>
      <w:p w14:paraId="2C6988C0" w14:textId="13793148" w:rsidR="00D22E25" w:rsidRDefault="00D22E25" w:rsidP="00FE65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59D3C641" w14:textId="17BAD3D2" w:rsidR="00D22E25" w:rsidRPr="007D2F74" w:rsidRDefault="007D2F74" w:rsidP="00D22E25">
    <w:pPr>
      <w:pStyle w:val="Footer"/>
      <w:ind w:right="360"/>
      <w:rPr>
        <w:sz w:val="20"/>
        <w:szCs w:val="20"/>
      </w:rPr>
    </w:pPr>
    <w:r w:rsidRPr="007D2F74">
      <w:rPr>
        <w:sz w:val="20"/>
        <w:szCs w:val="20"/>
      </w:rPr>
      <w:t>20220921/ 1999466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97882" w14:textId="77777777" w:rsidR="00727FF3" w:rsidRDefault="00727FF3" w:rsidP="007B6FD5">
      <w:r>
        <w:separator/>
      </w:r>
    </w:p>
  </w:footnote>
  <w:footnote w:type="continuationSeparator" w:id="0">
    <w:p w14:paraId="605CC299" w14:textId="77777777" w:rsidR="00727FF3" w:rsidRDefault="00727FF3" w:rsidP="007B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A48A" w14:textId="5CF627B7" w:rsidR="00D22E25" w:rsidRPr="00D22E25" w:rsidRDefault="00C53763">
    <w:pPr>
      <w:pStyle w:val="Header"/>
      <w:rPr>
        <w:sz w:val="22"/>
        <w:szCs w:val="22"/>
        <w:lang w:val="en-US"/>
      </w:rPr>
    </w:pPr>
    <w:r>
      <w:rPr>
        <w:sz w:val="22"/>
        <w:szCs w:val="22"/>
        <w:lang w:val="en-US"/>
      </w:rPr>
      <w:t>LUFYCO</w:t>
    </w:r>
    <w:r w:rsidR="00D22E25" w:rsidRPr="00D22E25">
      <w:rPr>
        <w:sz w:val="22"/>
        <w:szCs w:val="22"/>
        <w:lang w:val="en-US"/>
      </w:rPr>
      <w:ptab w:relativeTo="margin" w:alignment="center" w:leader="none"/>
    </w:r>
    <w:r w:rsidR="00D22E25" w:rsidRPr="00D22E25">
      <w:rPr>
        <w:sz w:val="22"/>
        <w:szCs w:val="22"/>
        <w:lang w:val="en-US"/>
      </w:rPr>
      <w:ptab w:relativeTo="margin" w:alignment="right" w:leader="none"/>
    </w:r>
    <w:r w:rsidR="00D22E25">
      <w:rPr>
        <w:sz w:val="22"/>
        <w:szCs w:val="22"/>
        <w:lang w:val="en-US"/>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72DF" w14:textId="48755730" w:rsidR="006E6F26" w:rsidRPr="006E6F26" w:rsidRDefault="00C53763" w:rsidP="00F55D95">
    <w:pPr>
      <w:pStyle w:val="Header"/>
      <w:tabs>
        <w:tab w:val="clear" w:pos="4513"/>
      </w:tabs>
      <w:rPr>
        <w:sz w:val="20"/>
        <w:szCs w:val="20"/>
        <w:lang w:val="en-US"/>
      </w:rPr>
    </w:pPr>
    <w:r>
      <w:rPr>
        <w:sz w:val="20"/>
        <w:szCs w:val="20"/>
        <w:lang w:val="en-US"/>
      </w:rPr>
      <w:t>LUFYCO</w:t>
    </w:r>
    <w:r w:rsidR="00F55D95">
      <w:rPr>
        <w:sz w:val="20"/>
        <w:szCs w:val="20"/>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201"/>
    <w:multiLevelType w:val="multilevel"/>
    <w:tmpl w:val="7182037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04" w:hanging="720"/>
      </w:pPr>
      <w:rPr>
        <w:b/>
        <w:bCs w:val="0"/>
      </w:rPr>
    </w:lvl>
    <w:lvl w:ilvl="3">
      <w:start w:val="1"/>
      <w:numFmt w:val="decimal"/>
      <w:pStyle w:val="Heading4"/>
      <w:lvlText w:val="%1.%2.%3.%4"/>
      <w:lvlJc w:val="left"/>
      <w:pPr>
        <w:ind w:left="1289" w:hanging="864"/>
      </w:pPr>
      <w:rPr>
        <w:b/>
        <w:b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8F00E59"/>
    <w:multiLevelType w:val="multilevel"/>
    <w:tmpl w:val="4CD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F390E"/>
    <w:multiLevelType w:val="multilevel"/>
    <w:tmpl w:val="3E1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16971"/>
    <w:multiLevelType w:val="hybridMultilevel"/>
    <w:tmpl w:val="B526E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185AC3"/>
    <w:multiLevelType w:val="hybridMultilevel"/>
    <w:tmpl w:val="54CEF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242ED"/>
    <w:multiLevelType w:val="hybridMultilevel"/>
    <w:tmpl w:val="6BAC3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0F5A72"/>
    <w:multiLevelType w:val="hybridMultilevel"/>
    <w:tmpl w:val="0AD03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1F0140"/>
    <w:multiLevelType w:val="multilevel"/>
    <w:tmpl w:val="23E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97ADE"/>
    <w:multiLevelType w:val="hybridMultilevel"/>
    <w:tmpl w:val="D2DA6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E7726A"/>
    <w:multiLevelType w:val="hybridMultilevel"/>
    <w:tmpl w:val="47EEE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683A69"/>
    <w:multiLevelType w:val="hybridMultilevel"/>
    <w:tmpl w:val="F7DAF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454078"/>
    <w:multiLevelType w:val="hybridMultilevel"/>
    <w:tmpl w:val="FE20D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114660"/>
    <w:multiLevelType w:val="hybridMultilevel"/>
    <w:tmpl w:val="3A288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B76F0"/>
    <w:multiLevelType w:val="multilevel"/>
    <w:tmpl w:val="2A78B0FE"/>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155354E"/>
    <w:multiLevelType w:val="multilevel"/>
    <w:tmpl w:val="C9E85F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9647D88"/>
    <w:multiLevelType w:val="hybridMultilevel"/>
    <w:tmpl w:val="2258F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A6213E"/>
    <w:multiLevelType w:val="hybridMultilevel"/>
    <w:tmpl w:val="FEF476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BB80827"/>
    <w:multiLevelType w:val="multilevel"/>
    <w:tmpl w:val="E262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93F2D"/>
    <w:multiLevelType w:val="multilevel"/>
    <w:tmpl w:val="D958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40789"/>
    <w:multiLevelType w:val="hybridMultilevel"/>
    <w:tmpl w:val="84FAD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3138A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2111C41"/>
    <w:multiLevelType w:val="hybridMultilevel"/>
    <w:tmpl w:val="609CAB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54197BF8"/>
    <w:multiLevelType w:val="multilevel"/>
    <w:tmpl w:val="5CC432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60F3B17"/>
    <w:multiLevelType w:val="multilevel"/>
    <w:tmpl w:val="E2427F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9177DA3"/>
    <w:multiLevelType w:val="hybridMultilevel"/>
    <w:tmpl w:val="70C82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D55F1F"/>
    <w:multiLevelType w:val="multilevel"/>
    <w:tmpl w:val="E58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90FAC"/>
    <w:multiLevelType w:val="multilevel"/>
    <w:tmpl w:val="5706D3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E2F689F"/>
    <w:multiLevelType w:val="hybridMultilevel"/>
    <w:tmpl w:val="DC1C9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523DDC"/>
    <w:multiLevelType w:val="hybridMultilevel"/>
    <w:tmpl w:val="CF9E8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A1271F"/>
    <w:multiLevelType w:val="multilevel"/>
    <w:tmpl w:val="5AF860A2"/>
    <w:lvl w:ilvl="0">
      <w:start w:val="1"/>
      <w:numFmt w:val="decimal"/>
      <w:lvlText w:val="%1."/>
      <w:lvlJc w:val="left"/>
      <w:pPr>
        <w:ind w:left="720" w:hanging="360"/>
      </w:pPr>
    </w:lvl>
    <w:lvl w:ilvl="1">
      <w:start w:val="2"/>
      <w:numFmt w:val="decimal"/>
      <w:isLgl/>
      <w:lvlText w:val="%1.%2"/>
      <w:lvlJc w:val="left"/>
      <w:pPr>
        <w:ind w:left="1120" w:hanging="760"/>
      </w:pPr>
      <w:rPr>
        <w:rFonts w:hint="default"/>
      </w:rPr>
    </w:lvl>
    <w:lvl w:ilvl="2">
      <w:start w:val="2"/>
      <w:numFmt w:val="decimal"/>
      <w:isLgl/>
      <w:lvlText w:val="%1.%2.%3"/>
      <w:lvlJc w:val="left"/>
      <w:pPr>
        <w:ind w:left="1120" w:hanging="760"/>
      </w:pPr>
      <w:rPr>
        <w:rFonts w:hint="default"/>
      </w:rPr>
    </w:lvl>
    <w:lvl w:ilvl="3">
      <w:start w:val="1"/>
      <w:numFmt w:val="decimal"/>
      <w:isLgl/>
      <w:lvlText w:val="%1.%2.%3.%4"/>
      <w:lvlJc w:val="left"/>
      <w:pPr>
        <w:ind w:left="1120" w:hanging="76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2E9493E"/>
    <w:multiLevelType w:val="hybridMultilevel"/>
    <w:tmpl w:val="43C09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6756A4D"/>
    <w:multiLevelType w:val="multilevel"/>
    <w:tmpl w:val="C59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EF3B70"/>
    <w:multiLevelType w:val="multilevel"/>
    <w:tmpl w:val="4CD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429A5"/>
    <w:multiLevelType w:val="hybridMultilevel"/>
    <w:tmpl w:val="91B0B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492E50"/>
    <w:multiLevelType w:val="multilevel"/>
    <w:tmpl w:val="0BC02A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B846B8B"/>
    <w:multiLevelType w:val="hybridMultilevel"/>
    <w:tmpl w:val="FA0C2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EFB5490"/>
    <w:multiLevelType w:val="multilevel"/>
    <w:tmpl w:val="C33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23A30"/>
    <w:multiLevelType w:val="multilevel"/>
    <w:tmpl w:val="C854ED3C"/>
    <w:lvl w:ilvl="0">
      <w:start w:val="1"/>
      <w:numFmt w:val="decimal"/>
      <w:lvlText w:val="%1"/>
      <w:lvlJc w:val="left"/>
      <w:pPr>
        <w:ind w:left="432" w:hanging="432"/>
      </w:pPr>
    </w:lvl>
    <w:lvl w:ilvl="1">
      <w:start w:val="1"/>
      <w:numFmt w:val="decimal"/>
      <w:lvlText w:val="%1.%2"/>
      <w:lvlJc w:val="left"/>
      <w:pPr>
        <w:ind w:left="576" w:hanging="576"/>
      </w:pPr>
      <w:rPr>
        <w:b/>
        <w:bCs/>
        <w:color w:val="000000" w:themeColor="text1"/>
      </w:rPr>
    </w:lvl>
    <w:lvl w:ilvl="2">
      <w:start w:val="1"/>
      <w:numFmt w:val="decimal"/>
      <w:lvlText w:val="%1.%2.%3"/>
      <w:lvlJc w:val="left"/>
      <w:pPr>
        <w:ind w:left="720" w:hanging="720"/>
      </w:pPr>
      <w:rPr>
        <w:b/>
        <w:bCs/>
        <w:color w:val="000000" w:themeColor="text1"/>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5E11D66"/>
    <w:multiLevelType w:val="hybridMultilevel"/>
    <w:tmpl w:val="0ECCF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D12E0"/>
    <w:multiLevelType w:val="multilevel"/>
    <w:tmpl w:val="B34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7339B"/>
    <w:multiLevelType w:val="multilevel"/>
    <w:tmpl w:val="C0B468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6074757">
    <w:abstractNumId w:val="7"/>
  </w:num>
  <w:num w:numId="2" w16cid:durableId="911308951">
    <w:abstractNumId w:val="13"/>
  </w:num>
  <w:num w:numId="3" w16cid:durableId="74211723">
    <w:abstractNumId w:val="30"/>
  </w:num>
  <w:num w:numId="4" w16cid:durableId="1541476051">
    <w:abstractNumId w:val="28"/>
  </w:num>
  <w:num w:numId="5" w16cid:durableId="2074698661">
    <w:abstractNumId w:val="35"/>
  </w:num>
  <w:num w:numId="6" w16cid:durableId="641808329">
    <w:abstractNumId w:val="19"/>
  </w:num>
  <w:num w:numId="7" w16cid:durableId="1200975691">
    <w:abstractNumId w:val="33"/>
  </w:num>
  <w:num w:numId="8" w16cid:durableId="976910524">
    <w:abstractNumId w:val="1"/>
  </w:num>
  <w:num w:numId="9" w16cid:durableId="320816868">
    <w:abstractNumId w:val="32"/>
  </w:num>
  <w:num w:numId="10" w16cid:durableId="1091706569">
    <w:abstractNumId w:val="11"/>
  </w:num>
  <w:num w:numId="11" w16cid:durableId="38087981">
    <w:abstractNumId w:val="16"/>
  </w:num>
  <w:num w:numId="12" w16cid:durableId="341854498">
    <w:abstractNumId w:val="21"/>
  </w:num>
  <w:num w:numId="13" w16cid:durableId="111630527">
    <w:abstractNumId w:val="29"/>
  </w:num>
  <w:num w:numId="14" w16cid:durableId="973170812">
    <w:abstractNumId w:val="15"/>
  </w:num>
  <w:num w:numId="15" w16cid:durableId="1280382887">
    <w:abstractNumId w:val="5"/>
  </w:num>
  <w:num w:numId="16" w16cid:durableId="1875924597">
    <w:abstractNumId w:val="6"/>
  </w:num>
  <w:num w:numId="17" w16cid:durableId="786583330">
    <w:abstractNumId w:val="3"/>
  </w:num>
  <w:num w:numId="18" w16cid:durableId="2055422357">
    <w:abstractNumId w:val="10"/>
  </w:num>
  <w:num w:numId="19" w16cid:durableId="1107312936">
    <w:abstractNumId w:val="27"/>
  </w:num>
  <w:num w:numId="20" w16cid:durableId="592473709">
    <w:abstractNumId w:val="9"/>
  </w:num>
  <w:num w:numId="21" w16cid:durableId="1708945908">
    <w:abstractNumId w:val="38"/>
  </w:num>
  <w:num w:numId="22" w16cid:durableId="598487287">
    <w:abstractNumId w:val="8"/>
  </w:num>
  <w:num w:numId="23" w16cid:durableId="747114883">
    <w:abstractNumId w:val="40"/>
  </w:num>
  <w:num w:numId="24" w16cid:durableId="406420453">
    <w:abstractNumId w:val="26"/>
  </w:num>
  <w:num w:numId="25" w16cid:durableId="1366173629">
    <w:abstractNumId w:val="14"/>
  </w:num>
  <w:num w:numId="26" w16cid:durableId="1119643059">
    <w:abstractNumId w:val="23"/>
  </w:num>
  <w:num w:numId="27" w16cid:durableId="2008633698">
    <w:abstractNumId w:val="34"/>
  </w:num>
  <w:num w:numId="28" w16cid:durableId="951131644">
    <w:abstractNumId w:val="37"/>
  </w:num>
  <w:num w:numId="29" w16cid:durableId="551382899">
    <w:abstractNumId w:val="20"/>
  </w:num>
  <w:num w:numId="30" w16cid:durableId="1774007421">
    <w:abstractNumId w:val="22"/>
  </w:num>
  <w:num w:numId="31" w16cid:durableId="1120342417">
    <w:abstractNumId w:val="4"/>
  </w:num>
  <w:num w:numId="32" w16cid:durableId="1709181629">
    <w:abstractNumId w:val="12"/>
  </w:num>
  <w:num w:numId="33" w16cid:durableId="820923842">
    <w:abstractNumId w:val="24"/>
  </w:num>
  <w:num w:numId="34" w16cid:durableId="691690024">
    <w:abstractNumId w:val="0"/>
  </w:num>
  <w:num w:numId="35" w16cid:durableId="394553316">
    <w:abstractNumId w:val="39"/>
  </w:num>
  <w:num w:numId="36" w16cid:durableId="292561724">
    <w:abstractNumId w:val="31"/>
  </w:num>
  <w:num w:numId="37" w16cid:durableId="32124332">
    <w:abstractNumId w:val="36"/>
  </w:num>
  <w:num w:numId="38" w16cid:durableId="2028292963">
    <w:abstractNumId w:val="17"/>
  </w:num>
  <w:num w:numId="39" w16cid:durableId="942759049">
    <w:abstractNumId w:val="25"/>
  </w:num>
  <w:num w:numId="40" w16cid:durableId="183978691">
    <w:abstractNumId w:val="18"/>
  </w:num>
  <w:num w:numId="41" w16cid:durableId="17401321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arshani Amarasinghe">
    <w15:presenceInfo w15:providerId="AD" w15:userId="S::akarshani.amarasinghe@sjp.ac.lk::0470fb87-d295-440f-a3f0-4f1df52381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98D"/>
    <w:rsid w:val="00031724"/>
    <w:rsid w:val="000433AB"/>
    <w:rsid w:val="00066C53"/>
    <w:rsid w:val="0008240C"/>
    <w:rsid w:val="000F6919"/>
    <w:rsid w:val="00117ED9"/>
    <w:rsid w:val="00125FE8"/>
    <w:rsid w:val="00131E75"/>
    <w:rsid w:val="00137B42"/>
    <w:rsid w:val="00145584"/>
    <w:rsid w:val="00170EEA"/>
    <w:rsid w:val="00181207"/>
    <w:rsid w:val="00191322"/>
    <w:rsid w:val="001923C5"/>
    <w:rsid w:val="001E0E73"/>
    <w:rsid w:val="001F1749"/>
    <w:rsid w:val="001F3732"/>
    <w:rsid w:val="001F4CD5"/>
    <w:rsid w:val="00205DDB"/>
    <w:rsid w:val="00254604"/>
    <w:rsid w:val="002560D4"/>
    <w:rsid w:val="0025618B"/>
    <w:rsid w:val="00261A2F"/>
    <w:rsid w:val="00264D7C"/>
    <w:rsid w:val="00295180"/>
    <w:rsid w:val="002D0AFF"/>
    <w:rsid w:val="00302AC9"/>
    <w:rsid w:val="003251A3"/>
    <w:rsid w:val="00342401"/>
    <w:rsid w:val="003529C8"/>
    <w:rsid w:val="003555E5"/>
    <w:rsid w:val="003B22A9"/>
    <w:rsid w:val="003B4190"/>
    <w:rsid w:val="003D5476"/>
    <w:rsid w:val="003E3AA4"/>
    <w:rsid w:val="003F06C3"/>
    <w:rsid w:val="003F1038"/>
    <w:rsid w:val="003F3350"/>
    <w:rsid w:val="004059C8"/>
    <w:rsid w:val="00427368"/>
    <w:rsid w:val="00440B06"/>
    <w:rsid w:val="004476B8"/>
    <w:rsid w:val="00451B25"/>
    <w:rsid w:val="00487660"/>
    <w:rsid w:val="00494F2F"/>
    <w:rsid w:val="004C12B7"/>
    <w:rsid w:val="004F4E42"/>
    <w:rsid w:val="0050657B"/>
    <w:rsid w:val="00544722"/>
    <w:rsid w:val="0054589E"/>
    <w:rsid w:val="0057046E"/>
    <w:rsid w:val="005C2623"/>
    <w:rsid w:val="005D1AE4"/>
    <w:rsid w:val="005E21DD"/>
    <w:rsid w:val="005F35A6"/>
    <w:rsid w:val="00602797"/>
    <w:rsid w:val="0060426B"/>
    <w:rsid w:val="00606E18"/>
    <w:rsid w:val="00615CF8"/>
    <w:rsid w:val="0062794C"/>
    <w:rsid w:val="006321AA"/>
    <w:rsid w:val="006329A3"/>
    <w:rsid w:val="00650F39"/>
    <w:rsid w:val="006603F3"/>
    <w:rsid w:val="006651F7"/>
    <w:rsid w:val="00676A0B"/>
    <w:rsid w:val="00676F22"/>
    <w:rsid w:val="006A2300"/>
    <w:rsid w:val="006B1AF4"/>
    <w:rsid w:val="006E12E2"/>
    <w:rsid w:val="006E3774"/>
    <w:rsid w:val="006E6F26"/>
    <w:rsid w:val="0071744C"/>
    <w:rsid w:val="00723533"/>
    <w:rsid w:val="00727FF3"/>
    <w:rsid w:val="00740F20"/>
    <w:rsid w:val="00771DD1"/>
    <w:rsid w:val="00786C7A"/>
    <w:rsid w:val="007B63F8"/>
    <w:rsid w:val="007B6FD5"/>
    <w:rsid w:val="007C2F18"/>
    <w:rsid w:val="007D14DD"/>
    <w:rsid w:val="007D2F74"/>
    <w:rsid w:val="007D4583"/>
    <w:rsid w:val="007E031E"/>
    <w:rsid w:val="007F3E24"/>
    <w:rsid w:val="0080607A"/>
    <w:rsid w:val="0084608A"/>
    <w:rsid w:val="00902441"/>
    <w:rsid w:val="009340A8"/>
    <w:rsid w:val="0095414D"/>
    <w:rsid w:val="00954996"/>
    <w:rsid w:val="0096564A"/>
    <w:rsid w:val="00970F7D"/>
    <w:rsid w:val="0097391B"/>
    <w:rsid w:val="00981798"/>
    <w:rsid w:val="009B678F"/>
    <w:rsid w:val="009D2370"/>
    <w:rsid w:val="00A13582"/>
    <w:rsid w:val="00A1517A"/>
    <w:rsid w:val="00A20814"/>
    <w:rsid w:val="00A32DF7"/>
    <w:rsid w:val="00A33B4E"/>
    <w:rsid w:val="00A43513"/>
    <w:rsid w:val="00A4358F"/>
    <w:rsid w:val="00A47E34"/>
    <w:rsid w:val="00A576D6"/>
    <w:rsid w:val="00A750B9"/>
    <w:rsid w:val="00A8011A"/>
    <w:rsid w:val="00AE5ED2"/>
    <w:rsid w:val="00AE7B59"/>
    <w:rsid w:val="00AF1D17"/>
    <w:rsid w:val="00B050ED"/>
    <w:rsid w:val="00B0710B"/>
    <w:rsid w:val="00C11D27"/>
    <w:rsid w:val="00C51FE0"/>
    <w:rsid w:val="00C53763"/>
    <w:rsid w:val="00C67FAE"/>
    <w:rsid w:val="00C91734"/>
    <w:rsid w:val="00CA4212"/>
    <w:rsid w:val="00CA43CE"/>
    <w:rsid w:val="00CA7BE4"/>
    <w:rsid w:val="00CD1573"/>
    <w:rsid w:val="00CE69C6"/>
    <w:rsid w:val="00D01EF7"/>
    <w:rsid w:val="00D141E5"/>
    <w:rsid w:val="00D22E25"/>
    <w:rsid w:val="00D41303"/>
    <w:rsid w:val="00D42283"/>
    <w:rsid w:val="00D6307B"/>
    <w:rsid w:val="00D7597A"/>
    <w:rsid w:val="00DA18A3"/>
    <w:rsid w:val="00DD65E3"/>
    <w:rsid w:val="00E07960"/>
    <w:rsid w:val="00E84E10"/>
    <w:rsid w:val="00E86A3C"/>
    <w:rsid w:val="00E8702C"/>
    <w:rsid w:val="00E9483E"/>
    <w:rsid w:val="00E95769"/>
    <w:rsid w:val="00EA4AAF"/>
    <w:rsid w:val="00EA4CCB"/>
    <w:rsid w:val="00EC0AE9"/>
    <w:rsid w:val="00EC1C08"/>
    <w:rsid w:val="00ED2386"/>
    <w:rsid w:val="00EF398D"/>
    <w:rsid w:val="00F15CBC"/>
    <w:rsid w:val="00F55D95"/>
    <w:rsid w:val="00F92F13"/>
    <w:rsid w:val="00FA3FEA"/>
    <w:rsid w:val="00FE75EB"/>
    <w:rsid w:val="00FF609E"/>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34AF"/>
  <w15:chartTrackingRefBased/>
  <w15:docId w15:val="{BAB5F6EF-5FC4-D449-99D3-D15A7B60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30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66C53"/>
    <w:pPr>
      <w:keepNext/>
      <w:keepLines/>
      <w:numPr>
        <w:numId w:val="34"/>
      </w:numPr>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066C53"/>
    <w:pPr>
      <w:keepNext/>
      <w:keepLines/>
      <w:numPr>
        <w:ilvl w:val="1"/>
        <w:numId w:val="34"/>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066C53"/>
    <w:pPr>
      <w:keepNext/>
      <w:keepLines/>
      <w:numPr>
        <w:ilvl w:val="2"/>
        <w:numId w:val="34"/>
      </w:numPr>
      <w:spacing w:before="160" w:after="80"/>
      <w:ind w:left="7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066C53"/>
    <w:pPr>
      <w:keepNext/>
      <w:keepLines/>
      <w:numPr>
        <w:ilvl w:val="3"/>
        <w:numId w:val="34"/>
      </w:numPr>
      <w:spacing w:before="80" w:after="40"/>
      <w:ind w:left="864"/>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EF398D"/>
    <w:pPr>
      <w:keepNext/>
      <w:keepLines/>
      <w:numPr>
        <w:ilvl w:val="4"/>
        <w:numId w:val="3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98D"/>
    <w:pPr>
      <w:keepNext/>
      <w:keepLines/>
      <w:numPr>
        <w:ilvl w:val="5"/>
        <w:numId w:val="3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98D"/>
    <w:pPr>
      <w:keepNext/>
      <w:keepLines/>
      <w:numPr>
        <w:ilvl w:val="6"/>
        <w:numId w:val="3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98D"/>
    <w:pPr>
      <w:keepNext/>
      <w:keepLines/>
      <w:numPr>
        <w:ilvl w:val="7"/>
        <w:numId w:val="3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98D"/>
    <w:pPr>
      <w:keepNext/>
      <w:keepLines/>
      <w:numPr>
        <w:ilvl w:val="8"/>
        <w:numId w:val="3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C53"/>
    <w:rPr>
      <w:rFonts w:ascii="Times New Roman" w:eastAsiaTheme="majorEastAsia" w:hAnsi="Times New Roman" w:cstheme="majorBidi"/>
      <w:b/>
      <w:color w:val="000000" w:themeColor="text1"/>
      <w:kern w:val="0"/>
      <w:sz w:val="32"/>
      <w:szCs w:val="40"/>
      <w:lang w:eastAsia="en-GB"/>
      <w14:ligatures w14:val="none"/>
    </w:rPr>
  </w:style>
  <w:style w:type="character" w:customStyle="1" w:styleId="Heading2Char">
    <w:name w:val="Heading 2 Char"/>
    <w:basedOn w:val="DefaultParagraphFont"/>
    <w:link w:val="Heading2"/>
    <w:uiPriority w:val="9"/>
    <w:rsid w:val="00066C53"/>
    <w:rPr>
      <w:rFonts w:ascii="Times New Roman" w:eastAsiaTheme="majorEastAsia" w:hAnsi="Times New Roman" w:cstheme="majorBidi"/>
      <w:b/>
      <w:color w:val="000000" w:themeColor="text1"/>
      <w:kern w:val="0"/>
      <w:sz w:val="28"/>
      <w:szCs w:val="32"/>
      <w:lang w:eastAsia="en-GB"/>
      <w14:ligatures w14:val="none"/>
    </w:rPr>
  </w:style>
  <w:style w:type="character" w:customStyle="1" w:styleId="Heading3Char">
    <w:name w:val="Heading 3 Char"/>
    <w:basedOn w:val="DefaultParagraphFont"/>
    <w:link w:val="Heading3"/>
    <w:uiPriority w:val="9"/>
    <w:rsid w:val="00066C53"/>
    <w:rPr>
      <w:rFonts w:ascii="Times New Roman" w:eastAsiaTheme="majorEastAsia" w:hAnsi="Times New Roman" w:cstheme="majorBidi"/>
      <w:b/>
      <w:color w:val="000000" w:themeColor="text1"/>
      <w:kern w:val="0"/>
      <w:szCs w:val="28"/>
      <w:lang w:eastAsia="en-GB"/>
      <w14:ligatures w14:val="none"/>
    </w:rPr>
  </w:style>
  <w:style w:type="character" w:customStyle="1" w:styleId="Heading4Char">
    <w:name w:val="Heading 4 Char"/>
    <w:basedOn w:val="DefaultParagraphFont"/>
    <w:link w:val="Heading4"/>
    <w:uiPriority w:val="9"/>
    <w:rsid w:val="00066C53"/>
    <w:rPr>
      <w:rFonts w:ascii="Times New Roman" w:eastAsiaTheme="majorEastAsia" w:hAnsi="Times New Roman" w:cstheme="majorBidi"/>
      <w:i/>
      <w:iCs/>
      <w:color w:val="000000" w:themeColor="text1"/>
      <w:kern w:val="0"/>
      <w:lang w:eastAsia="en-GB"/>
      <w14:ligatures w14:val="none"/>
    </w:rPr>
  </w:style>
  <w:style w:type="character" w:customStyle="1" w:styleId="Heading5Char">
    <w:name w:val="Heading 5 Char"/>
    <w:basedOn w:val="DefaultParagraphFont"/>
    <w:link w:val="Heading5"/>
    <w:uiPriority w:val="9"/>
    <w:semiHidden/>
    <w:rsid w:val="00EF39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98D"/>
    <w:rPr>
      <w:rFonts w:eastAsiaTheme="majorEastAsia" w:cstheme="majorBidi"/>
      <w:color w:val="272727" w:themeColor="text1" w:themeTint="D8"/>
    </w:rPr>
  </w:style>
  <w:style w:type="paragraph" w:styleId="Title">
    <w:name w:val="Title"/>
    <w:basedOn w:val="Normal"/>
    <w:next w:val="Normal"/>
    <w:link w:val="TitleChar"/>
    <w:uiPriority w:val="10"/>
    <w:qFormat/>
    <w:rsid w:val="00EF39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98D"/>
    <w:pPr>
      <w:spacing w:before="160"/>
      <w:jc w:val="center"/>
    </w:pPr>
    <w:rPr>
      <w:i/>
      <w:iCs/>
      <w:color w:val="404040" w:themeColor="text1" w:themeTint="BF"/>
    </w:rPr>
  </w:style>
  <w:style w:type="character" w:customStyle="1" w:styleId="QuoteChar">
    <w:name w:val="Quote Char"/>
    <w:basedOn w:val="DefaultParagraphFont"/>
    <w:link w:val="Quote"/>
    <w:uiPriority w:val="29"/>
    <w:rsid w:val="00EF398D"/>
    <w:rPr>
      <w:rFonts w:cs="Arial Unicode MS"/>
      <w:i/>
      <w:iCs/>
      <w:color w:val="404040" w:themeColor="text1" w:themeTint="BF"/>
    </w:rPr>
  </w:style>
  <w:style w:type="paragraph" w:styleId="ListParagraph">
    <w:name w:val="List Paragraph"/>
    <w:basedOn w:val="Normal"/>
    <w:uiPriority w:val="34"/>
    <w:qFormat/>
    <w:rsid w:val="00EF398D"/>
    <w:pPr>
      <w:ind w:left="720"/>
      <w:contextualSpacing/>
    </w:pPr>
  </w:style>
  <w:style w:type="character" w:styleId="IntenseEmphasis">
    <w:name w:val="Intense Emphasis"/>
    <w:basedOn w:val="DefaultParagraphFont"/>
    <w:uiPriority w:val="21"/>
    <w:qFormat/>
    <w:rsid w:val="00EF398D"/>
    <w:rPr>
      <w:i/>
      <w:iCs/>
      <w:color w:val="2F5496" w:themeColor="accent1" w:themeShade="BF"/>
    </w:rPr>
  </w:style>
  <w:style w:type="paragraph" w:styleId="IntenseQuote">
    <w:name w:val="Intense Quote"/>
    <w:basedOn w:val="Normal"/>
    <w:next w:val="Normal"/>
    <w:link w:val="IntenseQuoteChar"/>
    <w:uiPriority w:val="30"/>
    <w:qFormat/>
    <w:rsid w:val="00EF39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98D"/>
    <w:rPr>
      <w:rFonts w:cs="Arial Unicode MS"/>
      <w:i/>
      <w:iCs/>
      <w:color w:val="2F5496" w:themeColor="accent1" w:themeShade="BF"/>
    </w:rPr>
  </w:style>
  <w:style w:type="character" w:styleId="IntenseReference">
    <w:name w:val="Intense Reference"/>
    <w:basedOn w:val="DefaultParagraphFont"/>
    <w:uiPriority w:val="32"/>
    <w:qFormat/>
    <w:rsid w:val="00EF398D"/>
    <w:rPr>
      <w:b/>
      <w:bCs/>
      <w:smallCaps/>
      <w:color w:val="2F5496" w:themeColor="accent1" w:themeShade="BF"/>
      <w:spacing w:val="5"/>
    </w:rPr>
  </w:style>
  <w:style w:type="paragraph" w:styleId="NormalWeb">
    <w:name w:val="Normal (Web)"/>
    <w:basedOn w:val="Normal"/>
    <w:uiPriority w:val="99"/>
    <w:unhideWhenUsed/>
    <w:rsid w:val="00EF398D"/>
    <w:pPr>
      <w:spacing w:before="100" w:beforeAutospacing="1" w:after="100" w:afterAutospacing="1"/>
    </w:pPr>
  </w:style>
  <w:style w:type="character" w:styleId="Strong">
    <w:name w:val="Strong"/>
    <w:basedOn w:val="DefaultParagraphFont"/>
    <w:uiPriority w:val="22"/>
    <w:qFormat/>
    <w:rsid w:val="00DD65E3"/>
    <w:rPr>
      <w:b/>
      <w:bCs/>
    </w:rPr>
  </w:style>
  <w:style w:type="table" w:styleId="TableGrid">
    <w:name w:val="Table Grid"/>
    <w:basedOn w:val="TableNormal"/>
    <w:uiPriority w:val="39"/>
    <w:rsid w:val="00DD65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ff-highlight">
    <w:name w:val="diff-highlight"/>
    <w:basedOn w:val="DefaultParagraphFont"/>
    <w:rsid w:val="00A576D6"/>
  </w:style>
  <w:style w:type="character" w:styleId="Hyperlink">
    <w:name w:val="Hyperlink"/>
    <w:basedOn w:val="DefaultParagraphFont"/>
    <w:uiPriority w:val="99"/>
    <w:unhideWhenUsed/>
    <w:rsid w:val="009340A8"/>
    <w:rPr>
      <w:color w:val="0000FF"/>
      <w:u w:val="single"/>
    </w:rPr>
  </w:style>
  <w:style w:type="character" w:styleId="Emphasis">
    <w:name w:val="Emphasis"/>
    <w:basedOn w:val="DefaultParagraphFont"/>
    <w:uiPriority w:val="20"/>
    <w:qFormat/>
    <w:rsid w:val="00A32DF7"/>
    <w:rPr>
      <w:i/>
      <w:iCs/>
    </w:rPr>
  </w:style>
  <w:style w:type="paragraph" w:styleId="TOCHeading">
    <w:name w:val="TOC Heading"/>
    <w:basedOn w:val="Heading1"/>
    <w:next w:val="Normal"/>
    <w:uiPriority w:val="39"/>
    <w:unhideWhenUsed/>
    <w:qFormat/>
    <w:rsid w:val="0050657B"/>
    <w:pPr>
      <w:numPr>
        <w:numId w:val="0"/>
      </w:numPr>
      <w:spacing w:before="240" w:after="0" w:line="259" w:lineRule="auto"/>
      <w:outlineLvl w:val="9"/>
    </w:pPr>
    <w:rPr>
      <w:rFonts w:asciiTheme="majorHAnsi" w:hAnsiTheme="majorHAnsi"/>
      <w:b w:val="0"/>
      <w:color w:val="2F5496" w:themeColor="accent1" w:themeShade="BF"/>
      <w:szCs w:val="32"/>
      <w:lang w:val="en-US" w:eastAsia="en-US" w:bidi="ar-SA"/>
    </w:rPr>
  </w:style>
  <w:style w:type="paragraph" w:styleId="TOC3">
    <w:name w:val="toc 3"/>
    <w:basedOn w:val="Normal"/>
    <w:next w:val="Normal"/>
    <w:autoRedefine/>
    <w:uiPriority w:val="39"/>
    <w:unhideWhenUsed/>
    <w:rsid w:val="0050657B"/>
    <w:pPr>
      <w:spacing w:after="100"/>
      <w:ind w:left="480"/>
    </w:pPr>
  </w:style>
  <w:style w:type="paragraph" w:styleId="TOC1">
    <w:name w:val="toc 1"/>
    <w:basedOn w:val="Normal"/>
    <w:next w:val="Normal"/>
    <w:autoRedefine/>
    <w:uiPriority w:val="39"/>
    <w:unhideWhenUsed/>
    <w:rsid w:val="0050657B"/>
    <w:pPr>
      <w:spacing w:after="100"/>
    </w:pPr>
  </w:style>
  <w:style w:type="paragraph" w:styleId="TOC2">
    <w:name w:val="toc 2"/>
    <w:basedOn w:val="Normal"/>
    <w:next w:val="Normal"/>
    <w:autoRedefine/>
    <w:uiPriority w:val="39"/>
    <w:unhideWhenUsed/>
    <w:rsid w:val="0050657B"/>
    <w:pPr>
      <w:spacing w:after="100"/>
      <w:ind w:left="240"/>
    </w:pPr>
  </w:style>
  <w:style w:type="paragraph" w:styleId="TOC4">
    <w:name w:val="toc 4"/>
    <w:basedOn w:val="Normal"/>
    <w:next w:val="Normal"/>
    <w:autoRedefine/>
    <w:uiPriority w:val="39"/>
    <w:unhideWhenUsed/>
    <w:rsid w:val="0050657B"/>
    <w:pPr>
      <w:spacing w:after="100" w:line="278" w:lineRule="auto"/>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50657B"/>
    <w:pPr>
      <w:spacing w:after="100" w:line="278" w:lineRule="auto"/>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50657B"/>
    <w:pPr>
      <w:spacing w:after="100" w:line="278" w:lineRule="auto"/>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50657B"/>
    <w:pPr>
      <w:spacing w:after="100" w:line="278" w:lineRule="auto"/>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50657B"/>
    <w:pPr>
      <w:spacing w:after="100" w:line="278" w:lineRule="auto"/>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50657B"/>
    <w:pPr>
      <w:spacing w:after="100" w:line="278" w:lineRule="auto"/>
      <w:ind w:left="1920"/>
    </w:pPr>
    <w:rPr>
      <w:rFonts w:asciiTheme="minorHAnsi" w:eastAsiaTheme="minorEastAsia" w:hAnsiTheme="minorHAnsi" w:cstheme="minorBidi"/>
      <w:kern w:val="2"/>
      <w:lang w:val="en-US" w:eastAsia="en-US"/>
      <w14:ligatures w14:val="standardContextual"/>
    </w:rPr>
  </w:style>
  <w:style w:type="character" w:styleId="UnresolvedMention">
    <w:name w:val="Unresolved Mention"/>
    <w:basedOn w:val="DefaultParagraphFont"/>
    <w:uiPriority w:val="99"/>
    <w:semiHidden/>
    <w:unhideWhenUsed/>
    <w:rsid w:val="0050657B"/>
    <w:rPr>
      <w:color w:val="605E5C"/>
      <w:shd w:val="clear" w:color="auto" w:fill="E1DFDD"/>
    </w:rPr>
  </w:style>
  <w:style w:type="paragraph" w:styleId="Header">
    <w:name w:val="header"/>
    <w:basedOn w:val="Normal"/>
    <w:link w:val="HeaderChar"/>
    <w:uiPriority w:val="99"/>
    <w:unhideWhenUsed/>
    <w:rsid w:val="007B6FD5"/>
    <w:pPr>
      <w:tabs>
        <w:tab w:val="center" w:pos="4513"/>
        <w:tab w:val="right" w:pos="9026"/>
      </w:tabs>
    </w:pPr>
  </w:style>
  <w:style w:type="character" w:customStyle="1" w:styleId="HeaderChar">
    <w:name w:val="Header Char"/>
    <w:basedOn w:val="DefaultParagraphFont"/>
    <w:link w:val="Header"/>
    <w:uiPriority w:val="99"/>
    <w:rsid w:val="007B6FD5"/>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B6FD5"/>
    <w:pPr>
      <w:tabs>
        <w:tab w:val="center" w:pos="4513"/>
        <w:tab w:val="right" w:pos="9026"/>
      </w:tabs>
    </w:pPr>
  </w:style>
  <w:style w:type="character" w:customStyle="1" w:styleId="FooterChar">
    <w:name w:val="Footer Char"/>
    <w:basedOn w:val="DefaultParagraphFont"/>
    <w:link w:val="Footer"/>
    <w:uiPriority w:val="99"/>
    <w:rsid w:val="007B6FD5"/>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F55D95"/>
    <w:pPr>
      <w:spacing w:after="200"/>
    </w:pPr>
    <w:rPr>
      <w:i/>
      <w:iCs/>
      <w:color w:val="44546A" w:themeColor="text2"/>
      <w:sz w:val="18"/>
      <w:szCs w:val="18"/>
    </w:rPr>
  </w:style>
  <w:style w:type="paragraph" w:styleId="TableofFigures">
    <w:name w:val="table of figures"/>
    <w:basedOn w:val="Normal"/>
    <w:next w:val="Normal"/>
    <w:uiPriority w:val="99"/>
    <w:unhideWhenUsed/>
    <w:rsid w:val="00F55D95"/>
  </w:style>
  <w:style w:type="character" w:styleId="PageNumber">
    <w:name w:val="page number"/>
    <w:basedOn w:val="DefaultParagraphFont"/>
    <w:uiPriority w:val="99"/>
    <w:semiHidden/>
    <w:unhideWhenUsed/>
    <w:rsid w:val="00D22E25"/>
  </w:style>
  <w:style w:type="paragraph" w:styleId="Revision">
    <w:name w:val="Revision"/>
    <w:hidden/>
    <w:uiPriority w:val="99"/>
    <w:semiHidden/>
    <w:rsid w:val="00A13582"/>
    <w:pPr>
      <w:spacing w:after="0" w:line="240" w:lineRule="auto"/>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sid w:val="00302AC9"/>
    <w:rPr>
      <w:sz w:val="16"/>
      <w:szCs w:val="16"/>
    </w:rPr>
  </w:style>
  <w:style w:type="paragraph" w:styleId="CommentText">
    <w:name w:val="annotation text"/>
    <w:basedOn w:val="Normal"/>
    <w:link w:val="CommentTextChar"/>
    <w:uiPriority w:val="99"/>
    <w:unhideWhenUsed/>
    <w:rsid w:val="00302AC9"/>
    <w:rPr>
      <w:sz w:val="20"/>
      <w:szCs w:val="20"/>
    </w:rPr>
  </w:style>
  <w:style w:type="character" w:customStyle="1" w:styleId="CommentTextChar">
    <w:name w:val="Comment Text Char"/>
    <w:basedOn w:val="DefaultParagraphFont"/>
    <w:link w:val="CommentText"/>
    <w:uiPriority w:val="99"/>
    <w:rsid w:val="00302AC9"/>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302AC9"/>
    <w:rPr>
      <w:b/>
      <w:bCs/>
    </w:rPr>
  </w:style>
  <w:style w:type="character" w:customStyle="1" w:styleId="CommentSubjectChar">
    <w:name w:val="Comment Subject Char"/>
    <w:basedOn w:val="CommentTextChar"/>
    <w:link w:val="CommentSubject"/>
    <w:uiPriority w:val="99"/>
    <w:semiHidden/>
    <w:rsid w:val="00302AC9"/>
    <w:rPr>
      <w:rFonts w:ascii="Times New Roman" w:eastAsia="Times New Roman" w:hAnsi="Times New Roman" w:cs="Times New Roman"/>
      <w:b/>
      <w:bCs/>
      <w:kern w:val="0"/>
      <w:sz w:val="20"/>
      <w:szCs w:val="20"/>
      <w:lang w:eastAsia="en-GB"/>
      <w14:ligatures w14:val="none"/>
    </w:rPr>
  </w:style>
  <w:style w:type="character" w:styleId="FollowedHyperlink">
    <w:name w:val="FollowedHyperlink"/>
    <w:basedOn w:val="DefaultParagraphFont"/>
    <w:uiPriority w:val="99"/>
    <w:semiHidden/>
    <w:unhideWhenUsed/>
    <w:rsid w:val="00A435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rive.google.com/file/d/1ZH7NN1KO94Kzb8QYNzWNkjt1yxmORNjt/view?usp=drive_link"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rxiv.org/abs/1901.07973?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arxiv.org/abs/2005.09801?utm_source=chatgpt.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109/ICCV.2015.4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arxiv.org/abs/1702.08734?utm_source=chatgpt.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8059FE-51C2-1542-A3F9-86837287F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102</Pages>
  <Words>25343</Words>
  <Characters>144458</Characters>
  <Application>Microsoft Office Word</Application>
  <DocSecurity>0</DocSecurity>
  <Lines>1203</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Nihinsa 20220921</dc:creator>
  <cp:keywords/>
  <dc:description/>
  <cp:lastModifiedBy>Nihinsa Bandara</cp:lastModifiedBy>
  <cp:revision>3</cp:revision>
  <cp:lastPrinted>2025-11-13T07:07:00Z</cp:lastPrinted>
  <dcterms:created xsi:type="dcterms:W3CDTF">2025-11-13T07:07:00Z</dcterms:created>
  <dcterms:modified xsi:type="dcterms:W3CDTF">2025-11-13T07:26:00Z</dcterms:modified>
</cp:coreProperties>
</file>